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49732588"/>
        <w:docPartObj>
          <w:docPartGallery w:val="Cover Pages"/>
          <w:docPartUnique/>
        </w:docPartObj>
      </w:sdtPr>
      <w:sdtEndPr>
        <w:rPr>
          <w:rFonts w:cs="Arial"/>
        </w:rPr>
      </w:sdtEndPr>
      <w:sdtContent>
        <w:p w14:paraId="5E46DF6B" w14:textId="77777777" w:rsidR="00C117A5" w:rsidRPr="008B1896" w:rsidRDefault="00C117A5" w:rsidP="007E6064"/>
        <w:tbl>
          <w:tblPr>
            <w:tblpPr w:leftFromText="187" w:rightFromText="187" w:vertAnchor="page" w:horzAnchor="page" w:tblpX="5271" w:tblpY="4006"/>
            <w:tblW w:w="2473" w:type="pct"/>
            <w:tblCellMar>
              <w:top w:w="360" w:type="dxa"/>
              <w:left w:w="115" w:type="dxa"/>
              <w:bottom w:w="360" w:type="dxa"/>
              <w:right w:w="115" w:type="dxa"/>
            </w:tblCellMar>
            <w:tblLook w:val="04A0" w:firstRow="1" w:lastRow="0" w:firstColumn="1" w:lastColumn="0" w:noHBand="0" w:noVBand="1"/>
          </w:tblPr>
          <w:tblGrid>
            <w:gridCol w:w="4464"/>
          </w:tblGrid>
          <w:tr w:rsidR="008B1896" w:rsidRPr="008B1896" w14:paraId="063EEDF8" w14:textId="77777777" w:rsidTr="00C27B9D">
            <w:tc>
              <w:tcPr>
                <w:tcW w:w="5000" w:type="pct"/>
              </w:tcPr>
              <w:p w14:paraId="5FF5E1E3" w14:textId="77777777" w:rsidR="00C117A5" w:rsidRPr="008B1896" w:rsidRDefault="00C117A5" w:rsidP="00C117A5">
                <w:pPr>
                  <w:pStyle w:val="NoSpacing"/>
                  <w:rPr>
                    <w:rFonts w:ascii="Arial" w:eastAsiaTheme="majorEastAsia" w:hAnsi="Arial" w:cs="Arial"/>
                    <w:sz w:val="72"/>
                    <w:szCs w:val="72"/>
                  </w:rPr>
                </w:pPr>
                <w:r w:rsidRPr="008B1896">
                  <w:rPr>
                    <w:rFonts w:ascii="Arial" w:hAnsi="Arial" w:cs="Arial"/>
                    <w:noProof/>
                  </w:rPr>
                  <w:drawing>
                    <wp:inline distT="0" distB="0" distL="0" distR="0" wp14:anchorId="66707A11" wp14:editId="0407C44F">
                      <wp:extent cx="2552700" cy="1028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52700" cy="1028700"/>
                              </a:xfrm>
                              <a:prstGeom prst="rect">
                                <a:avLst/>
                              </a:prstGeom>
                            </pic:spPr>
                          </pic:pic>
                        </a:graphicData>
                      </a:graphic>
                    </wp:inline>
                  </w:drawing>
                </w:r>
              </w:p>
              <w:p w14:paraId="76E7AF62" w14:textId="77777777" w:rsidR="007B25A0" w:rsidRPr="008B1896" w:rsidRDefault="007B25A0" w:rsidP="00C117A5">
                <w:pPr>
                  <w:pStyle w:val="NoSpacing"/>
                  <w:rPr>
                    <w:rFonts w:ascii="Arial" w:eastAsiaTheme="majorEastAsia" w:hAnsi="Arial" w:cs="Arial"/>
                    <w:sz w:val="72"/>
                    <w:szCs w:val="72"/>
                  </w:rPr>
                </w:pPr>
              </w:p>
              <w:p w14:paraId="31402E5A" w14:textId="2503913B" w:rsidR="00C117A5" w:rsidRPr="008B1896" w:rsidRDefault="00000000" w:rsidP="00C117A5">
                <w:pPr>
                  <w:pStyle w:val="NoSpacing"/>
                  <w:rPr>
                    <w:rFonts w:ascii="Arial" w:eastAsiaTheme="majorEastAsia" w:hAnsi="Arial" w:cs="Arial"/>
                    <w:b/>
                    <w:sz w:val="40"/>
                    <w:szCs w:val="40"/>
                  </w:rPr>
                </w:pPr>
                <w:sdt>
                  <w:sdtPr>
                    <w:rPr>
                      <w:rFonts w:ascii="Arial" w:eastAsiaTheme="majorEastAsia" w:hAnsi="Arial" w:cs="Arial"/>
                      <w:b/>
                      <w:sz w:val="40"/>
                      <w:szCs w:val="40"/>
                    </w:rPr>
                    <w:alias w:val="Company"/>
                    <w:tag w:val=""/>
                    <w:id w:val="493922013"/>
                    <w:dataBinding w:prefixMappings="xmlns:ns0='http://schemas.openxmlformats.org/officeDocument/2006/extended-properties' " w:xpath="/ns0:Properties[1]/ns0:Company[1]" w:storeItemID="{6668398D-A668-4E3E-A5EB-62B293D839F1}"/>
                    <w:text/>
                  </w:sdtPr>
                  <w:sdtContent>
                    <w:r w:rsidR="007E47F3" w:rsidRPr="008B1896">
                      <w:rPr>
                        <w:rFonts w:ascii="Arial" w:eastAsiaTheme="majorEastAsia" w:hAnsi="Arial" w:cs="Arial"/>
                        <w:b/>
                        <w:sz w:val="40"/>
                        <w:szCs w:val="40"/>
                        <w:lang w:eastAsia="zh-HK"/>
                      </w:rPr>
                      <w:t>DKSH Technology</w:t>
                    </w:r>
                  </w:sdtContent>
                </w:sdt>
              </w:p>
            </w:tc>
          </w:tr>
          <w:tr w:rsidR="008B1896" w:rsidRPr="008B1896" w14:paraId="1094C60E" w14:textId="77777777" w:rsidTr="00C27B9D">
            <w:tc>
              <w:tcPr>
                <w:tcW w:w="5000" w:type="pct"/>
              </w:tcPr>
              <w:p w14:paraId="373BEA35" w14:textId="5CFAFE00" w:rsidR="00C27B9D" w:rsidRPr="008B1896" w:rsidRDefault="00B6287A" w:rsidP="00AB5861">
                <w:pPr>
                  <w:pStyle w:val="NoSpacing"/>
                  <w:tabs>
                    <w:tab w:val="right" w:pos="4704"/>
                  </w:tabs>
                  <w:rPr>
                    <w:rFonts w:ascii="Arial" w:eastAsiaTheme="majorEastAsia" w:hAnsi="Arial" w:cs="Arial"/>
                    <w:sz w:val="40"/>
                    <w:szCs w:val="40"/>
                  </w:rPr>
                </w:pPr>
                <w:r w:rsidRPr="008B1896">
                  <w:rPr>
                    <w:rFonts w:ascii="Arial" w:eastAsiaTheme="majorEastAsia" w:hAnsi="Arial" w:cs="Arial"/>
                    <w:sz w:val="40"/>
                    <w:szCs w:val="40"/>
                  </w:rPr>
                  <w:t>APS</w:t>
                </w:r>
                <w:r w:rsidR="004F26F3" w:rsidRPr="008B1896">
                  <w:rPr>
                    <w:rFonts w:ascii="Arial" w:eastAsiaTheme="majorEastAsia" w:hAnsi="Arial" w:cs="Arial"/>
                    <w:sz w:val="40"/>
                    <w:szCs w:val="40"/>
                  </w:rPr>
                  <w:t xml:space="preserve"> </w:t>
                </w:r>
                <w:sdt>
                  <w:sdtPr>
                    <w:rPr>
                      <w:rFonts w:ascii="Arial" w:eastAsiaTheme="majorEastAsia" w:hAnsi="Arial" w:cs="Arial"/>
                      <w:sz w:val="40"/>
                      <w:szCs w:val="40"/>
                    </w:rPr>
                    <w:alias w:val="標題"/>
                    <w:id w:val="13553149"/>
                    <w:dataBinding w:prefixMappings="xmlns:ns0='http://schemas.openxmlformats.org/package/2006/metadata/core-properties' xmlns:ns1='http://purl.org/dc/elements/1.1/'" w:xpath="/ns0:coreProperties[1]/ns1:title[1]" w:storeItemID="{6C3C8BC8-F283-45AE-878A-BAB7291924A1}"/>
                    <w:text/>
                  </w:sdtPr>
                  <w:sdtContent>
                    <w:r w:rsidR="000D296B" w:rsidRPr="008B1896">
                      <w:rPr>
                        <w:rFonts w:ascii="Arial" w:eastAsiaTheme="majorEastAsia" w:hAnsi="Arial" w:cs="Arial"/>
                        <w:sz w:val="40"/>
                        <w:szCs w:val="40"/>
                      </w:rPr>
                      <w:t xml:space="preserve">Middleware </w:t>
                    </w:r>
                    <w:r w:rsidR="0075307C" w:rsidRPr="008B1896">
                      <w:rPr>
                        <w:rFonts w:ascii="Arial" w:eastAsiaTheme="majorEastAsia" w:hAnsi="Arial" w:cs="Arial"/>
                        <w:sz w:val="40"/>
                        <w:szCs w:val="40"/>
                      </w:rPr>
                      <w:t xml:space="preserve">API </w:t>
                    </w:r>
                    <w:r w:rsidRPr="008B1896">
                      <w:rPr>
                        <w:rFonts w:ascii="Arial" w:eastAsiaTheme="majorEastAsia" w:hAnsi="Arial" w:cs="Arial"/>
                        <w:sz w:val="40"/>
                        <w:szCs w:val="40"/>
                      </w:rPr>
                      <w:t xml:space="preserve">Specification </w:t>
                    </w:r>
                    <w:r w:rsidR="0075307C" w:rsidRPr="008B1896">
                      <w:rPr>
                        <w:rFonts w:ascii="Arial" w:eastAsiaTheme="majorEastAsia" w:hAnsi="Arial" w:cs="Arial"/>
                        <w:sz w:val="40"/>
                        <w:szCs w:val="40"/>
                      </w:rPr>
                      <w:t xml:space="preserve">for Third Party </w:t>
                    </w:r>
                    <w:r w:rsidR="00DD5C06" w:rsidRPr="008B1896">
                      <w:rPr>
                        <w:rFonts w:ascii="Arial" w:eastAsiaTheme="majorEastAsia" w:hAnsi="Arial" w:cs="Arial"/>
                        <w:sz w:val="40"/>
                        <w:szCs w:val="40"/>
                      </w:rPr>
                      <w:t>System</w:t>
                    </w:r>
                    <w:r w:rsidR="006F1A17" w:rsidRPr="008B1896">
                      <w:rPr>
                        <w:rFonts w:ascii="Arial" w:eastAsiaTheme="majorEastAsia" w:hAnsi="Arial" w:cs="Arial"/>
                        <w:sz w:val="40"/>
                        <w:szCs w:val="40"/>
                      </w:rPr>
                      <w:t xml:space="preserve"> </w:t>
                    </w:r>
                    <w:r w:rsidR="00DD5C06" w:rsidRPr="008B1896">
                      <w:rPr>
                        <w:rFonts w:ascii="Arial" w:eastAsiaTheme="majorEastAsia" w:hAnsi="Arial" w:cs="Arial" w:hint="eastAsia"/>
                        <w:sz w:val="40"/>
                        <w:szCs w:val="40"/>
                      </w:rPr>
                      <w:t>(</w:t>
                    </w:r>
                    <w:r w:rsidRPr="008B1896">
                      <w:rPr>
                        <w:rFonts w:ascii="Arial" w:eastAsiaTheme="majorEastAsia" w:hAnsi="Arial" w:cs="Arial"/>
                        <w:sz w:val="40"/>
                        <w:szCs w:val="40"/>
                      </w:rPr>
                      <w:t xml:space="preserve">CPVACS, </w:t>
                    </w:r>
                    <w:r w:rsidR="00312386" w:rsidRPr="008B1896">
                      <w:rPr>
                        <w:rFonts w:ascii="Arial" w:eastAsiaTheme="majorEastAsia" w:hAnsi="Arial" w:cs="Arial"/>
                        <w:sz w:val="40"/>
                        <w:szCs w:val="40"/>
                      </w:rPr>
                      <w:t>MPS</w:t>
                    </w:r>
                    <w:r w:rsidRPr="008B1896">
                      <w:rPr>
                        <w:rFonts w:ascii="Arial" w:eastAsiaTheme="majorEastAsia" w:hAnsi="Arial" w:cs="Arial"/>
                        <w:sz w:val="40"/>
                        <w:szCs w:val="40"/>
                      </w:rPr>
                      <w:t>, ACPA-ICK, BOSS, Rental Car System</w:t>
                    </w:r>
                    <w:r w:rsidR="00DD5C06" w:rsidRPr="008B1896">
                      <w:rPr>
                        <w:rFonts w:ascii="Arial" w:eastAsiaTheme="majorEastAsia" w:hAnsi="Arial" w:cs="Arial" w:hint="eastAsia"/>
                        <w:sz w:val="40"/>
                        <w:szCs w:val="40"/>
                      </w:rPr>
                      <w:t>)</w:t>
                    </w:r>
                  </w:sdtContent>
                </w:sdt>
              </w:p>
            </w:tc>
          </w:tr>
        </w:tbl>
        <w:tbl>
          <w:tblPr>
            <w:tblpPr w:leftFromText="187" w:rightFromText="187" w:vertAnchor="page" w:horzAnchor="page" w:tblpX="5268" w:tblpY="11341"/>
            <w:tblW w:w="2473" w:type="pct"/>
            <w:tblCellMar>
              <w:top w:w="360" w:type="dxa"/>
              <w:left w:w="115" w:type="dxa"/>
              <w:bottom w:w="360" w:type="dxa"/>
              <w:right w:w="115" w:type="dxa"/>
            </w:tblCellMar>
            <w:tblLook w:val="04A0" w:firstRow="1" w:lastRow="0" w:firstColumn="1" w:lastColumn="0" w:noHBand="0" w:noVBand="1"/>
          </w:tblPr>
          <w:tblGrid>
            <w:gridCol w:w="6184"/>
          </w:tblGrid>
          <w:tr w:rsidR="008B1896" w:rsidRPr="008B1896" w14:paraId="35216AFF" w14:textId="77777777" w:rsidTr="007A089D">
            <w:trPr>
              <w:trHeight w:val="760"/>
            </w:trPr>
            <w:tc>
              <w:tcPr>
                <w:tcW w:w="5000" w:type="pct"/>
              </w:tcPr>
              <w:p w14:paraId="367EAF8C" w14:textId="77777777" w:rsidR="00C27B9D" w:rsidRPr="008B1896" w:rsidRDefault="00C27B9D" w:rsidP="006C2094">
                <w:pPr>
                  <w:pStyle w:val="NoSpacing"/>
                  <w:rPr>
                    <w:rFonts w:ascii="Arial" w:hAnsi="Arial" w:cs="Arial"/>
                    <w:sz w:val="40"/>
                    <w:szCs w:val="40"/>
                    <w:lang w:eastAsia="zh-HK"/>
                  </w:rPr>
                </w:pPr>
              </w:p>
            </w:tc>
          </w:tr>
          <w:tr w:rsidR="008B1896" w:rsidRPr="008B1896" w14:paraId="4CCCAAB4" w14:textId="77777777" w:rsidTr="007A089D">
            <w:trPr>
              <w:trHeight w:val="1668"/>
            </w:trPr>
            <w:tc>
              <w:tcPr>
                <w:tcW w:w="5000" w:type="pct"/>
              </w:tcPr>
              <w:tbl>
                <w:tblPr>
                  <w:tblStyle w:val="TableGrid"/>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36"/>
                </w:tblGrid>
                <w:tr w:rsidR="00016B8F" w:rsidRPr="008B1896" w14:paraId="667EE304" w14:textId="77777777" w:rsidTr="008C7356">
                  <w:tc>
                    <w:tcPr>
                      <w:tcW w:w="1418" w:type="dxa"/>
                      <w:vAlign w:val="center"/>
                    </w:tcPr>
                    <w:p w14:paraId="5E128A02" w14:textId="77777777" w:rsidR="00C27B9D" w:rsidRPr="008B1896" w:rsidRDefault="00C27B9D" w:rsidP="008C7356">
                      <w:pPr>
                        <w:pStyle w:val="NoSpacing"/>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Author</w:t>
                      </w:r>
                    </w:p>
                  </w:tc>
                  <w:tc>
                    <w:tcPr>
                      <w:tcW w:w="4536" w:type="dxa"/>
                      <w:vAlign w:val="center"/>
                    </w:tcPr>
                    <w:p w14:paraId="0845529C" w14:textId="77777777" w:rsidR="00C27B9D" w:rsidRPr="008B1896" w:rsidRDefault="00C27B9D" w:rsidP="004F26F3">
                      <w:pPr>
                        <w:pStyle w:val="NoSpacing"/>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 xml:space="preserve">:  </w:t>
                      </w:r>
                      <w:sdt>
                        <w:sdtPr>
                          <w:rPr>
                            <w:rFonts w:ascii="Arial" w:hAnsi="Arial" w:cs="Arial"/>
                            <w:sz w:val="24"/>
                            <w:szCs w:val="24"/>
                          </w:rPr>
                          <w:alias w:val="作者"/>
                          <w:id w:val="-347562578"/>
                          <w:dataBinding w:prefixMappings="xmlns:ns0='http://schemas.openxmlformats.org/package/2006/metadata/core-properties' xmlns:ns1='http://purl.org/dc/elements/1.1/'" w:xpath="/ns0:coreProperties[1]/ns1:creator[1]" w:storeItemID="{6C3C8BC8-F283-45AE-878A-BAB7291924A1}"/>
                          <w:text/>
                        </w:sdtPr>
                        <w:sdtContent>
                          <w:r w:rsidR="004F26F3" w:rsidRPr="008B1896">
                            <w:rPr>
                              <w:rFonts w:ascii="Arial" w:hAnsi="Arial" w:cs="Arial"/>
                              <w:sz w:val="24"/>
                              <w:szCs w:val="24"/>
                            </w:rPr>
                            <w:t>DKSH</w:t>
                          </w:r>
                        </w:sdtContent>
                      </w:sdt>
                    </w:p>
                  </w:tc>
                </w:tr>
                <w:tr w:rsidR="00016B8F" w:rsidRPr="008B1896" w14:paraId="2BE79F86" w14:textId="77777777" w:rsidTr="008C7356">
                  <w:tc>
                    <w:tcPr>
                      <w:tcW w:w="1418" w:type="dxa"/>
                      <w:vAlign w:val="center"/>
                    </w:tcPr>
                    <w:p w14:paraId="2CD80112" w14:textId="77777777" w:rsidR="00C27B9D" w:rsidRPr="008B1896" w:rsidRDefault="00C27B9D" w:rsidP="008C7356">
                      <w:pPr>
                        <w:pStyle w:val="NoSpacing"/>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Issue Date</w:t>
                      </w:r>
                    </w:p>
                  </w:tc>
                  <w:tc>
                    <w:tcPr>
                      <w:tcW w:w="4536" w:type="dxa"/>
                      <w:vAlign w:val="center"/>
                    </w:tcPr>
                    <w:p w14:paraId="75ADE99A" w14:textId="0FEE08FF" w:rsidR="00C27B9D" w:rsidRPr="008B1896" w:rsidRDefault="00C27B9D" w:rsidP="004F26F3">
                      <w:pPr>
                        <w:pStyle w:val="NoSpacing"/>
                        <w:framePr w:hSpace="187" w:wrap="around" w:vAnchor="page" w:hAnchor="page" w:x="5268" w:y="11341"/>
                        <w:tabs>
                          <w:tab w:val="left" w:pos="4021"/>
                        </w:tabs>
                        <w:jc w:val="both"/>
                        <w:rPr>
                          <w:rFonts w:ascii="Arial" w:hAnsi="Arial" w:cs="Arial"/>
                          <w:sz w:val="24"/>
                          <w:szCs w:val="24"/>
                          <w:lang w:eastAsia="zh-HK"/>
                        </w:rPr>
                      </w:pPr>
                      <w:r w:rsidRPr="008B1896">
                        <w:rPr>
                          <w:rFonts w:ascii="Arial" w:hAnsi="Arial" w:cs="Arial"/>
                          <w:sz w:val="24"/>
                          <w:szCs w:val="24"/>
                        </w:rPr>
                        <w:t>:</w:t>
                      </w:r>
                      <w:sdt>
                        <w:sdtPr>
                          <w:rPr>
                            <w:rFonts w:ascii="Arial" w:hAnsi="Arial" w:cs="Arial"/>
                            <w:sz w:val="24"/>
                            <w:szCs w:val="24"/>
                          </w:rPr>
                          <w:alias w:val="發佈日期"/>
                          <w:tag w:val=""/>
                          <w:id w:val="164451889"/>
                          <w:dataBinding w:prefixMappings="xmlns:ns0='http://schemas.microsoft.com/office/2006/coverPageProps' " w:xpath="/ns0:CoverPageProperties[1]/ns0:PublishDate[1]" w:storeItemID="{55AF091B-3C7A-41E3-B477-F2FDAA23CFDA}"/>
                          <w:date w:fullDate="2023-05-23T00:00:00Z">
                            <w:dateFormat w:val="d/M/yyyy"/>
                            <w:lid w:val="zh-HK"/>
                            <w:storeMappedDataAs w:val="dateTime"/>
                            <w:calendar w:val="gregorian"/>
                          </w:date>
                        </w:sdtPr>
                        <w:sdtContent>
                          <w:r w:rsidR="00917FAD" w:rsidRPr="008B1896">
                            <w:rPr>
                              <w:rFonts w:ascii="Arial" w:hAnsi="Arial" w:cs="Arial" w:hint="eastAsia"/>
                              <w:sz w:val="24"/>
                              <w:szCs w:val="24"/>
                              <w:lang w:eastAsia="zh-HK"/>
                            </w:rPr>
                            <w:t>2</w:t>
                          </w:r>
                          <w:r w:rsidR="00B6287A" w:rsidRPr="008B1896">
                            <w:rPr>
                              <w:rFonts w:ascii="Arial" w:hAnsi="Arial" w:cs="Arial"/>
                              <w:sz w:val="24"/>
                              <w:szCs w:val="24"/>
                              <w:lang w:eastAsia="zh-HK"/>
                            </w:rPr>
                            <w:t>3</w:t>
                          </w:r>
                          <w:r w:rsidR="00917FAD" w:rsidRPr="008B1896">
                            <w:rPr>
                              <w:rFonts w:ascii="Arial" w:hAnsi="Arial" w:cs="Arial" w:hint="eastAsia"/>
                              <w:sz w:val="24"/>
                              <w:szCs w:val="24"/>
                              <w:lang w:eastAsia="zh-HK"/>
                            </w:rPr>
                            <w:t>/</w:t>
                          </w:r>
                          <w:r w:rsidR="00B6287A" w:rsidRPr="008B1896">
                            <w:rPr>
                              <w:rFonts w:ascii="Arial" w:hAnsi="Arial" w:cs="Arial"/>
                              <w:sz w:val="24"/>
                              <w:szCs w:val="24"/>
                              <w:lang w:eastAsia="zh-HK"/>
                            </w:rPr>
                            <w:t>5</w:t>
                          </w:r>
                          <w:r w:rsidR="00917FAD" w:rsidRPr="008B1896">
                            <w:rPr>
                              <w:rFonts w:ascii="Arial" w:hAnsi="Arial" w:cs="Arial" w:hint="eastAsia"/>
                              <w:sz w:val="24"/>
                              <w:szCs w:val="24"/>
                              <w:lang w:eastAsia="zh-HK"/>
                            </w:rPr>
                            <w:t>/20</w:t>
                          </w:r>
                          <w:r w:rsidR="00740EAD" w:rsidRPr="008B1896">
                            <w:rPr>
                              <w:rFonts w:ascii="Arial" w:hAnsi="Arial" w:cs="Arial"/>
                              <w:sz w:val="24"/>
                              <w:szCs w:val="24"/>
                              <w:lang w:eastAsia="zh-HK"/>
                            </w:rPr>
                            <w:t>2</w:t>
                          </w:r>
                          <w:r w:rsidR="00B6287A" w:rsidRPr="008B1896">
                            <w:rPr>
                              <w:rFonts w:ascii="Arial" w:hAnsi="Arial" w:cs="Arial"/>
                              <w:sz w:val="24"/>
                              <w:szCs w:val="24"/>
                              <w:lang w:eastAsia="zh-HK"/>
                            </w:rPr>
                            <w:t>3</w:t>
                          </w:r>
                        </w:sdtContent>
                      </w:sdt>
                    </w:p>
                  </w:tc>
                </w:tr>
                <w:tr w:rsidR="00016B8F" w:rsidRPr="008B1896" w14:paraId="22FECDE4" w14:textId="77777777" w:rsidTr="008C7356">
                  <w:tc>
                    <w:tcPr>
                      <w:tcW w:w="1418" w:type="dxa"/>
                      <w:vAlign w:val="center"/>
                    </w:tcPr>
                    <w:p w14:paraId="6FDFA4C7" w14:textId="77777777" w:rsidR="00A058A2" w:rsidRPr="008B1896" w:rsidRDefault="00A058A2" w:rsidP="008C7356">
                      <w:pPr>
                        <w:pStyle w:val="NoSpacing"/>
                        <w:framePr w:hSpace="187" w:wrap="around" w:vAnchor="page" w:hAnchor="page" w:x="5268" w:y="11341"/>
                        <w:tabs>
                          <w:tab w:val="left" w:pos="4021"/>
                        </w:tabs>
                        <w:jc w:val="both"/>
                        <w:rPr>
                          <w:rFonts w:ascii="Arial" w:hAnsi="Arial" w:cs="Arial"/>
                          <w:sz w:val="24"/>
                          <w:szCs w:val="24"/>
                        </w:rPr>
                      </w:pPr>
                    </w:p>
                  </w:tc>
                  <w:tc>
                    <w:tcPr>
                      <w:tcW w:w="4536" w:type="dxa"/>
                      <w:vAlign w:val="center"/>
                    </w:tcPr>
                    <w:p w14:paraId="71C162F9" w14:textId="77777777" w:rsidR="00A058A2" w:rsidRPr="008B1896" w:rsidRDefault="00A058A2" w:rsidP="0075307C">
                      <w:pPr>
                        <w:pStyle w:val="NoSpacing"/>
                        <w:framePr w:hSpace="187" w:wrap="around" w:vAnchor="page" w:hAnchor="page" w:x="5268" w:y="11341"/>
                        <w:tabs>
                          <w:tab w:val="left" w:pos="4021"/>
                        </w:tabs>
                        <w:jc w:val="both"/>
                        <w:rPr>
                          <w:rFonts w:ascii="Arial" w:hAnsi="Arial" w:cs="Arial"/>
                          <w:sz w:val="24"/>
                          <w:szCs w:val="24"/>
                        </w:rPr>
                      </w:pPr>
                    </w:p>
                  </w:tc>
                </w:tr>
                <w:tr w:rsidR="00016B8F" w:rsidRPr="008B1896" w14:paraId="7D94F4ED" w14:textId="77777777" w:rsidTr="008C7356">
                  <w:tc>
                    <w:tcPr>
                      <w:tcW w:w="1418" w:type="dxa"/>
                      <w:vAlign w:val="center"/>
                    </w:tcPr>
                    <w:p w14:paraId="242D58CE" w14:textId="77777777" w:rsidR="00C27B9D" w:rsidRPr="008B1896" w:rsidRDefault="0075307C" w:rsidP="008C7356">
                      <w:pPr>
                        <w:pStyle w:val="NoSpacing"/>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Version</w:t>
                      </w:r>
                    </w:p>
                  </w:tc>
                  <w:tc>
                    <w:tcPr>
                      <w:tcW w:w="4536" w:type="dxa"/>
                      <w:vAlign w:val="center"/>
                    </w:tcPr>
                    <w:p w14:paraId="7AB49A6B" w14:textId="532CEB77" w:rsidR="00C27B9D" w:rsidRPr="008B1896" w:rsidRDefault="00A058A2" w:rsidP="005C5628">
                      <w:pPr>
                        <w:pStyle w:val="NoSpacing"/>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 xml:space="preserve">: </w:t>
                      </w:r>
                      <w:sdt>
                        <w:sdtPr>
                          <w:rPr>
                            <w:rFonts w:ascii="Arial" w:hAnsi="Arial" w:cs="Arial"/>
                            <w:sz w:val="24"/>
                            <w:szCs w:val="24"/>
                          </w:rPr>
                          <w:alias w:val="Category"/>
                          <w:tag w:val=""/>
                          <w:id w:val="705935"/>
                          <w:dataBinding w:prefixMappings="xmlns:ns0='http://purl.org/dc/elements/1.1/' xmlns:ns1='http://schemas.openxmlformats.org/package/2006/metadata/core-properties' " w:xpath="/ns1:coreProperties[1]/ns1:category[1]" w:storeItemID="{6C3C8BC8-F283-45AE-878A-BAB7291924A1}"/>
                          <w:text/>
                        </w:sdtPr>
                        <w:sdtContent>
                          <w:r w:rsidR="000E35FC" w:rsidRPr="008B1896">
                            <w:rPr>
                              <w:rFonts w:ascii="Arial" w:hAnsi="Arial" w:cs="Arial"/>
                              <w:sz w:val="24"/>
                              <w:szCs w:val="24"/>
                            </w:rPr>
                            <w:t>0</w:t>
                          </w:r>
                        </w:sdtContent>
                      </w:sdt>
                      <w:r w:rsidR="008872BA" w:rsidRPr="008B1896">
                        <w:rPr>
                          <w:rFonts w:ascii="Arial" w:hAnsi="Arial" w:cs="Arial"/>
                          <w:sz w:val="24"/>
                          <w:szCs w:val="24"/>
                        </w:rPr>
                        <w:t>.</w:t>
                      </w:r>
                      <w:r w:rsidR="000E35FC" w:rsidRPr="008B1896">
                        <w:rPr>
                          <w:rFonts w:ascii="Arial" w:hAnsi="Arial" w:cs="Arial"/>
                          <w:sz w:val="24"/>
                          <w:szCs w:val="24"/>
                        </w:rPr>
                        <w:t>1</w:t>
                      </w:r>
                      <w:r w:rsidR="00DC1C65">
                        <w:rPr>
                          <w:rFonts w:ascii="Arial" w:hAnsi="Arial" w:cs="Arial"/>
                          <w:sz w:val="24"/>
                          <w:szCs w:val="24"/>
                        </w:rPr>
                        <w:t>2</w:t>
                      </w:r>
                      <w:r w:rsidR="00913FD2" w:rsidRPr="008B1896">
                        <w:rPr>
                          <w:rFonts w:ascii="Arial" w:hAnsi="Arial" w:cs="Arial"/>
                          <w:sz w:val="24"/>
                          <w:szCs w:val="24"/>
                        </w:rPr>
                        <w:fldChar w:fldCharType="begin"/>
                      </w:r>
                      <w:r w:rsidR="008872BA" w:rsidRPr="008B1896">
                        <w:rPr>
                          <w:rFonts w:ascii="Arial" w:hAnsi="Arial" w:cs="Arial"/>
                          <w:sz w:val="24"/>
                          <w:szCs w:val="24"/>
                        </w:rPr>
                        <w:instrText xml:space="preserve"> DOCPROPERTY  Category  \* MERGEFORMAT </w:instrText>
                      </w:r>
                      <w:r w:rsidR="00913FD2" w:rsidRPr="008B1896">
                        <w:rPr>
                          <w:rFonts w:ascii="Arial" w:hAnsi="Arial" w:cs="Arial"/>
                          <w:sz w:val="24"/>
                          <w:szCs w:val="24"/>
                        </w:rPr>
                        <w:fldChar w:fldCharType="end"/>
                      </w:r>
                      <w:r w:rsidR="00913FD2" w:rsidRPr="008B1896">
                        <w:rPr>
                          <w:rFonts w:ascii="Arial" w:hAnsi="Arial" w:cs="Arial"/>
                          <w:sz w:val="24"/>
                          <w:szCs w:val="24"/>
                        </w:rPr>
                        <w:fldChar w:fldCharType="begin"/>
                      </w:r>
                      <w:r w:rsidR="00607F90" w:rsidRPr="008B1896">
                        <w:rPr>
                          <w:rFonts w:ascii="Arial" w:hAnsi="Arial" w:cs="Arial"/>
                          <w:sz w:val="24"/>
                          <w:szCs w:val="24"/>
                        </w:rPr>
                        <w:instrText xml:space="preserve"> COMMENTS   \* MERGEFORMAT </w:instrText>
                      </w:r>
                      <w:r w:rsidR="00913FD2" w:rsidRPr="008B1896">
                        <w:rPr>
                          <w:rFonts w:ascii="Arial" w:hAnsi="Arial" w:cs="Arial"/>
                          <w:sz w:val="24"/>
                          <w:szCs w:val="24"/>
                        </w:rPr>
                        <w:fldChar w:fldCharType="end"/>
                      </w:r>
                      <w:r w:rsidR="00913FD2" w:rsidRPr="008B1896">
                        <w:rPr>
                          <w:rFonts w:ascii="Arial" w:hAnsi="Arial" w:cs="Arial"/>
                          <w:sz w:val="24"/>
                          <w:szCs w:val="24"/>
                        </w:rPr>
                        <w:fldChar w:fldCharType="begin"/>
                      </w:r>
                      <w:r w:rsidR="007B25A0" w:rsidRPr="008B1896">
                        <w:rPr>
                          <w:rFonts w:ascii="Arial" w:hAnsi="Arial" w:cs="Arial"/>
                          <w:sz w:val="24"/>
                          <w:szCs w:val="24"/>
                        </w:rPr>
                        <w:instrText xml:space="preserve"> COMMENTS   \* MERGEFORMAT </w:instrText>
                      </w:r>
                      <w:r w:rsidR="00913FD2" w:rsidRPr="008B1896">
                        <w:rPr>
                          <w:rFonts w:ascii="Arial" w:hAnsi="Arial" w:cs="Arial"/>
                          <w:sz w:val="24"/>
                          <w:szCs w:val="24"/>
                        </w:rPr>
                        <w:fldChar w:fldCharType="end"/>
                      </w:r>
                    </w:p>
                  </w:tc>
                </w:tr>
              </w:tbl>
              <w:p w14:paraId="56852441" w14:textId="77777777" w:rsidR="00C27B9D" w:rsidRPr="008B1896" w:rsidRDefault="00C27B9D" w:rsidP="007A089D">
                <w:pPr>
                  <w:pStyle w:val="NoSpacing"/>
                  <w:tabs>
                    <w:tab w:val="left" w:pos="4021"/>
                  </w:tabs>
                  <w:rPr>
                    <w:rFonts w:ascii="Arial" w:hAnsi="Arial" w:cs="Arial"/>
                    <w:sz w:val="28"/>
                    <w:szCs w:val="28"/>
                  </w:rPr>
                </w:pPr>
              </w:p>
            </w:tc>
          </w:tr>
        </w:tbl>
        <w:p w14:paraId="62BD941B" w14:textId="77777777" w:rsidR="00064316" w:rsidRPr="008B1896" w:rsidRDefault="00C117A5" w:rsidP="0075307C">
          <w:pPr>
            <w:ind w:firstLineChars="50" w:firstLine="110"/>
            <w:rPr>
              <w:rFonts w:cs="Arial"/>
              <w:lang w:val="en-HK" w:eastAsia="zh-TW"/>
            </w:rPr>
          </w:pPr>
          <w:r w:rsidRPr="008B1896">
            <w:br w:type="page"/>
          </w:r>
        </w:p>
      </w:sdtContent>
    </w:sdt>
    <w:sdt>
      <w:sdtPr>
        <w:rPr>
          <w:rFonts w:ascii="Arial" w:eastAsia="Microsoft JhengHei" w:hAnsi="Arial" w:cs="Times New Roman"/>
          <w:color w:val="auto"/>
          <w:sz w:val="22"/>
          <w:szCs w:val="22"/>
          <w:lang w:eastAsia="de-CH"/>
        </w:rPr>
        <w:id w:val="1120732187"/>
        <w:docPartObj>
          <w:docPartGallery w:val="Table of Contents"/>
          <w:docPartUnique/>
        </w:docPartObj>
      </w:sdtPr>
      <w:sdtEndPr>
        <w:rPr>
          <w:b/>
          <w:bCs/>
          <w:noProof/>
        </w:rPr>
      </w:sdtEndPr>
      <w:sdtContent>
        <w:p w14:paraId="2CF87513" w14:textId="11C72F1B" w:rsidR="00852D90" w:rsidRPr="002D7C93" w:rsidRDefault="00852D90">
          <w:pPr>
            <w:pStyle w:val="TOCHeading"/>
            <w:spacing w:after="120"/>
            <w:rPr>
              <w:b/>
              <w:bCs/>
              <w:color w:val="auto"/>
            </w:rPr>
          </w:pPr>
          <w:r w:rsidRPr="002D7C93">
            <w:rPr>
              <w:b/>
              <w:bCs/>
              <w:color w:val="auto"/>
            </w:rPr>
            <w:t>Table of Contents</w:t>
          </w:r>
        </w:p>
        <w:p w14:paraId="7C3EFCBF" w14:textId="1EFAAD74" w:rsidR="0065697A" w:rsidRDefault="00852D90">
          <w:pPr>
            <w:pStyle w:val="TOC2"/>
            <w:rPr>
              <w:ins w:id="0" w:author="Siu Ham Wong" w:date="2025-01-27T16:46:00Z" w16du:dateUtc="2025-01-27T08:46:00Z"/>
              <w:rFonts w:asciiTheme="minorHAnsi" w:eastAsiaTheme="minorEastAsia" w:hAnsiTheme="minorHAnsi" w:cstheme="minorBidi"/>
              <w:noProof/>
              <w:spacing w:val="0"/>
              <w:kern w:val="2"/>
              <w:sz w:val="24"/>
              <w:szCs w:val="24"/>
              <w:lang w:val="en-HK" w:eastAsia="zh-CN"/>
              <w14:ligatures w14:val="standardContextual"/>
            </w:rPr>
          </w:pPr>
          <w:r w:rsidRPr="008B1896">
            <w:fldChar w:fldCharType="begin"/>
          </w:r>
          <w:r w:rsidRPr="008B1896">
            <w:instrText xml:space="preserve"> TOC \o "1-3" \h \z \u </w:instrText>
          </w:r>
          <w:r w:rsidRPr="008B1896">
            <w:fldChar w:fldCharType="separate"/>
          </w:r>
          <w:ins w:id="1" w:author="Siu Ham Wong" w:date="2025-01-27T16:46:00Z" w16du:dateUtc="2025-01-27T08:46:00Z">
            <w:r w:rsidR="0065697A" w:rsidRPr="001E4FA2">
              <w:rPr>
                <w:rStyle w:val="Hyperlink"/>
                <w:noProof/>
              </w:rPr>
              <w:fldChar w:fldCharType="begin"/>
            </w:r>
            <w:r w:rsidR="0065697A" w:rsidRPr="001E4FA2">
              <w:rPr>
                <w:rStyle w:val="Hyperlink"/>
                <w:noProof/>
              </w:rPr>
              <w:instrText xml:space="preserve"> </w:instrText>
            </w:r>
            <w:r w:rsidR="0065697A">
              <w:rPr>
                <w:noProof/>
              </w:rPr>
              <w:instrText>HYPERLINK \l "_Toc188888779"</w:instrText>
            </w:r>
            <w:r w:rsidR="0065697A" w:rsidRPr="001E4FA2">
              <w:rPr>
                <w:rStyle w:val="Hyperlink"/>
                <w:noProof/>
              </w:rPr>
              <w:instrText xml:space="preserve"> </w:instrText>
            </w:r>
            <w:r w:rsidR="0065697A" w:rsidRPr="001E4FA2">
              <w:rPr>
                <w:rStyle w:val="Hyperlink"/>
                <w:noProof/>
              </w:rPr>
            </w:r>
            <w:r w:rsidR="0065697A" w:rsidRPr="001E4FA2">
              <w:rPr>
                <w:rStyle w:val="Hyperlink"/>
                <w:noProof/>
              </w:rPr>
              <w:fldChar w:fldCharType="separate"/>
            </w:r>
            <w:r w:rsidR="0065697A" w:rsidRPr="001E4FA2">
              <w:rPr>
                <w:rStyle w:val="Hyperlink"/>
                <w:noProof/>
                <w:lang w:eastAsia="zh-HK"/>
              </w:rPr>
              <w:t>1.</w:t>
            </w:r>
            <w:r w:rsidR="0065697A">
              <w:rPr>
                <w:rFonts w:asciiTheme="minorHAnsi" w:eastAsiaTheme="minorEastAsia" w:hAnsiTheme="minorHAnsi" w:cstheme="minorBidi"/>
                <w:noProof/>
                <w:spacing w:val="0"/>
                <w:kern w:val="2"/>
                <w:sz w:val="24"/>
                <w:szCs w:val="24"/>
                <w:lang w:val="en-HK" w:eastAsia="zh-CN"/>
                <w14:ligatures w14:val="standardContextual"/>
              </w:rPr>
              <w:tab/>
            </w:r>
            <w:r w:rsidR="0065697A" w:rsidRPr="001E4FA2">
              <w:rPr>
                <w:rStyle w:val="Hyperlink"/>
                <w:noProof/>
                <w:lang w:eastAsia="zh-HK"/>
              </w:rPr>
              <w:t>APS API Integration Scenario</w:t>
            </w:r>
            <w:r w:rsidR="0065697A">
              <w:rPr>
                <w:noProof/>
                <w:webHidden/>
              </w:rPr>
              <w:tab/>
            </w:r>
            <w:r w:rsidR="0065697A">
              <w:rPr>
                <w:noProof/>
                <w:webHidden/>
              </w:rPr>
              <w:fldChar w:fldCharType="begin"/>
            </w:r>
            <w:r w:rsidR="0065697A">
              <w:rPr>
                <w:noProof/>
                <w:webHidden/>
              </w:rPr>
              <w:instrText xml:space="preserve"> PAGEREF _Toc188888779 \h </w:instrText>
            </w:r>
            <w:r w:rsidR="0065697A">
              <w:rPr>
                <w:noProof/>
                <w:webHidden/>
              </w:rPr>
            </w:r>
          </w:ins>
          <w:r w:rsidR="0065697A">
            <w:rPr>
              <w:noProof/>
              <w:webHidden/>
            </w:rPr>
            <w:fldChar w:fldCharType="separate"/>
          </w:r>
          <w:ins w:id="2" w:author="Siu Ham Wong" w:date="2025-01-27T16:46:00Z" w16du:dateUtc="2025-01-27T08:46:00Z">
            <w:r w:rsidR="0065697A">
              <w:rPr>
                <w:noProof/>
                <w:webHidden/>
              </w:rPr>
              <w:t>4</w:t>
            </w:r>
            <w:r w:rsidR="0065697A">
              <w:rPr>
                <w:noProof/>
                <w:webHidden/>
              </w:rPr>
              <w:fldChar w:fldCharType="end"/>
            </w:r>
            <w:r w:rsidR="0065697A" w:rsidRPr="001E4FA2">
              <w:rPr>
                <w:rStyle w:val="Hyperlink"/>
                <w:noProof/>
              </w:rPr>
              <w:fldChar w:fldCharType="end"/>
            </w:r>
          </w:ins>
        </w:p>
        <w:p w14:paraId="1773175C" w14:textId="180136C8" w:rsidR="0065697A" w:rsidRDefault="0065697A">
          <w:pPr>
            <w:pStyle w:val="TOC3"/>
            <w:rPr>
              <w:ins w:id="3" w:author="Siu Ham Wong" w:date="2025-01-27T16:46:00Z" w16du:dateUtc="2025-01-27T08:46:00Z"/>
              <w:rFonts w:eastAsiaTheme="minorEastAsia" w:cstheme="minorBidi"/>
              <w:i w:val="0"/>
              <w:iCs w:val="0"/>
              <w:noProof/>
              <w:kern w:val="2"/>
              <w:sz w:val="24"/>
              <w:szCs w:val="24"/>
              <w:lang w:val="en-HK" w:eastAsia="zh-CN"/>
              <w14:ligatures w14:val="standardContextual"/>
            </w:rPr>
          </w:pPr>
          <w:ins w:id="4"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1.1.</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From ICK to G/F Entry Gate Scenario</w:t>
            </w:r>
            <w:r>
              <w:rPr>
                <w:noProof/>
                <w:webHidden/>
              </w:rPr>
              <w:tab/>
            </w:r>
            <w:r>
              <w:rPr>
                <w:noProof/>
                <w:webHidden/>
              </w:rPr>
              <w:fldChar w:fldCharType="begin"/>
            </w:r>
            <w:r>
              <w:rPr>
                <w:noProof/>
                <w:webHidden/>
              </w:rPr>
              <w:instrText xml:space="preserve"> PAGEREF _Toc188888780 \h </w:instrText>
            </w:r>
            <w:r>
              <w:rPr>
                <w:noProof/>
                <w:webHidden/>
              </w:rPr>
            </w:r>
          </w:ins>
          <w:r>
            <w:rPr>
              <w:noProof/>
              <w:webHidden/>
            </w:rPr>
            <w:fldChar w:fldCharType="separate"/>
          </w:r>
          <w:ins w:id="5" w:author="Siu Ham Wong" w:date="2025-01-27T16:46:00Z" w16du:dateUtc="2025-01-27T08:46:00Z">
            <w:r>
              <w:rPr>
                <w:noProof/>
                <w:webHidden/>
              </w:rPr>
              <w:t>4</w:t>
            </w:r>
            <w:r>
              <w:rPr>
                <w:noProof/>
                <w:webHidden/>
              </w:rPr>
              <w:fldChar w:fldCharType="end"/>
            </w:r>
            <w:r w:rsidRPr="001E4FA2">
              <w:rPr>
                <w:rStyle w:val="Hyperlink"/>
                <w:noProof/>
              </w:rPr>
              <w:fldChar w:fldCharType="end"/>
            </w:r>
          </w:ins>
        </w:p>
        <w:p w14:paraId="3553F485" w14:textId="65D447BF" w:rsidR="0065697A" w:rsidRDefault="0065697A">
          <w:pPr>
            <w:pStyle w:val="TOC3"/>
            <w:rPr>
              <w:ins w:id="6" w:author="Siu Ham Wong" w:date="2025-01-27T16:46:00Z" w16du:dateUtc="2025-01-27T08:46:00Z"/>
              <w:rFonts w:eastAsiaTheme="minorEastAsia" w:cstheme="minorBidi"/>
              <w:i w:val="0"/>
              <w:iCs w:val="0"/>
              <w:noProof/>
              <w:kern w:val="2"/>
              <w:sz w:val="24"/>
              <w:szCs w:val="24"/>
              <w:lang w:val="en-HK" w:eastAsia="zh-CN"/>
              <w14:ligatures w14:val="standardContextual"/>
            </w:rPr>
          </w:pPr>
          <w:ins w:id="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1.2.</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G/F Entry Gate Scenario</w:t>
            </w:r>
            <w:r>
              <w:rPr>
                <w:noProof/>
                <w:webHidden/>
              </w:rPr>
              <w:tab/>
            </w:r>
            <w:r>
              <w:rPr>
                <w:noProof/>
                <w:webHidden/>
              </w:rPr>
              <w:fldChar w:fldCharType="begin"/>
            </w:r>
            <w:r>
              <w:rPr>
                <w:noProof/>
                <w:webHidden/>
              </w:rPr>
              <w:instrText xml:space="preserve"> PAGEREF _Toc188888781 \h </w:instrText>
            </w:r>
            <w:r>
              <w:rPr>
                <w:noProof/>
                <w:webHidden/>
              </w:rPr>
            </w:r>
          </w:ins>
          <w:r>
            <w:rPr>
              <w:noProof/>
              <w:webHidden/>
            </w:rPr>
            <w:fldChar w:fldCharType="separate"/>
          </w:r>
          <w:ins w:id="8" w:author="Siu Ham Wong" w:date="2025-01-27T16:46:00Z" w16du:dateUtc="2025-01-27T08:46:00Z">
            <w:r>
              <w:rPr>
                <w:noProof/>
                <w:webHidden/>
              </w:rPr>
              <w:t>4</w:t>
            </w:r>
            <w:r>
              <w:rPr>
                <w:noProof/>
                <w:webHidden/>
              </w:rPr>
              <w:fldChar w:fldCharType="end"/>
            </w:r>
            <w:r w:rsidRPr="001E4FA2">
              <w:rPr>
                <w:rStyle w:val="Hyperlink"/>
                <w:noProof/>
              </w:rPr>
              <w:fldChar w:fldCharType="end"/>
            </w:r>
          </w:ins>
        </w:p>
        <w:p w14:paraId="70D872D2" w14:textId="5E927180" w:rsidR="0065697A" w:rsidRDefault="0065697A">
          <w:pPr>
            <w:pStyle w:val="TOC3"/>
            <w:rPr>
              <w:ins w:id="9" w:author="Siu Ham Wong" w:date="2025-01-27T16:46:00Z" w16du:dateUtc="2025-01-27T08:46:00Z"/>
              <w:rFonts w:eastAsiaTheme="minorEastAsia" w:cstheme="minorBidi"/>
              <w:i w:val="0"/>
              <w:iCs w:val="0"/>
              <w:noProof/>
              <w:kern w:val="2"/>
              <w:sz w:val="24"/>
              <w:szCs w:val="24"/>
              <w:lang w:val="en-HK" w:eastAsia="zh-CN"/>
              <w14:ligatures w14:val="standardContextual"/>
            </w:rPr>
          </w:pPr>
          <w:ins w:id="1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1.3.</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for Cabin Drop Off Scenario</w:t>
            </w:r>
            <w:r>
              <w:rPr>
                <w:noProof/>
                <w:webHidden/>
              </w:rPr>
              <w:tab/>
            </w:r>
            <w:r>
              <w:rPr>
                <w:noProof/>
                <w:webHidden/>
              </w:rPr>
              <w:fldChar w:fldCharType="begin"/>
            </w:r>
            <w:r>
              <w:rPr>
                <w:noProof/>
                <w:webHidden/>
              </w:rPr>
              <w:instrText xml:space="preserve"> PAGEREF _Toc188888782 \h </w:instrText>
            </w:r>
            <w:r>
              <w:rPr>
                <w:noProof/>
                <w:webHidden/>
              </w:rPr>
            </w:r>
          </w:ins>
          <w:r>
            <w:rPr>
              <w:noProof/>
              <w:webHidden/>
            </w:rPr>
            <w:fldChar w:fldCharType="separate"/>
          </w:r>
          <w:ins w:id="11" w:author="Siu Ham Wong" w:date="2025-01-27T16:46:00Z" w16du:dateUtc="2025-01-27T08:46:00Z">
            <w:r>
              <w:rPr>
                <w:noProof/>
                <w:webHidden/>
              </w:rPr>
              <w:t>4</w:t>
            </w:r>
            <w:r>
              <w:rPr>
                <w:noProof/>
                <w:webHidden/>
              </w:rPr>
              <w:fldChar w:fldCharType="end"/>
            </w:r>
            <w:r w:rsidRPr="001E4FA2">
              <w:rPr>
                <w:rStyle w:val="Hyperlink"/>
                <w:noProof/>
              </w:rPr>
              <w:fldChar w:fldCharType="end"/>
            </w:r>
          </w:ins>
        </w:p>
        <w:p w14:paraId="3AB9E0B2" w14:textId="05DB618B" w:rsidR="0065697A" w:rsidRDefault="0065697A">
          <w:pPr>
            <w:pStyle w:val="TOC3"/>
            <w:rPr>
              <w:ins w:id="12" w:author="Siu Ham Wong" w:date="2025-01-27T16:46:00Z" w16du:dateUtc="2025-01-27T08:46:00Z"/>
              <w:rFonts w:eastAsiaTheme="minorEastAsia" w:cstheme="minorBidi"/>
              <w:i w:val="0"/>
              <w:iCs w:val="0"/>
              <w:noProof/>
              <w:kern w:val="2"/>
              <w:sz w:val="24"/>
              <w:szCs w:val="24"/>
              <w:lang w:val="en-HK" w:eastAsia="zh-CN"/>
              <w14:ligatures w14:val="standardContextual"/>
            </w:rPr>
          </w:pPr>
          <w:ins w:id="1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"_Toc188888783"</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1.4.</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for Cabin Pick Up Scenario</w:t>
            </w:r>
            <w:r>
              <w:rPr>
                <w:noProof/>
                <w:webHidden/>
              </w:rPr>
              <w:tab/>
            </w:r>
            <w:r>
              <w:rPr>
                <w:noProof/>
                <w:webHidden/>
              </w:rPr>
              <w:fldChar w:fldCharType="begin"/>
            </w:r>
            <w:r>
              <w:rPr>
                <w:noProof/>
                <w:webHidden/>
              </w:rPr>
              <w:instrText xml:space="preserve"> PAGEREF _Toc188888783 \h </w:instrText>
            </w:r>
            <w:r>
              <w:rPr>
                <w:noProof/>
                <w:webHidden/>
              </w:rPr>
            </w:r>
          </w:ins>
          <w:r>
            <w:rPr>
              <w:noProof/>
              <w:webHidden/>
            </w:rPr>
            <w:fldChar w:fldCharType="separate"/>
          </w:r>
          <w:ins w:id="14" w:author="Siu Ham Wong" w:date="2025-01-27T16:46:00Z" w16du:dateUtc="2025-01-27T08:46:00Z">
            <w:r>
              <w:rPr>
                <w:noProof/>
                <w:webHidden/>
              </w:rPr>
              <w:t>4</w:t>
            </w:r>
            <w:r>
              <w:rPr>
                <w:noProof/>
                <w:webHidden/>
              </w:rPr>
              <w:fldChar w:fldCharType="end"/>
            </w:r>
            <w:r w:rsidRPr="001E4FA2">
              <w:rPr>
                <w:rStyle w:val="Hyperlink"/>
                <w:noProof/>
              </w:rPr>
              <w:fldChar w:fldCharType="end"/>
            </w:r>
          </w:ins>
        </w:p>
        <w:p w14:paraId="07EDD0A1" w14:textId="619BCE0C" w:rsidR="0065697A" w:rsidRDefault="0065697A">
          <w:pPr>
            <w:pStyle w:val="TOC3"/>
            <w:rPr>
              <w:ins w:id="15" w:author="Siu Ham Wong" w:date="2025-01-27T16:46:00Z" w16du:dateUtc="2025-01-27T08:46:00Z"/>
              <w:rFonts w:eastAsiaTheme="minorEastAsia" w:cstheme="minorBidi"/>
              <w:i w:val="0"/>
              <w:iCs w:val="0"/>
              <w:noProof/>
              <w:kern w:val="2"/>
              <w:sz w:val="24"/>
              <w:szCs w:val="24"/>
              <w:lang w:val="en-HK" w:eastAsia="zh-CN"/>
              <w14:ligatures w14:val="standardContextual"/>
            </w:rPr>
          </w:pPr>
          <w:ins w:id="16"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"_Toc188888784"</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1.5.</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G/F, M/F Exit Gate and M/F Exit Gate in Rental Car Pick Up Area Scenario</w:t>
            </w:r>
            <w:r>
              <w:rPr>
                <w:noProof/>
                <w:webHidden/>
              </w:rPr>
              <w:tab/>
            </w:r>
            <w:r>
              <w:rPr>
                <w:noProof/>
                <w:webHidden/>
              </w:rPr>
              <w:fldChar w:fldCharType="begin"/>
            </w:r>
            <w:r>
              <w:rPr>
                <w:noProof/>
                <w:webHidden/>
              </w:rPr>
              <w:instrText xml:space="preserve"> PAGEREF _Toc188888784 \h </w:instrText>
            </w:r>
            <w:r>
              <w:rPr>
                <w:noProof/>
                <w:webHidden/>
              </w:rPr>
            </w:r>
          </w:ins>
          <w:r>
            <w:rPr>
              <w:noProof/>
              <w:webHidden/>
            </w:rPr>
            <w:fldChar w:fldCharType="separate"/>
          </w:r>
          <w:ins w:id="17" w:author="Siu Ham Wong" w:date="2025-01-27T16:46:00Z" w16du:dateUtc="2025-01-27T08:46:00Z">
            <w:r>
              <w:rPr>
                <w:noProof/>
                <w:webHidden/>
              </w:rPr>
              <w:t>5</w:t>
            </w:r>
            <w:r>
              <w:rPr>
                <w:noProof/>
                <w:webHidden/>
              </w:rPr>
              <w:fldChar w:fldCharType="end"/>
            </w:r>
            <w:r w:rsidRPr="001E4FA2">
              <w:rPr>
                <w:rStyle w:val="Hyperlink"/>
                <w:noProof/>
              </w:rPr>
              <w:fldChar w:fldCharType="end"/>
            </w:r>
          </w:ins>
        </w:p>
        <w:p w14:paraId="49695A4C" w14:textId="355E3A3B" w:rsidR="0065697A" w:rsidRDefault="0065697A">
          <w:pPr>
            <w:pStyle w:val="TOC3"/>
            <w:rPr>
              <w:ins w:id="18" w:author="Siu Ham Wong" w:date="2025-01-27T16:46:00Z" w16du:dateUtc="2025-01-27T08:46:00Z"/>
              <w:rFonts w:eastAsiaTheme="minorEastAsia" w:cstheme="minorBidi"/>
              <w:i w:val="0"/>
              <w:iCs w:val="0"/>
              <w:noProof/>
              <w:kern w:val="2"/>
              <w:sz w:val="24"/>
              <w:szCs w:val="24"/>
              <w:lang w:val="en-HK" w:eastAsia="zh-CN"/>
              <w14:ligatures w14:val="standardContextual"/>
            </w:rPr>
          </w:pPr>
          <w:ins w:id="19"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"_Toc188888785"</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1.6.</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for Cabin Other Cases Scenario</w:t>
            </w:r>
            <w:r>
              <w:rPr>
                <w:noProof/>
                <w:webHidden/>
              </w:rPr>
              <w:tab/>
            </w:r>
            <w:r>
              <w:rPr>
                <w:noProof/>
                <w:webHidden/>
              </w:rPr>
              <w:fldChar w:fldCharType="begin"/>
            </w:r>
            <w:r>
              <w:rPr>
                <w:noProof/>
                <w:webHidden/>
              </w:rPr>
              <w:instrText xml:space="preserve"> PAGEREF _Toc188888785 \h </w:instrText>
            </w:r>
            <w:r>
              <w:rPr>
                <w:noProof/>
                <w:webHidden/>
              </w:rPr>
            </w:r>
          </w:ins>
          <w:r>
            <w:rPr>
              <w:noProof/>
              <w:webHidden/>
            </w:rPr>
            <w:fldChar w:fldCharType="separate"/>
          </w:r>
          <w:ins w:id="20" w:author="Siu Ham Wong" w:date="2025-01-27T16:46:00Z" w16du:dateUtc="2025-01-27T08:46:00Z">
            <w:r>
              <w:rPr>
                <w:noProof/>
                <w:webHidden/>
              </w:rPr>
              <w:t>5</w:t>
            </w:r>
            <w:r>
              <w:rPr>
                <w:noProof/>
                <w:webHidden/>
              </w:rPr>
              <w:fldChar w:fldCharType="end"/>
            </w:r>
            <w:r w:rsidRPr="001E4FA2">
              <w:rPr>
                <w:rStyle w:val="Hyperlink"/>
                <w:noProof/>
              </w:rPr>
              <w:fldChar w:fldCharType="end"/>
            </w:r>
          </w:ins>
        </w:p>
        <w:p w14:paraId="69B9FD15" w14:textId="5E46653E" w:rsidR="0065697A" w:rsidRDefault="0065697A">
          <w:pPr>
            <w:pStyle w:val="TOC3"/>
            <w:rPr>
              <w:ins w:id="21" w:author="Siu Ham Wong" w:date="2025-01-27T16:46:00Z" w16du:dateUtc="2025-01-27T08:46:00Z"/>
              <w:rFonts w:eastAsiaTheme="minorEastAsia" w:cstheme="minorBidi"/>
              <w:i w:val="0"/>
              <w:iCs w:val="0"/>
              <w:noProof/>
              <w:kern w:val="2"/>
              <w:sz w:val="24"/>
              <w:szCs w:val="24"/>
              <w:lang w:val="en-HK" w:eastAsia="zh-CN"/>
              <w14:ligatures w14:val="standardContextual"/>
            </w:rPr>
          </w:pPr>
          <w:ins w:id="22"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"_Toc188888786"</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1.7.</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G/F Exit Gate in Rental Car Drop Off Area Scenario</w:t>
            </w:r>
            <w:r>
              <w:rPr>
                <w:noProof/>
                <w:webHidden/>
              </w:rPr>
              <w:tab/>
            </w:r>
            <w:r>
              <w:rPr>
                <w:noProof/>
                <w:webHidden/>
              </w:rPr>
              <w:fldChar w:fldCharType="begin"/>
            </w:r>
            <w:r>
              <w:rPr>
                <w:noProof/>
                <w:webHidden/>
              </w:rPr>
              <w:instrText xml:space="preserve"> PAGEREF _Toc188888786 \h </w:instrText>
            </w:r>
            <w:r>
              <w:rPr>
                <w:noProof/>
                <w:webHidden/>
              </w:rPr>
            </w:r>
          </w:ins>
          <w:r>
            <w:rPr>
              <w:noProof/>
              <w:webHidden/>
            </w:rPr>
            <w:fldChar w:fldCharType="separate"/>
          </w:r>
          <w:ins w:id="23" w:author="Siu Ham Wong" w:date="2025-01-27T16:46:00Z" w16du:dateUtc="2025-01-27T08:46:00Z">
            <w:r>
              <w:rPr>
                <w:noProof/>
                <w:webHidden/>
              </w:rPr>
              <w:t>6</w:t>
            </w:r>
            <w:r>
              <w:rPr>
                <w:noProof/>
                <w:webHidden/>
              </w:rPr>
              <w:fldChar w:fldCharType="end"/>
            </w:r>
            <w:r w:rsidRPr="001E4FA2">
              <w:rPr>
                <w:rStyle w:val="Hyperlink"/>
                <w:noProof/>
              </w:rPr>
              <w:fldChar w:fldCharType="end"/>
            </w:r>
          </w:ins>
        </w:p>
        <w:p w14:paraId="1F2F08EA" w14:textId="03DFD8E5" w:rsidR="0065697A" w:rsidRDefault="0065697A">
          <w:pPr>
            <w:pStyle w:val="TOC3"/>
            <w:rPr>
              <w:ins w:id="24" w:author="Siu Ham Wong" w:date="2025-01-27T16:46:00Z" w16du:dateUtc="2025-01-27T08:46:00Z"/>
              <w:rFonts w:eastAsiaTheme="minorEastAsia" w:cstheme="minorBidi"/>
              <w:i w:val="0"/>
              <w:iCs w:val="0"/>
              <w:noProof/>
              <w:kern w:val="2"/>
              <w:sz w:val="24"/>
              <w:szCs w:val="24"/>
              <w:lang w:val="en-HK" w:eastAsia="zh-CN"/>
              <w14:ligatures w14:val="standardContextual"/>
            </w:rPr>
          </w:pPr>
          <w:ins w:id="25"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"_Toc188888787"</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1.8.</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G/F Entry Gate in Rental Car Drop Off Area Scenario</w:t>
            </w:r>
            <w:r>
              <w:rPr>
                <w:noProof/>
                <w:webHidden/>
              </w:rPr>
              <w:tab/>
            </w:r>
            <w:r>
              <w:rPr>
                <w:noProof/>
                <w:webHidden/>
              </w:rPr>
              <w:fldChar w:fldCharType="begin"/>
            </w:r>
            <w:r>
              <w:rPr>
                <w:noProof/>
                <w:webHidden/>
              </w:rPr>
              <w:instrText xml:space="preserve"> PAGEREF _Toc188888787 \h </w:instrText>
            </w:r>
            <w:r>
              <w:rPr>
                <w:noProof/>
                <w:webHidden/>
              </w:rPr>
            </w:r>
          </w:ins>
          <w:r>
            <w:rPr>
              <w:noProof/>
              <w:webHidden/>
            </w:rPr>
            <w:fldChar w:fldCharType="separate"/>
          </w:r>
          <w:ins w:id="26" w:author="Siu Ham Wong" w:date="2025-01-27T16:46:00Z" w16du:dateUtc="2025-01-27T08:46:00Z">
            <w:r>
              <w:rPr>
                <w:noProof/>
                <w:webHidden/>
              </w:rPr>
              <w:t>6</w:t>
            </w:r>
            <w:r>
              <w:rPr>
                <w:noProof/>
                <w:webHidden/>
              </w:rPr>
              <w:fldChar w:fldCharType="end"/>
            </w:r>
            <w:r w:rsidRPr="001E4FA2">
              <w:rPr>
                <w:rStyle w:val="Hyperlink"/>
                <w:noProof/>
              </w:rPr>
              <w:fldChar w:fldCharType="end"/>
            </w:r>
          </w:ins>
        </w:p>
        <w:p w14:paraId="6A75BD44" w14:textId="7581CA04" w:rsidR="0065697A" w:rsidRDefault="0065697A">
          <w:pPr>
            <w:pStyle w:val="TOC3"/>
            <w:rPr>
              <w:ins w:id="27" w:author="Siu Ham Wong" w:date="2025-01-27T16:46:00Z" w16du:dateUtc="2025-01-27T08:46:00Z"/>
              <w:rFonts w:eastAsiaTheme="minorEastAsia" w:cstheme="minorBidi"/>
              <w:i w:val="0"/>
              <w:iCs w:val="0"/>
              <w:noProof/>
              <w:kern w:val="2"/>
              <w:sz w:val="24"/>
              <w:szCs w:val="24"/>
              <w:lang w:val="en-HK" w:eastAsia="zh-CN"/>
              <w14:ligatures w14:val="standardContextual"/>
            </w:rPr>
          </w:pPr>
          <w:ins w:id="28"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"_Toc188888788"</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1.9.</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M/F Entry Gate in Rental Car Pick Up Area Scenario</w:t>
            </w:r>
            <w:r>
              <w:rPr>
                <w:noProof/>
                <w:webHidden/>
              </w:rPr>
              <w:tab/>
            </w:r>
            <w:r>
              <w:rPr>
                <w:noProof/>
                <w:webHidden/>
              </w:rPr>
              <w:fldChar w:fldCharType="begin"/>
            </w:r>
            <w:r>
              <w:rPr>
                <w:noProof/>
                <w:webHidden/>
              </w:rPr>
              <w:instrText xml:space="preserve"> PAGEREF _Toc188888788 \h </w:instrText>
            </w:r>
            <w:r>
              <w:rPr>
                <w:noProof/>
                <w:webHidden/>
              </w:rPr>
            </w:r>
          </w:ins>
          <w:r>
            <w:rPr>
              <w:noProof/>
              <w:webHidden/>
            </w:rPr>
            <w:fldChar w:fldCharType="separate"/>
          </w:r>
          <w:ins w:id="29" w:author="Siu Ham Wong" w:date="2025-01-27T16:46:00Z" w16du:dateUtc="2025-01-27T08:46:00Z">
            <w:r>
              <w:rPr>
                <w:noProof/>
                <w:webHidden/>
              </w:rPr>
              <w:t>6</w:t>
            </w:r>
            <w:r>
              <w:rPr>
                <w:noProof/>
                <w:webHidden/>
              </w:rPr>
              <w:fldChar w:fldCharType="end"/>
            </w:r>
            <w:r w:rsidRPr="001E4FA2">
              <w:rPr>
                <w:rStyle w:val="Hyperlink"/>
                <w:noProof/>
              </w:rPr>
              <w:fldChar w:fldCharType="end"/>
            </w:r>
          </w:ins>
        </w:p>
        <w:p w14:paraId="41EAC5C0" w14:textId="16B053DD" w:rsidR="0065697A" w:rsidRDefault="0065697A">
          <w:pPr>
            <w:pStyle w:val="TOC3"/>
            <w:rPr>
              <w:ins w:id="30" w:author="Siu Ham Wong" w:date="2025-01-27T16:46:00Z" w16du:dateUtc="2025-01-27T08:46:00Z"/>
              <w:rFonts w:eastAsiaTheme="minorEastAsia" w:cstheme="minorBidi"/>
              <w:i w:val="0"/>
              <w:iCs w:val="0"/>
              <w:noProof/>
              <w:kern w:val="2"/>
              <w:sz w:val="24"/>
              <w:szCs w:val="24"/>
              <w:lang w:val="en-HK" w:eastAsia="zh-CN"/>
              <w14:ligatures w14:val="standardContextual"/>
            </w:rPr>
          </w:pPr>
          <w:ins w:id="31"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"_Toc188888789"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1.10.</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ACPB’s Car Parking for Other Cases Scenario</w:t>
            </w:r>
            <w:r>
              <w:rPr>
                <w:noProof/>
                <w:webHidden/>
              </w:rPr>
              <w:tab/>
            </w:r>
            <w:r>
              <w:rPr>
                <w:noProof/>
                <w:webHidden/>
              </w:rPr>
              <w:fldChar w:fldCharType="begin"/>
            </w:r>
            <w:r>
              <w:rPr>
                <w:noProof/>
                <w:webHidden/>
              </w:rPr>
              <w:instrText xml:space="preserve"> PAGEREF _Toc188888789 \h </w:instrText>
            </w:r>
            <w:r>
              <w:rPr>
                <w:noProof/>
                <w:webHidden/>
              </w:rPr>
            </w:r>
          </w:ins>
          <w:r>
            <w:rPr>
              <w:noProof/>
              <w:webHidden/>
            </w:rPr>
            <w:fldChar w:fldCharType="separate"/>
          </w:r>
          <w:ins w:id="32" w:author="Siu Ham Wong" w:date="2025-01-27T16:46:00Z" w16du:dateUtc="2025-01-27T08:46:00Z">
            <w:r>
              <w:rPr>
                <w:noProof/>
                <w:webHidden/>
              </w:rPr>
              <w:t>7</w:t>
            </w:r>
            <w:r>
              <w:rPr>
                <w:noProof/>
                <w:webHidden/>
              </w:rPr>
              <w:fldChar w:fldCharType="end"/>
            </w:r>
            <w:r w:rsidRPr="001E4FA2">
              <w:rPr>
                <w:rStyle w:val="Hyperlink"/>
                <w:noProof/>
              </w:rPr>
              <w:fldChar w:fldCharType="end"/>
            </w:r>
          </w:ins>
        </w:p>
        <w:p w14:paraId="66B12DBD" w14:textId="6D58B90A" w:rsidR="0065697A" w:rsidRDefault="0065697A">
          <w:pPr>
            <w:pStyle w:val="TOC3"/>
            <w:rPr>
              <w:ins w:id="33" w:author="Siu Ham Wong" w:date="2025-01-27T16:46:00Z" w16du:dateUtc="2025-01-27T08:46:00Z"/>
              <w:rFonts w:eastAsiaTheme="minorEastAsia" w:cstheme="minorBidi"/>
              <w:i w:val="0"/>
              <w:iCs w:val="0"/>
              <w:noProof/>
              <w:kern w:val="2"/>
              <w:sz w:val="24"/>
              <w:szCs w:val="24"/>
              <w:lang w:val="en-HK" w:eastAsia="zh-CN"/>
              <w14:ligatures w14:val="standardContextual"/>
            </w:rPr>
          </w:pPr>
          <w:ins w:id="34"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1.11.</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Create/Update/Retrieve Booking from BOSS Scenario</w:t>
            </w:r>
            <w:r>
              <w:rPr>
                <w:noProof/>
                <w:webHidden/>
              </w:rPr>
              <w:tab/>
            </w:r>
            <w:r>
              <w:rPr>
                <w:noProof/>
                <w:webHidden/>
              </w:rPr>
              <w:fldChar w:fldCharType="begin"/>
            </w:r>
            <w:r>
              <w:rPr>
                <w:noProof/>
                <w:webHidden/>
              </w:rPr>
              <w:instrText xml:space="preserve"> PAGEREF _Toc188888790 \h </w:instrText>
            </w:r>
            <w:r>
              <w:rPr>
                <w:noProof/>
                <w:webHidden/>
              </w:rPr>
            </w:r>
          </w:ins>
          <w:r>
            <w:rPr>
              <w:noProof/>
              <w:webHidden/>
            </w:rPr>
            <w:fldChar w:fldCharType="separate"/>
          </w:r>
          <w:ins w:id="35" w:author="Siu Ham Wong" w:date="2025-01-27T16:46:00Z" w16du:dateUtc="2025-01-27T08:46:00Z">
            <w:r>
              <w:rPr>
                <w:noProof/>
                <w:webHidden/>
              </w:rPr>
              <w:t>7</w:t>
            </w:r>
            <w:r>
              <w:rPr>
                <w:noProof/>
                <w:webHidden/>
              </w:rPr>
              <w:fldChar w:fldCharType="end"/>
            </w:r>
            <w:r w:rsidRPr="001E4FA2">
              <w:rPr>
                <w:rStyle w:val="Hyperlink"/>
                <w:noProof/>
              </w:rPr>
              <w:fldChar w:fldCharType="end"/>
            </w:r>
          </w:ins>
        </w:p>
        <w:p w14:paraId="3634A771" w14:textId="0A65DE3E" w:rsidR="0065697A" w:rsidRDefault="0065697A">
          <w:pPr>
            <w:pStyle w:val="TOC2"/>
            <w:rPr>
              <w:ins w:id="36" w:author="Siu Ham Wong" w:date="2025-01-27T16:46:00Z" w16du:dateUtc="2025-01-27T08:46:00Z"/>
              <w:rFonts w:asciiTheme="minorHAnsi" w:eastAsiaTheme="minorEastAsia" w:hAnsiTheme="minorHAnsi" w:cstheme="minorBidi"/>
              <w:noProof/>
              <w:spacing w:val="0"/>
              <w:kern w:val="2"/>
              <w:sz w:val="24"/>
              <w:szCs w:val="24"/>
              <w:lang w:val="en-HK" w:eastAsia="zh-CN"/>
              <w14:ligatures w14:val="standardContextual"/>
            </w:rPr>
          </w:pPr>
          <w:ins w:id="3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w:t>
            </w:r>
            <w:r>
              <w:rPr>
                <w:rFonts w:asciiTheme="minorHAnsi" w:eastAsiaTheme="minorEastAsia" w:hAnsiTheme="minorHAnsi" w:cstheme="minorBidi"/>
                <w:noProof/>
                <w:spacing w:val="0"/>
                <w:kern w:val="2"/>
                <w:sz w:val="24"/>
                <w:szCs w:val="24"/>
                <w:lang w:val="en-HK" w:eastAsia="zh-CN"/>
                <w14:ligatures w14:val="standardContextual"/>
              </w:rPr>
              <w:tab/>
            </w:r>
            <w:r w:rsidRPr="001E4FA2">
              <w:rPr>
                <w:rStyle w:val="Hyperlink"/>
                <w:noProof/>
                <w:lang w:eastAsia="zh-HK"/>
              </w:rPr>
              <w:t>API Integration Flow</w:t>
            </w:r>
            <w:r>
              <w:rPr>
                <w:noProof/>
                <w:webHidden/>
              </w:rPr>
              <w:tab/>
            </w:r>
            <w:r>
              <w:rPr>
                <w:noProof/>
                <w:webHidden/>
              </w:rPr>
              <w:fldChar w:fldCharType="begin"/>
            </w:r>
            <w:r>
              <w:rPr>
                <w:noProof/>
                <w:webHidden/>
              </w:rPr>
              <w:instrText xml:space="preserve"> PAGEREF _Toc188888791 \h </w:instrText>
            </w:r>
            <w:r>
              <w:rPr>
                <w:noProof/>
                <w:webHidden/>
              </w:rPr>
            </w:r>
          </w:ins>
          <w:r>
            <w:rPr>
              <w:noProof/>
              <w:webHidden/>
            </w:rPr>
            <w:fldChar w:fldCharType="separate"/>
          </w:r>
          <w:ins w:id="38" w:author="Siu Ham Wong" w:date="2025-01-27T16:46:00Z" w16du:dateUtc="2025-01-27T08:46:00Z">
            <w:r>
              <w:rPr>
                <w:noProof/>
                <w:webHidden/>
              </w:rPr>
              <w:t>8</w:t>
            </w:r>
            <w:r>
              <w:rPr>
                <w:noProof/>
                <w:webHidden/>
              </w:rPr>
              <w:fldChar w:fldCharType="end"/>
            </w:r>
            <w:r w:rsidRPr="001E4FA2">
              <w:rPr>
                <w:rStyle w:val="Hyperlink"/>
                <w:noProof/>
              </w:rPr>
              <w:fldChar w:fldCharType="end"/>
            </w:r>
          </w:ins>
        </w:p>
        <w:p w14:paraId="1D087697" w14:textId="2DA6C9E1" w:rsidR="0065697A" w:rsidRDefault="0065697A">
          <w:pPr>
            <w:pStyle w:val="TOC3"/>
            <w:rPr>
              <w:ins w:id="39" w:author="Siu Ham Wong" w:date="2025-01-27T16:46:00Z" w16du:dateUtc="2025-01-27T08:46:00Z"/>
              <w:rFonts w:eastAsiaTheme="minorEastAsia" w:cstheme="minorBidi"/>
              <w:i w:val="0"/>
              <w:iCs w:val="0"/>
              <w:noProof/>
              <w:kern w:val="2"/>
              <w:sz w:val="24"/>
              <w:szCs w:val="24"/>
              <w:lang w:val="en-HK" w:eastAsia="zh-CN"/>
              <w14:ligatures w14:val="standardContextual"/>
            </w:rPr>
          </w:pPr>
          <w:ins w:id="4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2.1.</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ICK to G/F Entry</w:t>
            </w:r>
            <w:r>
              <w:rPr>
                <w:noProof/>
                <w:webHidden/>
              </w:rPr>
              <w:tab/>
            </w:r>
            <w:r>
              <w:rPr>
                <w:noProof/>
                <w:webHidden/>
              </w:rPr>
              <w:fldChar w:fldCharType="begin"/>
            </w:r>
            <w:r>
              <w:rPr>
                <w:noProof/>
                <w:webHidden/>
              </w:rPr>
              <w:instrText xml:space="preserve"> PAGEREF _Toc188888792 \h </w:instrText>
            </w:r>
            <w:r>
              <w:rPr>
                <w:noProof/>
                <w:webHidden/>
              </w:rPr>
            </w:r>
          </w:ins>
          <w:r>
            <w:rPr>
              <w:noProof/>
              <w:webHidden/>
            </w:rPr>
            <w:fldChar w:fldCharType="separate"/>
          </w:r>
          <w:ins w:id="41" w:author="Siu Ham Wong" w:date="2025-01-27T16:46:00Z" w16du:dateUtc="2025-01-27T08:46:00Z">
            <w:r>
              <w:rPr>
                <w:noProof/>
                <w:webHidden/>
              </w:rPr>
              <w:t>8</w:t>
            </w:r>
            <w:r>
              <w:rPr>
                <w:noProof/>
                <w:webHidden/>
              </w:rPr>
              <w:fldChar w:fldCharType="end"/>
            </w:r>
            <w:r w:rsidRPr="001E4FA2">
              <w:rPr>
                <w:rStyle w:val="Hyperlink"/>
                <w:noProof/>
              </w:rPr>
              <w:fldChar w:fldCharType="end"/>
            </w:r>
          </w:ins>
        </w:p>
        <w:p w14:paraId="68BA3ED8" w14:textId="5B38CC49" w:rsidR="0065697A" w:rsidRDefault="0065697A">
          <w:pPr>
            <w:pStyle w:val="TOC3"/>
            <w:rPr>
              <w:ins w:id="42" w:author="Siu Ham Wong" w:date="2025-01-27T16:46:00Z" w16du:dateUtc="2025-01-27T08:46:00Z"/>
              <w:rFonts w:eastAsiaTheme="minorEastAsia" w:cstheme="minorBidi"/>
              <w:i w:val="0"/>
              <w:iCs w:val="0"/>
              <w:noProof/>
              <w:kern w:val="2"/>
              <w:sz w:val="24"/>
              <w:szCs w:val="24"/>
              <w:lang w:val="en-HK" w:eastAsia="zh-CN"/>
              <w14:ligatures w14:val="standardContextual"/>
            </w:rPr>
          </w:pPr>
          <w:ins w:id="4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"_Toc188888793"</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2.2.</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G/F Entry</w:t>
            </w:r>
            <w:r>
              <w:rPr>
                <w:noProof/>
                <w:webHidden/>
              </w:rPr>
              <w:tab/>
            </w:r>
            <w:r>
              <w:rPr>
                <w:noProof/>
                <w:webHidden/>
              </w:rPr>
              <w:fldChar w:fldCharType="begin"/>
            </w:r>
            <w:r>
              <w:rPr>
                <w:noProof/>
                <w:webHidden/>
              </w:rPr>
              <w:instrText xml:space="preserve"> PAGEREF _Toc188888793 \h </w:instrText>
            </w:r>
            <w:r>
              <w:rPr>
                <w:noProof/>
                <w:webHidden/>
              </w:rPr>
            </w:r>
          </w:ins>
          <w:r>
            <w:rPr>
              <w:noProof/>
              <w:webHidden/>
            </w:rPr>
            <w:fldChar w:fldCharType="separate"/>
          </w:r>
          <w:ins w:id="44" w:author="Siu Ham Wong" w:date="2025-01-27T16:46:00Z" w16du:dateUtc="2025-01-27T08:46:00Z">
            <w:r>
              <w:rPr>
                <w:noProof/>
                <w:webHidden/>
              </w:rPr>
              <w:t>9</w:t>
            </w:r>
            <w:r>
              <w:rPr>
                <w:noProof/>
                <w:webHidden/>
              </w:rPr>
              <w:fldChar w:fldCharType="end"/>
            </w:r>
            <w:r w:rsidRPr="001E4FA2">
              <w:rPr>
                <w:rStyle w:val="Hyperlink"/>
                <w:noProof/>
              </w:rPr>
              <w:fldChar w:fldCharType="end"/>
            </w:r>
          </w:ins>
        </w:p>
        <w:p w14:paraId="4C09C2F4" w14:textId="4914582C" w:rsidR="0065697A" w:rsidRDefault="0065697A">
          <w:pPr>
            <w:pStyle w:val="TOC3"/>
            <w:rPr>
              <w:ins w:id="45" w:author="Siu Ham Wong" w:date="2025-01-27T16:46:00Z" w16du:dateUtc="2025-01-27T08:46:00Z"/>
              <w:rFonts w:eastAsiaTheme="minorEastAsia" w:cstheme="minorBidi"/>
              <w:i w:val="0"/>
              <w:iCs w:val="0"/>
              <w:noProof/>
              <w:kern w:val="2"/>
              <w:sz w:val="24"/>
              <w:szCs w:val="24"/>
              <w:lang w:val="en-HK" w:eastAsia="zh-CN"/>
              <w14:ligatures w14:val="standardContextual"/>
            </w:rPr>
          </w:pPr>
          <w:ins w:id="46"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"_Toc188888794"</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2.3.</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G/F Cabin Drop Off Area</w:t>
            </w:r>
            <w:r>
              <w:rPr>
                <w:noProof/>
                <w:webHidden/>
              </w:rPr>
              <w:tab/>
            </w:r>
            <w:r>
              <w:rPr>
                <w:noProof/>
                <w:webHidden/>
              </w:rPr>
              <w:fldChar w:fldCharType="begin"/>
            </w:r>
            <w:r>
              <w:rPr>
                <w:noProof/>
                <w:webHidden/>
              </w:rPr>
              <w:instrText xml:space="preserve"> PAGEREF _Toc188888794 \h </w:instrText>
            </w:r>
            <w:r>
              <w:rPr>
                <w:noProof/>
                <w:webHidden/>
              </w:rPr>
            </w:r>
          </w:ins>
          <w:r>
            <w:rPr>
              <w:noProof/>
              <w:webHidden/>
            </w:rPr>
            <w:fldChar w:fldCharType="separate"/>
          </w:r>
          <w:ins w:id="47" w:author="Siu Ham Wong" w:date="2025-01-27T16:46:00Z" w16du:dateUtc="2025-01-27T08:46:00Z">
            <w:r>
              <w:rPr>
                <w:noProof/>
                <w:webHidden/>
              </w:rPr>
              <w:t>10</w:t>
            </w:r>
            <w:r>
              <w:rPr>
                <w:noProof/>
                <w:webHidden/>
              </w:rPr>
              <w:fldChar w:fldCharType="end"/>
            </w:r>
            <w:r w:rsidRPr="001E4FA2">
              <w:rPr>
                <w:rStyle w:val="Hyperlink"/>
                <w:noProof/>
              </w:rPr>
              <w:fldChar w:fldCharType="end"/>
            </w:r>
          </w:ins>
        </w:p>
        <w:p w14:paraId="2D88E65B" w14:textId="17FF32BA" w:rsidR="0065697A" w:rsidRDefault="0065697A">
          <w:pPr>
            <w:pStyle w:val="TOC3"/>
            <w:rPr>
              <w:ins w:id="48" w:author="Siu Ham Wong" w:date="2025-01-27T16:46:00Z" w16du:dateUtc="2025-01-27T08:46:00Z"/>
              <w:rFonts w:eastAsiaTheme="minorEastAsia" w:cstheme="minorBidi"/>
              <w:i w:val="0"/>
              <w:iCs w:val="0"/>
              <w:noProof/>
              <w:kern w:val="2"/>
              <w:sz w:val="24"/>
              <w:szCs w:val="24"/>
              <w:lang w:val="en-HK" w:eastAsia="zh-CN"/>
              <w14:ligatures w14:val="standardContextual"/>
            </w:rPr>
          </w:pPr>
          <w:ins w:id="49"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"_Toc188888795"</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2.4.</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Cabin Pick Up Area</w:t>
            </w:r>
            <w:r>
              <w:rPr>
                <w:noProof/>
                <w:webHidden/>
              </w:rPr>
              <w:tab/>
            </w:r>
            <w:r>
              <w:rPr>
                <w:noProof/>
                <w:webHidden/>
              </w:rPr>
              <w:fldChar w:fldCharType="begin"/>
            </w:r>
            <w:r>
              <w:rPr>
                <w:noProof/>
                <w:webHidden/>
              </w:rPr>
              <w:instrText xml:space="preserve"> PAGEREF _Toc188888795 \h </w:instrText>
            </w:r>
            <w:r>
              <w:rPr>
                <w:noProof/>
                <w:webHidden/>
              </w:rPr>
            </w:r>
          </w:ins>
          <w:r>
            <w:rPr>
              <w:noProof/>
              <w:webHidden/>
            </w:rPr>
            <w:fldChar w:fldCharType="separate"/>
          </w:r>
          <w:ins w:id="50" w:author="Siu Ham Wong" w:date="2025-01-27T16:46:00Z" w16du:dateUtc="2025-01-27T08:46:00Z">
            <w:r>
              <w:rPr>
                <w:noProof/>
                <w:webHidden/>
              </w:rPr>
              <w:t>11</w:t>
            </w:r>
            <w:r>
              <w:rPr>
                <w:noProof/>
                <w:webHidden/>
              </w:rPr>
              <w:fldChar w:fldCharType="end"/>
            </w:r>
            <w:r w:rsidRPr="001E4FA2">
              <w:rPr>
                <w:rStyle w:val="Hyperlink"/>
                <w:noProof/>
              </w:rPr>
              <w:fldChar w:fldCharType="end"/>
            </w:r>
          </w:ins>
        </w:p>
        <w:p w14:paraId="77F9F11F" w14:textId="2DBB3331" w:rsidR="0065697A" w:rsidRDefault="0065697A">
          <w:pPr>
            <w:pStyle w:val="TOC3"/>
            <w:rPr>
              <w:ins w:id="51" w:author="Siu Ham Wong" w:date="2025-01-27T16:46:00Z" w16du:dateUtc="2025-01-27T08:46:00Z"/>
              <w:rFonts w:eastAsiaTheme="minorEastAsia" w:cstheme="minorBidi"/>
              <w:i w:val="0"/>
              <w:iCs w:val="0"/>
              <w:noProof/>
              <w:kern w:val="2"/>
              <w:sz w:val="24"/>
              <w:szCs w:val="24"/>
              <w:lang w:val="en-HK" w:eastAsia="zh-CN"/>
              <w14:ligatures w14:val="standardContextual"/>
            </w:rPr>
          </w:pPr>
          <w:ins w:id="52"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"_Toc188888796"</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2.5.</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G/F, M/F Exit Gate and M/F Exit Gate in Rental Car Pick Up Area</w:t>
            </w:r>
            <w:r>
              <w:rPr>
                <w:noProof/>
                <w:webHidden/>
              </w:rPr>
              <w:tab/>
            </w:r>
            <w:r>
              <w:rPr>
                <w:noProof/>
                <w:webHidden/>
              </w:rPr>
              <w:fldChar w:fldCharType="begin"/>
            </w:r>
            <w:r>
              <w:rPr>
                <w:noProof/>
                <w:webHidden/>
              </w:rPr>
              <w:instrText xml:space="preserve"> PAGEREF _Toc188888796 \h </w:instrText>
            </w:r>
            <w:r>
              <w:rPr>
                <w:noProof/>
                <w:webHidden/>
              </w:rPr>
            </w:r>
          </w:ins>
          <w:r>
            <w:rPr>
              <w:noProof/>
              <w:webHidden/>
            </w:rPr>
            <w:fldChar w:fldCharType="separate"/>
          </w:r>
          <w:ins w:id="53" w:author="Siu Ham Wong" w:date="2025-01-27T16:46:00Z" w16du:dateUtc="2025-01-27T08:46:00Z">
            <w:r>
              <w:rPr>
                <w:noProof/>
                <w:webHidden/>
              </w:rPr>
              <w:t>12</w:t>
            </w:r>
            <w:r>
              <w:rPr>
                <w:noProof/>
                <w:webHidden/>
              </w:rPr>
              <w:fldChar w:fldCharType="end"/>
            </w:r>
            <w:r w:rsidRPr="001E4FA2">
              <w:rPr>
                <w:rStyle w:val="Hyperlink"/>
                <w:noProof/>
              </w:rPr>
              <w:fldChar w:fldCharType="end"/>
            </w:r>
          </w:ins>
        </w:p>
        <w:p w14:paraId="4AA417B7" w14:textId="7224800B" w:rsidR="0065697A" w:rsidRDefault="0065697A">
          <w:pPr>
            <w:pStyle w:val="TOC3"/>
            <w:rPr>
              <w:ins w:id="54" w:author="Siu Ham Wong" w:date="2025-01-27T16:46:00Z" w16du:dateUtc="2025-01-27T08:46:00Z"/>
              <w:rFonts w:eastAsiaTheme="minorEastAsia" w:cstheme="minorBidi"/>
              <w:i w:val="0"/>
              <w:iCs w:val="0"/>
              <w:noProof/>
              <w:kern w:val="2"/>
              <w:sz w:val="24"/>
              <w:szCs w:val="24"/>
              <w:lang w:val="en-HK" w:eastAsia="zh-CN"/>
              <w14:ligatures w14:val="standardContextual"/>
            </w:rPr>
          </w:pPr>
          <w:ins w:id="55"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"_Toc188888797"</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2.6.</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Cabin Other Cases</w:t>
            </w:r>
            <w:r>
              <w:rPr>
                <w:noProof/>
                <w:webHidden/>
              </w:rPr>
              <w:tab/>
            </w:r>
            <w:r>
              <w:rPr>
                <w:noProof/>
                <w:webHidden/>
              </w:rPr>
              <w:fldChar w:fldCharType="begin"/>
            </w:r>
            <w:r>
              <w:rPr>
                <w:noProof/>
                <w:webHidden/>
              </w:rPr>
              <w:instrText xml:space="preserve"> PAGEREF _Toc188888797 \h </w:instrText>
            </w:r>
            <w:r>
              <w:rPr>
                <w:noProof/>
                <w:webHidden/>
              </w:rPr>
            </w:r>
          </w:ins>
          <w:r>
            <w:rPr>
              <w:noProof/>
              <w:webHidden/>
            </w:rPr>
            <w:fldChar w:fldCharType="separate"/>
          </w:r>
          <w:ins w:id="56" w:author="Siu Ham Wong" w:date="2025-01-27T16:46:00Z" w16du:dateUtc="2025-01-27T08:46:00Z">
            <w:r>
              <w:rPr>
                <w:noProof/>
                <w:webHidden/>
              </w:rPr>
              <w:t>13</w:t>
            </w:r>
            <w:r>
              <w:rPr>
                <w:noProof/>
                <w:webHidden/>
              </w:rPr>
              <w:fldChar w:fldCharType="end"/>
            </w:r>
            <w:r w:rsidRPr="001E4FA2">
              <w:rPr>
                <w:rStyle w:val="Hyperlink"/>
                <w:noProof/>
              </w:rPr>
              <w:fldChar w:fldCharType="end"/>
            </w:r>
          </w:ins>
        </w:p>
        <w:p w14:paraId="142E9F39" w14:textId="1B22831F" w:rsidR="0065697A" w:rsidRDefault="0065697A">
          <w:pPr>
            <w:pStyle w:val="TOC3"/>
            <w:rPr>
              <w:ins w:id="57" w:author="Siu Ham Wong" w:date="2025-01-27T16:46:00Z" w16du:dateUtc="2025-01-27T08:46:00Z"/>
              <w:rFonts w:eastAsiaTheme="minorEastAsia" w:cstheme="minorBidi"/>
              <w:i w:val="0"/>
              <w:iCs w:val="0"/>
              <w:noProof/>
              <w:kern w:val="2"/>
              <w:sz w:val="24"/>
              <w:szCs w:val="24"/>
              <w:lang w:val="en-HK" w:eastAsia="zh-CN"/>
              <w14:ligatures w14:val="standardContextual"/>
            </w:rPr>
          </w:pPr>
          <w:ins w:id="58"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"_Toc188888798"</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2.7.</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G/F Exit in Rental Car Drop Off Area</w:t>
            </w:r>
            <w:r>
              <w:rPr>
                <w:noProof/>
                <w:webHidden/>
              </w:rPr>
              <w:tab/>
            </w:r>
            <w:r>
              <w:rPr>
                <w:noProof/>
                <w:webHidden/>
              </w:rPr>
              <w:fldChar w:fldCharType="begin"/>
            </w:r>
            <w:r>
              <w:rPr>
                <w:noProof/>
                <w:webHidden/>
              </w:rPr>
              <w:instrText xml:space="preserve"> PAGEREF _Toc188888798 \h </w:instrText>
            </w:r>
            <w:r>
              <w:rPr>
                <w:noProof/>
                <w:webHidden/>
              </w:rPr>
            </w:r>
          </w:ins>
          <w:r>
            <w:rPr>
              <w:noProof/>
              <w:webHidden/>
            </w:rPr>
            <w:fldChar w:fldCharType="separate"/>
          </w:r>
          <w:ins w:id="59" w:author="Siu Ham Wong" w:date="2025-01-27T16:46:00Z" w16du:dateUtc="2025-01-27T08:46:00Z">
            <w:r>
              <w:rPr>
                <w:noProof/>
                <w:webHidden/>
              </w:rPr>
              <w:t>14</w:t>
            </w:r>
            <w:r>
              <w:rPr>
                <w:noProof/>
                <w:webHidden/>
              </w:rPr>
              <w:fldChar w:fldCharType="end"/>
            </w:r>
            <w:r w:rsidRPr="001E4FA2">
              <w:rPr>
                <w:rStyle w:val="Hyperlink"/>
                <w:noProof/>
              </w:rPr>
              <w:fldChar w:fldCharType="end"/>
            </w:r>
          </w:ins>
        </w:p>
        <w:p w14:paraId="5B9F1C15" w14:textId="61465E09" w:rsidR="0065697A" w:rsidRDefault="0065697A">
          <w:pPr>
            <w:pStyle w:val="TOC3"/>
            <w:rPr>
              <w:ins w:id="60" w:author="Siu Ham Wong" w:date="2025-01-27T16:46:00Z" w16du:dateUtc="2025-01-27T08:46:00Z"/>
              <w:rFonts w:eastAsiaTheme="minorEastAsia" w:cstheme="minorBidi"/>
              <w:i w:val="0"/>
              <w:iCs w:val="0"/>
              <w:noProof/>
              <w:kern w:val="2"/>
              <w:sz w:val="24"/>
              <w:szCs w:val="24"/>
              <w:lang w:val="en-HK" w:eastAsia="zh-CN"/>
              <w14:ligatures w14:val="standardContextual"/>
            </w:rPr>
          </w:pPr>
          <w:ins w:id="61"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"_Toc188888799"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2.8.</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G/F Entry in Rental Car Drop Off Area</w:t>
            </w:r>
            <w:r>
              <w:rPr>
                <w:noProof/>
                <w:webHidden/>
              </w:rPr>
              <w:tab/>
            </w:r>
            <w:r>
              <w:rPr>
                <w:noProof/>
                <w:webHidden/>
              </w:rPr>
              <w:fldChar w:fldCharType="begin"/>
            </w:r>
            <w:r>
              <w:rPr>
                <w:noProof/>
                <w:webHidden/>
              </w:rPr>
              <w:instrText xml:space="preserve"> PAGEREF _Toc188888799 \h </w:instrText>
            </w:r>
            <w:r>
              <w:rPr>
                <w:noProof/>
                <w:webHidden/>
              </w:rPr>
            </w:r>
          </w:ins>
          <w:r>
            <w:rPr>
              <w:noProof/>
              <w:webHidden/>
            </w:rPr>
            <w:fldChar w:fldCharType="separate"/>
          </w:r>
          <w:ins w:id="62" w:author="Siu Ham Wong" w:date="2025-01-27T16:46:00Z" w16du:dateUtc="2025-01-27T08:46:00Z">
            <w:r>
              <w:rPr>
                <w:noProof/>
                <w:webHidden/>
              </w:rPr>
              <w:t>15</w:t>
            </w:r>
            <w:r>
              <w:rPr>
                <w:noProof/>
                <w:webHidden/>
              </w:rPr>
              <w:fldChar w:fldCharType="end"/>
            </w:r>
            <w:r w:rsidRPr="001E4FA2">
              <w:rPr>
                <w:rStyle w:val="Hyperlink"/>
                <w:noProof/>
              </w:rPr>
              <w:fldChar w:fldCharType="end"/>
            </w:r>
          </w:ins>
        </w:p>
        <w:p w14:paraId="02052B52" w14:textId="6F3052A7" w:rsidR="0065697A" w:rsidRDefault="0065697A">
          <w:pPr>
            <w:pStyle w:val="TOC3"/>
            <w:rPr>
              <w:ins w:id="63" w:author="Siu Ham Wong" w:date="2025-01-27T16:46:00Z" w16du:dateUtc="2025-01-27T08:46:00Z"/>
              <w:rFonts w:eastAsiaTheme="minorEastAsia" w:cstheme="minorBidi"/>
              <w:i w:val="0"/>
              <w:iCs w:val="0"/>
              <w:noProof/>
              <w:kern w:val="2"/>
              <w:sz w:val="24"/>
              <w:szCs w:val="24"/>
              <w:lang w:val="en-HK" w:eastAsia="zh-CN"/>
              <w14:ligatures w14:val="standardContextual"/>
            </w:rPr>
          </w:pPr>
          <w:ins w:id="64"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"_Toc188888800"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2.9.</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M/F Entry in Rental Car Pick Up Area</w:t>
            </w:r>
            <w:r>
              <w:rPr>
                <w:noProof/>
                <w:webHidden/>
              </w:rPr>
              <w:tab/>
            </w:r>
            <w:r>
              <w:rPr>
                <w:noProof/>
                <w:webHidden/>
              </w:rPr>
              <w:fldChar w:fldCharType="begin"/>
            </w:r>
            <w:r>
              <w:rPr>
                <w:noProof/>
                <w:webHidden/>
              </w:rPr>
              <w:instrText xml:space="preserve"> PAGEREF _Toc188888800 \h </w:instrText>
            </w:r>
            <w:r>
              <w:rPr>
                <w:noProof/>
                <w:webHidden/>
              </w:rPr>
            </w:r>
          </w:ins>
          <w:r>
            <w:rPr>
              <w:noProof/>
              <w:webHidden/>
            </w:rPr>
            <w:fldChar w:fldCharType="separate"/>
          </w:r>
          <w:ins w:id="65" w:author="Siu Ham Wong" w:date="2025-01-27T16:46:00Z" w16du:dateUtc="2025-01-27T08:46:00Z">
            <w:r>
              <w:rPr>
                <w:noProof/>
                <w:webHidden/>
              </w:rPr>
              <w:t>16</w:t>
            </w:r>
            <w:r>
              <w:rPr>
                <w:noProof/>
                <w:webHidden/>
              </w:rPr>
              <w:fldChar w:fldCharType="end"/>
            </w:r>
            <w:r w:rsidRPr="001E4FA2">
              <w:rPr>
                <w:rStyle w:val="Hyperlink"/>
                <w:noProof/>
              </w:rPr>
              <w:fldChar w:fldCharType="end"/>
            </w:r>
          </w:ins>
        </w:p>
        <w:p w14:paraId="1B5BAC87" w14:textId="76185F90" w:rsidR="0065697A" w:rsidRDefault="0065697A">
          <w:pPr>
            <w:pStyle w:val="TOC3"/>
            <w:rPr>
              <w:ins w:id="66" w:author="Siu Ham Wong" w:date="2025-01-27T16:46:00Z" w16du:dateUtc="2025-01-27T08:46:00Z"/>
              <w:rFonts w:eastAsiaTheme="minorEastAsia" w:cstheme="minorBidi"/>
              <w:i w:val="0"/>
              <w:iCs w:val="0"/>
              <w:noProof/>
              <w:kern w:val="2"/>
              <w:sz w:val="24"/>
              <w:szCs w:val="24"/>
              <w:lang w:val="en-HK" w:eastAsia="zh-CN"/>
              <w14:ligatures w14:val="standardContextual"/>
            </w:rPr>
          </w:pPr>
          <w:ins w:id="6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"_Toc188888801"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2.10.</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and BOSS Booking Information</w:t>
            </w:r>
            <w:r>
              <w:rPr>
                <w:noProof/>
                <w:webHidden/>
              </w:rPr>
              <w:tab/>
            </w:r>
            <w:r>
              <w:rPr>
                <w:noProof/>
                <w:webHidden/>
              </w:rPr>
              <w:fldChar w:fldCharType="begin"/>
            </w:r>
            <w:r>
              <w:rPr>
                <w:noProof/>
                <w:webHidden/>
              </w:rPr>
              <w:instrText xml:space="preserve"> PAGEREF _Toc188888801 \h </w:instrText>
            </w:r>
            <w:r>
              <w:rPr>
                <w:noProof/>
                <w:webHidden/>
              </w:rPr>
            </w:r>
          </w:ins>
          <w:r>
            <w:rPr>
              <w:noProof/>
              <w:webHidden/>
            </w:rPr>
            <w:fldChar w:fldCharType="separate"/>
          </w:r>
          <w:ins w:id="68" w:author="Siu Ham Wong" w:date="2025-01-27T16:46:00Z" w16du:dateUtc="2025-01-27T08:46:00Z">
            <w:r>
              <w:rPr>
                <w:noProof/>
                <w:webHidden/>
              </w:rPr>
              <w:t>17</w:t>
            </w:r>
            <w:r>
              <w:rPr>
                <w:noProof/>
                <w:webHidden/>
              </w:rPr>
              <w:fldChar w:fldCharType="end"/>
            </w:r>
            <w:r w:rsidRPr="001E4FA2">
              <w:rPr>
                <w:rStyle w:val="Hyperlink"/>
                <w:noProof/>
              </w:rPr>
              <w:fldChar w:fldCharType="end"/>
            </w:r>
          </w:ins>
        </w:p>
        <w:p w14:paraId="26F67251" w14:textId="4790EEAA" w:rsidR="0065697A" w:rsidRDefault="0065697A">
          <w:pPr>
            <w:pStyle w:val="TOC3"/>
            <w:rPr>
              <w:ins w:id="69" w:author="Siu Ham Wong" w:date="2025-01-27T16:46:00Z" w16du:dateUtc="2025-01-27T08:46:00Z"/>
              <w:rFonts w:eastAsiaTheme="minorEastAsia" w:cstheme="minorBidi"/>
              <w:i w:val="0"/>
              <w:iCs w:val="0"/>
              <w:noProof/>
              <w:kern w:val="2"/>
              <w:sz w:val="24"/>
              <w:szCs w:val="24"/>
              <w:lang w:val="en-HK" w:eastAsia="zh-CN"/>
              <w14:ligatures w14:val="standardContextual"/>
            </w:rPr>
          </w:pPr>
          <w:ins w:id="7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"_Toc188888802"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2.11.</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Shun Hang Road Access Control</w:t>
            </w:r>
            <w:r>
              <w:rPr>
                <w:noProof/>
                <w:webHidden/>
              </w:rPr>
              <w:tab/>
            </w:r>
            <w:r>
              <w:rPr>
                <w:noProof/>
                <w:webHidden/>
              </w:rPr>
              <w:fldChar w:fldCharType="begin"/>
            </w:r>
            <w:r>
              <w:rPr>
                <w:noProof/>
                <w:webHidden/>
              </w:rPr>
              <w:instrText xml:space="preserve"> PAGEREF _Toc188888802 \h </w:instrText>
            </w:r>
            <w:r>
              <w:rPr>
                <w:noProof/>
                <w:webHidden/>
              </w:rPr>
            </w:r>
          </w:ins>
          <w:r>
            <w:rPr>
              <w:noProof/>
              <w:webHidden/>
            </w:rPr>
            <w:fldChar w:fldCharType="separate"/>
          </w:r>
          <w:ins w:id="71" w:author="Siu Ham Wong" w:date="2025-01-27T16:46:00Z" w16du:dateUtc="2025-01-27T08:46:00Z">
            <w:r>
              <w:rPr>
                <w:noProof/>
                <w:webHidden/>
              </w:rPr>
              <w:t>18</w:t>
            </w:r>
            <w:r>
              <w:rPr>
                <w:noProof/>
                <w:webHidden/>
              </w:rPr>
              <w:fldChar w:fldCharType="end"/>
            </w:r>
            <w:r w:rsidRPr="001E4FA2">
              <w:rPr>
                <w:rStyle w:val="Hyperlink"/>
                <w:noProof/>
              </w:rPr>
              <w:fldChar w:fldCharType="end"/>
            </w:r>
          </w:ins>
        </w:p>
        <w:p w14:paraId="578C4B8A" w14:textId="125EAA63" w:rsidR="0065697A" w:rsidRDefault="0065697A">
          <w:pPr>
            <w:pStyle w:val="TOC2"/>
            <w:rPr>
              <w:ins w:id="72" w:author="Siu Ham Wong" w:date="2025-01-27T16:46:00Z" w16du:dateUtc="2025-01-27T08:46:00Z"/>
              <w:rFonts w:asciiTheme="minorHAnsi" w:eastAsiaTheme="minorEastAsia" w:hAnsiTheme="minorHAnsi" w:cstheme="minorBidi"/>
              <w:noProof/>
              <w:spacing w:val="0"/>
              <w:kern w:val="2"/>
              <w:sz w:val="24"/>
              <w:szCs w:val="24"/>
              <w:lang w:val="en-HK" w:eastAsia="zh-CN"/>
              <w14:ligatures w14:val="standardContextual"/>
            </w:rPr>
          </w:pPr>
          <w:ins w:id="7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"_Toc188888809"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w:t>
            </w:r>
            <w:r>
              <w:rPr>
                <w:rFonts w:asciiTheme="minorHAnsi" w:eastAsiaTheme="minorEastAsia" w:hAnsiTheme="minorHAnsi" w:cstheme="minorBidi"/>
                <w:noProof/>
                <w:spacing w:val="0"/>
                <w:kern w:val="2"/>
                <w:sz w:val="24"/>
                <w:szCs w:val="24"/>
                <w:lang w:val="en-HK" w:eastAsia="zh-CN"/>
                <w14:ligatures w14:val="standardContextual"/>
              </w:rPr>
              <w:tab/>
            </w:r>
            <w:r w:rsidRPr="001E4FA2">
              <w:rPr>
                <w:rStyle w:val="Hyperlink"/>
                <w:noProof/>
                <w:lang w:eastAsia="zh-HK"/>
              </w:rPr>
              <w:t>API Specifications</w:t>
            </w:r>
            <w:r>
              <w:rPr>
                <w:noProof/>
                <w:webHidden/>
              </w:rPr>
              <w:tab/>
            </w:r>
            <w:r>
              <w:rPr>
                <w:noProof/>
                <w:webHidden/>
              </w:rPr>
              <w:fldChar w:fldCharType="begin"/>
            </w:r>
            <w:r>
              <w:rPr>
                <w:noProof/>
                <w:webHidden/>
              </w:rPr>
              <w:instrText xml:space="preserve"> PAGEREF _Toc188888809 \h </w:instrText>
            </w:r>
            <w:r>
              <w:rPr>
                <w:noProof/>
                <w:webHidden/>
              </w:rPr>
            </w:r>
          </w:ins>
          <w:r>
            <w:rPr>
              <w:noProof/>
              <w:webHidden/>
            </w:rPr>
            <w:fldChar w:fldCharType="separate"/>
          </w:r>
          <w:ins w:id="74" w:author="Siu Ham Wong" w:date="2025-01-27T16:46:00Z" w16du:dateUtc="2025-01-27T08:46:00Z">
            <w:r>
              <w:rPr>
                <w:noProof/>
                <w:webHidden/>
              </w:rPr>
              <w:t>19</w:t>
            </w:r>
            <w:r>
              <w:rPr>
                <w:noProof/>
                <w:webHidden/>
              </w:rPr>
              <w:fldChar w:fldCharType="end"/>
            </w:r>
            <w:r w:rsidRPr="001E4FA2">
              <w:rPr>
                <w:rStyle w:val="Hyperlink"/>
                <w:noProof/>
              </w:rPr>
              <w:fldChar w:fldCharType="end"/>
            </w:r>
          </w:ins>
        </w:p>
        <w:p w14:paraId="3C3ADD3A" w14:textId="1FBF1752" w:rsidR="0065697A" w:rsidRDefault="0065697A">
          <w:pPr>
            <w:pStyle w:val="TOC3"/>
            <w:rPr>
              <w:ins w:id="75" w:author="Siu Ham Wong" w:date="2025-01-27T16:46:00Z" w16du:dateUtc="2025-01-27T08:46:00Z"/>
              <w:rFonts w:eastAsiaTheme="minorEastAsia" w:cstheme="minorBidi"/>
              <w:i w:val="0"/>
              <w:iCs w:val="0"/>
              <w:noProof/>
              <w:kern w:val="2"/>
              <w:sz w:val="24"/>
              <w:szCs w:val="24"/>
              <w:lang w:val="en-HK" w:eastAsia="zh-CN"/>
              <w14:ligatures w14:val="standardContextual"/>
            </w:rPr>
          </w:pPr>
          <w:ins w:id="76"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highlight w:val="yellow"/>
                <w:lang w:eastAsia="zh-HK"/>
              </w:rPr>
              <w:t>3.1.</w:t>
            </w:r>
            <w:r>
              <w:rPr>
                <w:rFonts w:eastAsiaTheme="minorEastAsia" w:cstheme="minorBidi"/>
                <w:i w:val="0"/>
                <w:iCs w:val="0"/>
                <w:noProof/>
                <w:kern w:val="2"/>
                <w:sz w:val="24"/>
                <w:szCs w:val="24"/>
                <w:lang w:val="en-HK" w:eastAsia="zh-CN"/>
                <w14:ligatures w14:val="standardContextual"/>
              </w:rPr>
              <w:tab/>
            </w:r>
            <w:r w:rsidRPr="001E4FA2">
              <w:rPr>
                <w:rStyle w:val="Hyperlink"/>
                <w:noProof/>
                <w:highlight w:val="yellow"/>
                <w:lang w:eastAsia="zh-HK"/>
              </w:rPr>
              <w:t>Grant JWT Token</w:t>
            </w:r>
            <w:r>
              <w:rPr>
                <w:noProof/>
                <w:webHidden/>
              </w:rPr>
              <w:tab/>
            </w:r>
            <w:r>
              <w:rPr>
                <w:noProof/>
                <w:webHidden/>
              </w:rPr>
              <w:fldChar w:fldCharType="begin"/>
            </w:r>
            <w:r>
              <w:rPr>
                <w:noProof/>
                <w:webHidden/>
              </w:rPr>
              <w:instrText xml:space="preserve"> PAGEREF _Toc188888810 \h </w:instrText>
            </w:r>
            <w:r>
              <w:rPr>
                <w:noProof/>
                <w:webHidden/>
              </w:rPr>
            </w:r>
          </w:ins>
          <w:r>
            <w:rPr>
              <w:noProof/>
              <w:webHidden/>
            </w:rPr>
            <w:fldChar w:fldCharType="separate"/>
          </w:r>
          <w:ins w:id="77" w:author="Siu Ham Wong" w:date="2025-01-27T16:46:00Z" w16du:dateUtc="2025-01-27T08:46:00Z">
            <w:r>
              <w:rPr>
                <w:noProof/>
                <w:webHidden/>
              </w:rPr>
              <w:t>19</w:t>
            </w:r>
            <w:r>
              <w:rPr>
                <w:noProof/>
                <w:webHidden/>
              </w:rPr>
              <w:fldChar w:fldCharType="end"/>
            </w:r>
            <w:r w:rsidRPr="001E4FA2">
              <w:rPr>
                <w:rStyle w:val="Hyperlink"/>
                <w:noProof/>
              </w:rPr>
              <w:fldChar w:fldCharType="end"/>
            </w:r>
          </w:ins>
        </w:p>
        <w:p w14:paraId="3945C9B8" w14:textId="678259D3" w:rsidR="0065697A" w:rsidRDefault="0065697A">
          <w:pPr>
            <w:pStyle w:val="TOC3"/>
            <w:rPr>
              <w:ins w:id="78" w:author="Siu Ham Wong" w:date="2025-01-27T16:46:00Z" w16du:dateUtc="2025-01-27T08:46:00Z"/>
              <w:rFonts w:eastAsiaTheme="minorEastAsia" w:cstheme="minorBidi"/>
              <w:i w:val="0"/>
              <w:iCs w:val="0"/>
              <w:noProof/>
              <w:kern w:val="2"/>
              <w:sz w:val="24"/>
              <w:szCs w:val="24"/>
              <w:lang w:val="en-HK" w:eastAsia="zh-CN"/>
              <w14:ligatures w14:val="standardContextual"/>
            </w:rPr>
          </w:pPr>
          <w:ins w:id="79"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highlight w:val="yellow"/>
                <w:lang w:eastAsia="zh-HK"/>
              </w:rPr>
              <w:t>3.2.</w:t>
            </w:r>
            <w:r>
              <w:rPr>
                <w:rFonts w:eastAsiaTheme="minorEastAsia" w:cstheme="minorBidi"/>
                <w:i w:val="0"/>
                <w:iCs w:val="0"/>
                <w:noProof/>
                <w:kern w:val="2"/>
                <w:sz w:val="24"/>
                <w:szCs w:val="24"/>
                <w:lang w:val="en-HK" w:eastAsia="zh-CN"/>
                <w14:ligatures w14:val="standardContextual"/>
              </w:rPr>
              <w:tab/>
            </w:r>
            <w:r w:rsidRPr="001E4FA2">
              <w:rPr>
                <w:rStyle w:val="Hyperlink"/>
                <w:noProof/>
                <w:highlight w:val="yellow"/>
                <w:lang w:eastAsia="zh-HK"/>
              </w:rPr>
              <w:t>Refresh JWT Token</w:t>
            </w:r>
            <w:r>
              <w:rPr>
                <w:noProof/>
                <w:webHidden/>
              </w:rPr>
              <w:tab/>
            </w:r>
            <w:r>
              <w:rPr>
                <w:noProof/>
                <w:webHidden/>
              </w:rPr>
              <w:fldChar w:fldCharType="begin"/>
            </w:r>
            <w:r>
              <w:rPr>
                <w:noProof/>
                <w:webHidden/>
              </w:rPr>
              <w:instrText xml:space="preserve"> PAGEREF _Toc188888811 \h </w:instrText>
            </w:r>
            <w:r>
              <w:rPr>
                <w:noProof/>
                <w:webHidden/>
              </w:rPr>
            </w:r>
          </w:ins>
          <w:r>
            <w:rPr>
              <w:noProof/>
              <w:webHidden/>
            </w:rPr>
            <w:fldChar w:fldCharType="separate"/>
          </w:r>
          <w:ins w:id="80" w:author="Siu Ham Wong" w:date="2025-01-27T16:46:00Z" w16du:dateUtc="2025-01-27T08:46:00Z">
            <w:r>
              <w:rPr>
                <w:noProof/>
                <w:webHidden/>
              </w:rPr>
              <w:t>19</w:t>
            </w:r>
            <w:r>
              <w:rPr>
                <w:noProof/>
                <w:webHidden/>
              </w:rPr>
              <w:fldChar w:fldCharType="end"/>
            </w:r>
            <w:r w:rsidRPr="001E4FA2">
              <w:rPr>
                <w:rStyle w:val="Hyperlink"/>
                <w:noProof/>
              </w:rPr>
              <w:fldChar w:fldCharType="end"/>
            </w:r>
          </w:ins>
        </w:p>
        <w:p w14:paraId="455874E8" w14:textId="02F738C3" w:rsidR="0065697A" w:rsidRDefault="0065697A">
          <w:pPr>
            <w:pStyle w:val="TOC3"/>
            <w:rPr>
              <w:ins w:id="81" w:author="Siu Ham Wong" w:date="2025-01-27T16:46:00Z" w16du:dateUtc="2025-01-27T08:46:00Z"/>
              <w:rFonts w:eastAsiaTheme="minorEastAsia" w:cstheme="minorBidi"/>
              <w:i w:val="0"/>
              <w:iCs w:val="0"/>
              <w:noProof/>
              <w:kern w:val="2"/>
              <w:sz w:val="24"/>
              <w:szCs w:val="24"/>
              <w:lang w:val="en-HK" w:eastAsia="zh-CN"/>
              <w14:ligatures w14:val="standardContextual"/>
            </w:rPr>
          </w:pPr>
          <w:ins w:id="82"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3.3.</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Enquiry CPA-ICK Information</w:t>
            </w:r>
            <w:r>
              <w:rPr>
                <w:noProof/>
                <w:webHidden/>
              </w:rPr>
              <w:tab/>
            </w:r>
            <w:r>
              <w:rPr>
                <w:noProof/>
                <w:webHidden/>
              </w:rPr>
              <w:fldChar w:fldCharType="begin"/>
            </w:r>
            <w:r>
              <w:rPr>
                <w:noProof/>
                <w:webHidden/>
              </w:rPr>
              <w:instrText xml:space="preserve"> PAGEREF _Toc188888812 \h </w:instrText>
            </w:r>
            <w:r>
              <w:rPr>
                <w:noProof/>
                <w:webHidden/>
              </w:rPr>
            </w:r>
          </w:ins>
          <w:r>
            <w:rPr>
              <w:noProof/>
              <w:webHidden/>
            </w:rPr>
            <w:fldChar w:fldCharType="separate"/>
          </w:r>
          <w:ins w:id="83" w:author="Siu Ham Wong" w:date="2025-01-27T16:46:00Z" w16du:dateUtc="2025-01-27T08:46:00Z">
            <w:r>
              <w:rPr>
                <w:noProof/>
                <w:webHidden/>
              </w:rPr>
              <w:t>20</w:t>
            </w:r>
            <w:r>
              <w:rPr>
                <w:noProof/>
                <w:webHidden/>
              </w:rPr>
              <w:fldChar w:fldCharType="end"/>
            </w:r>
            <w:r w:rsidRPr="001E4FA2">
              <w:rPr>
                <w:rStyle w:val="Hyperlink"/>
                <w:noProof/>
              </w:rPr>
              <w:fldChar w:fldCharType="end"/>
            </w:r>
          </w:ins>
        </w:p>
        <w:p w14:paraId="6D89B2AF" w14:textId="260750FA" w:rsidR="0065697A" w:rsidRDefault="0065697A">
          <w:pPr>
            <w:pStyle w:val="TOC3"/>
            <w:rPr>
              <w:ins w:id="84" w:author="Siu Ham Wong" w:date="2025-01-27T16:46:00Z" w16du:dateUtc="2025-01-27T08:46:00Z"/>
              <w:rFonts w:eastAsiaTheme="minorEastAsia" w:cstheme="minorBidi"/>
              <w:i w:val="0"/>
              <w:iCs w:val="0"/>
              <w:noProof/>
              <w:kern w:val="2"/>
              <w:sz w:val="24"/>
              <w:szCs w:val="24"/>
              <w:lang w:val="en-HK" w:eastAsia="zh-CN"/>
              <w14:ligatures w14:val="standardContextual"/>
            </w:rPr>
          </w:pPr>
          <w:ins w:id="85"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"_Toc188888813"</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3.4.</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Enquiry Rental Car Information (TBC)</w:t>
            </w:r>
            <w:r>
              <w:rPr>
                <w:noProof/>
                <w:webHidden/>
              </w:rPr>
              <w:tab/>
            </w:r>
            <w:r>
              <w:rPr>
                <w:noProof/>
                <w:webHidden/>
              </w:rPr>
              <w:fldChar w:fldCharType="begin"/>
            </w:r>
            <w:r>
              <w:rPr>
                <w:noProof/>
                <w:webHidden/>
              </w:rPr>
              <w:instrText xml:space="preserve"> PAGEREF _Toc188888813 \h </w:instrText>
            </w:r>
            <w:r>
              <w:rPr>
                <w:noProof/>
                <w:webHidden/>
              </w:rPr>
            </w:r>
          </w:ins>
          <w:r>
            <w:rPr>
              <w:noProof/>
              <w:webHidden/>
            </w:rPr>
            <w:fldChar w:fldCharType="separate"/>
          </w:r>
          <w:ins w:id="86" w:author="Siu Ham Wong" w:date="2025-01-27T16:46:00Z" w16du:dateUtc="2025-01-27T08:46:00Z">
            <w:r>
              <w:rPr>
                <w:noProof/>
                <w:webHidden/>
              </w:rPr>
              <w:t>22</w:t>
            </w:r>
            <w:r>
              <w:rPr>
                <w:noProof/>
                <w:webHidden/>
              </w:rPr>
              <w:fldChar w:fldCharType="end"/>
            </w:r>
            <w:r w:rsidRPr="001E4FA2">
              <w:rPr>
                <w:rStyle w:val="Hyperlink"/>
                <w:noProof/>
              </w:rPr>
              <w:fldChar w:fldCharType="end"/>
            </w:r>
          </w:ins>
        </w:p>
        <w:p w14:paraId="5698CB93" w14:textId="3DB63B40" w:rsidR="0065697A" w:rsidRDefault="0065697A">
          <w:pPr>
            <w:pStyle w:val="TOC3"/>
            <w:rPr>
              <w:ins w:id="87" w:author="Siu Ham Wong" w:date="2025-01-27T16:46:00Z" w16du:dateUtc="2025-01-27T08:46:00Z"/>
              <w:rFonts w:eastAsiaTheme="minorEastAsia" w:cstheme="minorBidi"/>
              <w:i w:val="0"/>
              <w:iCs w:val="0"/>
              <w:noProof/>
              <w:kern w:val="2"/>
              <w:sz w:val="24"/>
              <w:szCs w:val="24"/>
              <w:lang w:val="en-HK" w:eastAsia="zh-CN"/>
              <w14:ligatures w14:val="standardContextual"/>
            </w:rPr>
          </w:pPr>
          <w:ins w:id="88"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"_Toc188888814"</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3.5.</w:t>
            </w:r>
            <w:r>
              <w:rPr>
                <w:rFonts w:eastAsiaTheme="minorEastAsia" w:cstheme="minorBidi"/>
                <w:i w:val="0"/>
                <w:iCs w:val="0"/>
                <w:noProof/>
                <w:kern w:val="2"/>
                <w:sz w:val="24"/>
                <w:szCs w:val="24"/>
                <w:lang w:val="en-HK" w:eastAsia="zh-CN"/>
                <w14:ligatures w14:val="standardContextual"/>
              </w:rPr>
              <w:tab/>
            </w:r>
            <w:r w:rsidRPr="001E4FA2">
              <w:rPr>
                <w:rStyle w:val="Hyperlink"/>
                <w:strike/>
                <w:noProof/>
                <w:lang w:eastAsia="zh-HK"/>
              </w:rPr>
              <w:t>CPVACS Update CP</w:t>
            </w:r>
            <w:r w:rsidRPr="001E4FA2">
              <w:rPr>
                <w:rStyle w:val="Hyperlink"/>
                <w:strike/>
                <w:noProof/>
                <w:lang w:eastAsia="zh-HK"/>
              </w:rPr>
              <w:t>A</w:t>
            </w:r>
            <w:r w:rsidRPr="001E4FA2">
              <w:rPr>
                <w:rStyle w:val="Hyperlink"/>
                <w:strike/>
                <w:noProof/>
                <w:lang w:eastAsia="zh-HK"/>
              </w:rPr>
              <w:t>-ICK Information (Obsoleted)</w:t>
            </w:r>
            <w:r>
              <w:rPr>
                <w:noProof/>
                <w:webHidden/>
              </w:rPr>
              <w:tab/>
            </w:r>
            <w:r>
              <w:rPr>
                <w:noProof/>
                <w:webHidden/>
              </w:rPr>
              <w:fldChar w:fldCharType="begin"/>
            </w:r>
            <w:r>
              <w:rPr>
                <w:noProof/>
                <w:webHidden/>
              </w:rPr>
              <w:instrText xml:space="preserve"> PAGEREF _Toc188888814 \h </w:instrText>
            </w:r>
            <w:r>
              <w:rPr>
                <w:noProof/>
                <w:webHidden/>
              </w:rPr>
            </w:r>
          </w:ins>
          <w:r>
            <w:rPr>
              <w:noProof/>
              <w:webHidden/>
            </w:rPr>
            <w:fldChar w:fldCharType="separate"/>
          </w:r>
          <w:ins w:id="89" w:author="Siu Ham Wong" w:date="2025-01-27T16:46:00Z" w16du:dateUtc="2025-01-27T08:46:00Z">
            <w:r>
              <w:rPr>
                <w:noProof/>
                <w:webHidden/>
              </w:rPr>
              <w:t>24</w:t>
            </w:r>
            <w:r>
              <w:rPr>
                <w:noProof/>
                <w:webHidden/>
              </w:rPr>
              <w:fldChar w:fldCharType="end"/>
            </w:r>
            <w:r w:rsidRPr="001E4FA2">
              <w:rPr>
                <w:rStyle w:val="Hyperlink"/>
                <w:noProof/>
              </w:rPr>
              <w:fldChar w:fldCharType="end"/>
            </w:r>
          </w:ins>
        </w:p>
        <w:p w14:paraId="3EC6A4BD" w14:textId="61DC38BF" w:rsidR="0065697A" w:rsidRDefault="0065697A">
          <w:pPr>
            <w:pStyle w:val="TOC3"/>
            <w:rPr>
              <w:ins w:id="90" w:author="Siu Ham Wong" w:date="2025-01-27T16:46:00Z" w16du:dateUtc="2025-01-27T08:46:00Z"/>
              <w:rFonts w:eastAsiaTheme="minorEastAsia" w:cstheme="minorBidi"/>
              <w:i w:val="0"/>
              <w:iCs w:val="0"/>
              <w:noProof/>
              <w:kern w:val="2"/>
              <w:sz w:val="24"/>
              <w:szCs w:val="24"/>
              <w:lang w:val="en-HK" w:eastAsia="zh-CN"/>
              <w14:ligatures w14:val="standardContextual"/>
            </w:rPr>
          </w:pPr>
          <w:ins w:id="91"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"_Toc188888815"</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3.6.</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Request MPS Cabin</w:t>
            </w:r>
            <w:r>
              <w:rPr>
                <w:noProof/>
                <w:webHidden/>
              </w:rPr>
              <w:tab/>
            </w:r>
            <w:r>
              <w:rPr>
                <w:noProof/>
                <w:webHidden/>
              </w:rPr>
              <w:fldChar w:fldCharType="begin"/>
            </w:r>
            <w:r>
              <w:rPr>
                <w:noProof/>
                <w:webHidden/>
              </w:rPr>
              <w:instrText xml:space="preserve"> PAGEREF _Toc188888815 \h </w:instrText>
            </w:r>
            <w:r>
              <w:rPr>
                <w:noProof/>
                <w:webHidden/>
              </w:rPr>
            </w:r>
          </w:ins>
          <w:r>
            <w:rPr>
              <w:noProof/>
              <w:webHidden/>
            </w:rPr>
            <w:fldChar w:fldCharType="separate"/>
          </w:r>
          <w:ins w:id="92" w:author="Siu Ham Wong" w:date="2025-01-27T16:46:00Z" w16du:dateUtc="2025-01-27T08:46:00Z">
            <w:r>
              <w:rPr>
                <w:noProof/>
                <w:webHidden/>
              </w:rPr>
              <w:t>25</w:t>
            </w:r>
            <w:r>
              <w:rPr>
                <w:noProof/>
                <w:webHidden/>
              </w:rPr>
              <w:fldChar w:fldCharType="end"/>
            </w:r>
            <w:r w:rsidRPr="001E4FA2">
              <w:rPr>
                <w:rStyle w:val="Hyperlink"/>
                <w:noProof/>
              </w:rPr>
              <w:fldChar w:fldCharType="end"/>
            </w:r>
          </w:ins>
        </w:p>
        <w:p w14:paraId="65AAB46F" w14:textId="201B4271" w:rsidR="0065697A" w:rsidRDefault="0065697A">
          <w:pPr>
            <w:pStyle w:val="TOC3"/>
            <w:rPr>
              <w:ins w:id="93" w:author="Siu Ham Wong" w:date="2025-01-27T16:46:00Z" w16du:dateUtc="2025-01-27T08:46:00Z"/>
              <w:rFonts w:eastAsiaTheme="minorEastAsia" w:cstheme="minorBidi"/>
              <w:i w:val="0"/>
              <w:iCs w:val="0"/>
              <w:noProof/>
              <w:kern w:val="2"/>
              <w:sz w:val="24"/>
              <w:szCs w:val="24"/>
              <w:lang w:val="en-HK" w:eastAsia="zh-CN"/>
              <w14:ligatures w14:val="standardContextual"/>
            </w:rPr>
          </w:pPr>
          <w:ins w:id="94" w:author="Siu Ham Wong" w:date="2025-01-27T16:46:00Z" w16du:dateUtc="2025-01-27T08:46:00Z">
            <w:r w:rsidRPr="001E4FA2">
              <w:rPr>
                <w:rStyle w:val="Hyperlink"/>
                <w:noProof/>
              </w:rPr>
              <w:lastRenderedPageBreak/>
              <w:fldChar w:fldCharType="begin"/>
            </w:r>
            <w:r w:rsidRPr="001E4FA2">
              <w:rPr>
                <w:rStyle w:val="Hyperlink"/>
                <w:noProof/>
              </w:rPr>
              <w:instrText xml:space="preserve"> </w:instrText>
            </w:r>
            <w:r>
              <w:rPr>
                <w:noProof/>
              </w:rPr>
              <w:instrText>HYPERLINK \l "_Toc188888816"</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3.7.</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notify Boss Vehicle Enter ACPB</w:t>
            </w:r>
            <w:r>
              <w:rPr>
                <w:noProof/>
                <w:webHidden/>
              </w:rPr>
              <w:tab/>
            </w:r>
            <w:r>
              <w:rPr>
                <w:noProof/>
                <w:webHidden/>
              </w:rPr>
              <w:fldChar w:fldCharType="begin"/>
            </w:r>
            <w:r>
              <w:rPr>
                <w:noProof/>
                <w:webHidden/>
              </w:rPr>
              <w:instrText xml:space="preserve"> PAGEREF _Toc188888816 \h </w:instrText>
            </w:r>
            <w:r>
              <w:rPr>
                <w:noProof/>
                <w:webHidden/>
              </w:rPr>
            </w:r>
          </w:ins>
          <w:r>
            <w:rPr>
              <w:noProof/>
              <w:webHidden/>
            </w:rPr>
            <w:fldChar w:fldCharType="separate"/>
          </w:r>
          <w:ins w:id="95" w:author="Siu Ham Wong" w:date="2025-01-27T16:46:00Z" w16du:dateUtc="2025-01-27T08:46:00Z">
            <w:r>
              <w:rPr>
                <w:noProof/>
                <w:webHidden/>
              </w:rPr>
              <w:t>28</w:t>
            </w:r>
            <w:r>
              <w:rPr>
                <w:noProof/>
                <w:webHidden/>
              </w:rPr>
              <w:fldChar w:fldCharType="end"/>
            </w:r>
            <w:r w:rsidRPr="001E4FA2">
              <w:rPr>
                <w:rStyle w:val="Hyperlink"/>
                <w:noProof/>
              </w:rPr>
              <w:fldChar w:fldCharType="end"/>
            </w:r>
          </w:ins>
        </w:p>
        <w:p w14:paraId="60D8F4FE" w14:textId="1D1081E9" w:rsidR="0065697A" w:rsidRDefault="0065697A">
          <w:pPr>
            <w:pStyle w:val="TOC3"/>
            <w:rPr>
              <w:ins w:id="96" w:author="Siu Ham Wong" w:date="2025-01-27T16:46:00Z" w16du:dateUtc="2025-01-27T08:46:00Z"/>
              <w:rFonts w:eastAsiaTheme="minorEastAsia" w:cstheme="minorBidi"/>
              <w:i w:val="0"/>
              <w:iCs w:val="0"/>
              <w:noProof/>
              <w:kern w:val="2"/>
              <w:sz w:val="24"/>
              <w:szCs w:val="24"/>
              <w:lang w:val="en-HK" w:eastAsia="zh-CN"/>
              <w14:ligatures w14:val="standardContextual"/>
            </w:rPr>
          </w:pPr>
          <w:ins w:id="9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"_Toc188888817"</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3.8.</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Notify CPVACS Vehicle Arrived at Drop Off Cabin Door</w:t>
            </w:r>
            <w:r>
              <w:rPr>
                <w:noProof/>
                <w:webHidden/>
              </w:rPr>
              <w:tab/>
            </w:r>
            <w:r>
              <w:rPr>
                <w:noProof/>
                <w:webHidden/>
              </w:rPr>
              <w:fldChar w:fldCharType="begin"/>
            </w:r>
            <w:r>
              <w:rPr>
                <w:noProof/>
                <w:webHidden/>
              </w:rPr>
              <w:instrText xml:space="preserve"> PAGEREF _Toc188888817 \h </w:instrText>
            </w:r>
            <w:r>
              <w:rPr>
                <w:noProof/>
                <w:webHidden/>
              </w:rPr>
            </w:r>
          </w:ins>
          <w:r>
            <w:rPr>
              <w:noProof/>
              <w:webHidden/>
            </w:rPr>
            <w:fldChar w:fldCharType="separate"/>
          </w:r>
          <w:ins w:id="98" w:author="Siu Ham Wong" w:date="2025-01-27T16:46:00Z" w16du:dateUtc="2025-01-27T08:46:00Z">
            <w:r>
              <w:rPr>
                <w:noProof/>
                <w:webHidden/>
              </w:rPr>
              <w:t>29</w:t>
            </w:r>
            <w:r>
              <w:rPr>
                <w:noProof/>
                <w:webHidden/>
              </w:rPr>
              <w:fldChar w:fldCharType="end"/>
            </w:r>
            <w:r w:rsidRPr="001E4FA2">
              <w:rPr>
                <w:rStyle w:val="Hyperlink"/>
                <w:noProof/>
              </w:rPr>
              <w:fldChar w:fldCharType="end"/>
            </w:r>
          </w:ins>
        </w:p>
        <w:p w14:paraId="7E3B98F9" w14:textId="44CA9437" w:rsidR="0065697A" w:rsidRDefault="0065697A">
          <w:pPr>
            <w:pStyle w:val="TOC3"/>
            <w:rPr>
              <w:ins w:id="99" w:author="Siu Ham Wong" w:date="2025-01-27T16:46:00Z" w16du:dateUtc="2025-01-27T08:46:00Z"/>
              <w:rFonts w:eastAsiaTheme="minorEastAsia" w:cstheme="minorBidi"/>
              <w:i w:val="0"/>
              <w:iCs w:val="0"/>
              <w:noProof/>
              <w:kern w:val="2"/>
              <w:sz w:val="24"/>
              <w:szCs w:val="24"/>
              <w:lang w:val="en-HK" w:eastAsia="zh-CN"/>
              <w14:ligatures w14:val="standardContextual"/>
            </w:rPr>
          </w:pPr>
          <w:ins w:id="10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"_Toc188888818"</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3.9.</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Send MPS Arrived Cabin Vehicle Information</w:t>
            </w:r>
            <w:r>
              <w:rPr>
                <w:noProof/>
                <w:webHidden/>
              </w:rPr>
              <w:tab/>
            </w:r>
            <w:r>
              <w:rPr>
                <w:noProof/>
                <w:webHidden/>
              </w:rPr>
              <w:fldChar w:fldCharType="begin"/>
            </w:r>
            <w:r>
              <w:rPr>
                <w:noProof/>
                <w:webHidden/>
              </w:rPr>
              <w:instrText xml:space="preserve"> PAGEREF _Toc188888818 \h </w:instrText>
            </w:r>
            <w:r>
              <w:rPr>
                <w:noProof/>
                <w:webHidden/>
              </w:rPr>
            </w:r>
          </w:ins>
          <w:r>
            <w:rPr>
              <w:noProof/>
              <w:webHidden/>
            </w:rPr>
            <w:fldChar w:fldCharType="separate"/>
          </w:r>
          <w:ins w:id="101" w:author="Siu Ham Wong" w:date="2025-01-27T16:46:00Z" w16du:dateUtc="2025-01-27T08:46:00Z">
            <w:r>
              <w:rPr>
                <w:noProof/>
                <w:webHidden/>
              </w:rPr>
              <w:t>31</w:t>
            </w:r>
            <w:r>
              <w:rPr>
                <w:noProof/>
                <w:webHidden/>
              </w:rPr>
              <w:fldChar w:fldCharType="end"/>
            </w:r>
            <w:r w:rsidRPr="001E4FA2">
              <w:rPr>
                <w:rStyle w:val="Hyperlink"/>
                <w:noProof/>
              </w:rPr>
              <w:fldChar w:fldCharType="end"/>
            </w:r>
          </w:ins>
        </w:p>
        <w:p w14:paraId="4F688D74" w14:textId="369F6EB8" w:rsidR="0065697A" w:rsidRDefault="0065697A">
          <w:pPr>
            <w:pStyle w:val="TOC3"/>
            <w:rPr>
              <w:ins w:id="102" w:author="Siu Ham Wong" w:date="2025-01-27T16:46:00Z" w16du:dateUtc="2025-01-27T08:46:00Z"/>
              <w:rFonts w:eastAsiaTheme="minorEastAsia" w:cstheme="minorBidi"/>
              <w:i w:val="0"/>
              <w:iCs w:val="0"/>
              <w:noProof/>
              <w:kern w:val="2"/>
              <w:sz w:val="24"/>
              <w:szCs w:val="24"/>
              <w:lang w:val="en-HK" w:eastAsia="zh-CN"/>
              <w14:ligatures w14:val="standardContextual"/>
            </w:rPr>
          </w:pPr>
          <w:ins w:id="10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"_Toc188888819"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3.10.</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Enquiry MPS Cabin Status</w:t>
            </w:r>
            <w:r>
              <w:rPr>
                <w:noProof/>
                <w:webHidden/>
              </w:rPr>
              <w:tab/>
            </w:r>
            <w:r>
              <w:rPr>
                <w:noProof/>
                <w:webHidden/>
              </w:rPr>
              <w:fldChar w:fldCharType="begin"/>
            </w:r>
            <w:r>
              <w:rPr>
                <w:noProof/>
                <w:webHidden/>
              </w:rPr>
              <w:instrText xml:space="preserve"> PAGEREF _Toc188888819 \h </w:instrText>
            </w:r>
            <w:r>
              <w:rPr>
                <w:noProof/>
                <w:webHidden/>
              </w:rPr>
            </w:r>
          </w:ins>
          <w:r>
            <w:rPr>
              <w:noProof/>
              <w:webHidden/>
            </w:rPr>
            <w:fldChar w:fldCharType="separate"/>
          </w:r>
          <w:ins w:id="104" w:author="Siu Ham Wong" w:date="2025-01-27T16:46:00Z" w16du:dateUtc="2025-01-27T08:46:00Z">
            <w:r>
              <w:rPr>
                <w:noProof/>
                <w:webHidden/>
              </w:rPr>
              <w:t>32</w:t>
            </w:r>
            <w:r>
              <w:rPr>
                <w:noProof/>
                <w:webHidden/>
              </w:rPr>
              <w:fldChar w:fldCharType="end"/>
            </w:r>
            <w:r w:rsidRPr="001E4FA2">
              <w:rPr>
                <w:rStyle w:val="Hyperlink"/>
                <w:noProof/>
              </w:rPr>
              <w:fldChar w:fldCharType="end"/>
            </w:r>
          </w:ins>
        </w:p>
        <w:p w14:paraId="790784DC" w14:textId="4E0ECDFB" w:rsidR="0065697A" w:rsidRDefault="0065697A">
          <w:pPr>
            <w:pStyle w:val="TOC3"/>
            <w:rPr>
              <w:ins w:id="105" w:author="Siu Ham Wong" w:date="2025-01-27T16:46:00Z" w16du:dateUtc="2025-01-27T08:46:00Z"/>
              <w:rFonts w:eastAsiaTheme="minorEastAsia" w:cstheme="minorBidi"/>
              <w:i w:val="0"/>
              <w:iCs w:val="0"/>
              <w:noProof/>
              <w:kern w:val="2"/>
              <w:sz w:val="24"/>
              <w:szCs w:val="24"/>
              <w:lang w:val="en-HK" w:eastAsia="zh-CN"/>
              <w14:ligatures w14:val="standardContextual"/>
            </w:rPr>
          </w:pPr>
          <w:ins w:id="106"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3.11.</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Inform MPS Ready Cabin</w:t>
            </w:r>
            <w:r>
              <w:rPr>
                <w:noProof/>
                <w:webHidden/>
              </w:rPr>
              <w:tab/>
            </w:r>
            <w:r>
              <w:rPr>
                <w:noProof/>
                <w:webHidden/>
              </w:rPr>
              <w:fldChar w:fldCharType="begin"/>
            </w:r>
            <w:r>
              <w:rPr>
                <w:noProof/>
                <w:webHidden/>
              </w:rPr>
              <w:instrText xml:space="preserve"> PAGEREF _Toc188888820 \h </w:instrText>
            </w:r>
            <w:r>
              <w:rPr>
                <w:noProof/>
                <w:webHidden/>
              </w:rPr>
            </w:r>
          </w:ins>
          <w:r>
            <w:rPr>
              <w:noProof/>
              <w:webHidden/>
            </w:rPr>
            <w:fldChar w:fldCharType="separate"/>
          </w:r>
          <w:ins w:id="107" w:author="Siu Ham Wong" w:date="2025-01-27T16:46:00Z" w16du:dateUtc="2025-01-27T08:46:00Z">
            <w:r>
              <w:rPr>
                <w:noProof/>
                <w:webHidden/>
              </w:rPr>
              <w:t>34</w:t>
            </w:r>
            <w:r>
              <w:rPr>
                <w:noProof/>
                <w:webHidden/>
              </w:rPr>
              <w:fldChar w:fldCharType="end"/>
            </w:r>
            <w:r w:rsidRPr="001E4FA2">
              <w:rPr>
                <w:rStyle w:val="Hyperlink"/>
                <w:noProof/>
              </w:rPr>
              <w:fldChar w:fldCharType="end"/>
            </w:r>
          </w:ins>
        </w:p>
        <w:p w14:paraId="3080F771" w14:textId="67145022" w:rsidR="0065697A" w:rsidRDefault="0065697A">
          <w:pPr>
            <w:pStyle w:val="TOC3"/>
            <w:rPr>
              <w:ins w:id="108" w:author="Siu Ham Wong" w:date="2025-01-27T16:46:00Z" w16du:dateUtc="2025-01-27T08:46:00Z"/>
              <w:rFonts w:eastAsiaTheme="minorEastAsia" w:cstheme="minorBidi"/>
              <w:i w:val="0"/>
              <w:iCs w:val="0"/>
              <w:noProof/>
              <w:kern w:val="2"/>
              <w:sz w:val="24"/>
              <w:szCs w:val="24"/>
              <w:lang w:val="en-HK" w:eastAsia="zh-CN"/>
              <w14:ligatures w14:val="standardContextual"/>
            </w:rPr>
          </w:pPr>
          <w:ins w:id="109"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3.12.</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Notify CPVACS/BOSS MPS Drop Off Complete</w:t>
            </w:r>
            <w:r>
              <w:rPr>
                <w:noProof/>
                <w:webHidden/>
              </w:rPr>
              <w:tab/>
            </w:r>
            <w:r>
              <w:rPr>
                <w:noProof/>
                <w:webHidden/>
              </w:rPr>
              <w:fldChar w:fldCharType="begin"/>
            </w:r>
            <w:r>
              <w:rPr>
                <w:noProof/>
                <w:webHidden/>
              </w:rPr>
              <w:instrText xml:space="preserve"> PAGEREF _Toc188888821 \h </w:instrText>
            </w:r>
            <w:r>
              <w:rPr>
                <w:noProof/>
                <w:webHidden/>
              </w:rPr>
            </w:r>
          </w:ins>
          <w:r>
            <w:rPr>
              <w:noProof/>
              <w:webHidden/>
            </w:rPr>
            <w:fldChar w:fldCharType="separate"/>
          </w:r>
          <w:ins w:id="110" w:author="Siu Ham Wong" w:date="2025-01-27T16:46:00Z" w16du:dateUtc="2025-01-27T08:46:00Z">
            <w:r>
              <w:rPr>
                <w:noProof/>
                <w:webHidden/>
              </w:rPr>
              <w:t>35</w:t>
            </w:r>
            <w:r>
              <w:rPr>
                <w:noProof/>
                <w:webHidden/>
              </w:rPr>
              <w:fldChar w:fldCharType="end"/>
            </w:r>
            <w:r w:rsidRPr="001E4FA2">
              <w:rPr>
                <w:rStyle w:val="Hyperlink"/>
                <w:noProof/>
              </w:rPr>
              <w:fldChar w:fldCharType="end"/>
            </w:r>
          </w:ins>
        </w:p>
        <w:p w14:paraId="5EA165EB" w14:textId="76B4B80C" w:rsidR="0065697A" w:rsidRDefault="0065697A">
          <w:pPr>
            <w:pStyle w:val="TOC3"/>
            <w:rPr>
              <w:ins w:id="111" w:author="Siu Ham Wong" w:date="2025-01-27T16:46:00Z" w16du:dateUtc="2025-01-27T08:46:00Z"/>
              <w:rFonts w:eastAsiaTheme="minorEastAsia" w:cstheme="minorBidi"/>
              <w:i w:val="0"/>
              <w:iCs w:val="0"/>
              <w:noProof/>
              <w:kern w:val="2"/>
              <w:sz w:val="24"/>
              <w:szCs w:val="24"/>
              <w:lang w:val="en-HK" w:eastAsia="zh-CN"/>
              <w14:ligatures w14:val="standardContextual"/>
            </w:rPr>
          </w:pPr>
          <w:ins w:id="112"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3.13.</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Enquiry MPS Vehicle Status</w:t>
            </w:r>
            <w:r>
              <w:rPr>
                <w:noProof/>
                <w:webHidden/>
              </w:rPr>
              <w:tab/>
            </w:r>
            <w:r>
              <w:rPr>
                <w:noProof/>
                <w:webHidden/>
              </w:rPr>
              <w:fldChar w:fldCharType="begin"/>
            </w:r>
            <w:r>
              <w:rPr>
                <w:noProof/>
                <w:webHidden/>
              </w:rPr>
              <w:instrText xml:space="preserve"> PAGEREF _Toc188888822 \h </w:instrText>
            </w:r>
            <w:r>
              <w:rPr>
                <w:noProof/>
                <w:webHidden/>
              </w:rPr>
            </w:r>
          </w:ins>
          <w:r>
            <w:rPr>
              <w:noProof/>
              <w:webHidden/>
            </w:rPr>
            <w:fldChar w:fldCharType="separate"/>
          </w:r>
          <w:ins w:id="113" w:author="Siu Ham Wong" w:date="2025-01-27T16:46:00Z" w16du:dateUtc="2025-01-27T08:46:00Z">
            <w:r>
              <w:rPr>
                <w:noProof/>
                <w:webHidden/>
              </w:rPr>
              <w:t>37</w:t>
            </w:r>
            <w:r>
              <w:rPr>
                <w:noProof/>
                <w:webHidden/>
              </w:rPr>
              <w:fldChar w:fldCharType="end"/>
            </w:r>
            <w:r w:rsidRPr="001E4FA2">
              <w:rPr>
                <w:rStyle w:val="Hyperlink"/>
                <w:noProof/>
              </w:rPr>
              <w:fldChar w:fldCharType="end"/>
            </w:r>
          </w:ins>
        </w:p>
        <w:p w14:paraId="70CFC73A" w14:textId="62DF3154" w:rsidR="0065697A" w:rsidRDefault="0065697A">
          <w:pPr>
            <w:pStyle w:val="TOC3"/>
            <w:rPr>
              <w:ins w:id="114" w:author="Siu Ham Wong" w:date="2025-01-27T16:46:00Z" w16du:dateUtc="2025-01-27T08:46:00Z"/>
              <w:rFonts w:eastAsiaTheme="minorEastAsia" w:cstheme="minorBidi"/>
              <w:i w:val="0"/>
              <w:iCs w:val="0"/>
              <w:noProof/>
              <w:kern w:val="2"/>
              <w:sz w:val="24"/>
              <w:szCs w:val="24"/>
              <w:lang w:val="en-HK" w:eastAsia="zh-CN"/>
              <w14:ligatures w14:val="standardContextual"/>
            </w:rPr>
          </w:pPr>
          <w:ins w:id="115"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"_Toc188888823"</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3.14.</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Enquiry Vehicle Outstanding Parking Fee</w:t>
            </w:r>
            <w:r>
              <w:rPr>
                <w:noProof/>
                <w:webHidden/>
              </w:rPr>
              <w:tab/>
            </w:r>
            <w:r>
              <w:rPr>
                <w:noProof/>
                <w:webHidden/>
              </w:rPr>
              <w:fldChar w:fldCharType="begin"/>
            </w:r>
            <w:r>
              <w:rPr>
                <w:noProof/>
                <w:webHidden/>
              </w:rPr>
              <w:instrText xml:space="preserve"> PAGEREF _Toc188888823 \h </w:instrText>
            </w:r>
            <w:r>
              <w:rPr>
                <w:noProof/>
                <w:webHidden/>
              </w:rPr>
            </w:r>
          </w:ins>
          <w:r>
            <w:rPr>
              <w:noProof/>
              <w:webHidden/>
            </w:rPr>
            <w:fldChar w:fldCharType="separate"/>
          </w:r>
          <w:ins w:id="116" w:author="Siu Ham Wong" w:date="2025-01-27T16:46:00Z" w16du:dateUtc="2025-01-27T08:46:00Z">
            <w:r>
              <w:rPr>
                <w:noProof/>
                <w:webHidden/>
              </w:rPr>
              <w:t>39</w:t>
            </w:r>
            <w:r>
              <w:rPr>
                <w:noProof/>
                <w:webHidden/>
              </w:rPr>
              <w:fldChar w:fldCharType="end"/>
            </w:r>
            <w:r w:rsidRPr="001E4FA2">
              <w:rPr>
                <w:rStyle w:val="Hyperlink"/>
                <w:noProof/>
              </w:rPr>
              <w:fldChar w:fldCharType="end"/>
            </w:r>
          </w:ins>
        </w:p>
        <w:p w14:paraId="6E1AFA9F" w14:textId="560E683E" w:rsidR="0065697A" w:rsidRDefault="0065697A">
          <w:pPr>
            <w:pStyle w:val="TOC3"/>
            <w:rPr>
              <w:ins w:id="117" w:author="Siu Ham Wong" w:date="2025-01-27T16:46:00Z" w16du:dateUtc="2025-01-27T08:46:00Z"/>
              <w:rFonts w:eastAsiaTheme="minorEastAsia" w:cstheme="minorBidi"/>
              <w:i w:val="0"/>
              <w:iCs w:val="0"/>
              <w:noProof/>
              <w:kern w:val="2"/>
              <w:sz w:val="24"/>
              <w:szCs w:val="24"/>
              <w:lang w:val="en-HK" w:eastAsia="zh-CN"/>
              <w14:ligatures w14:val="standardContextual"/>
            </w:rPr>
          </w:pPr>
          <w:ins w:id="118"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"_Toc188888824"</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3.15.</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Confirm MPS Pick Up Vehicle</w:t>
            </w:r>
            <w:r>
              <w:rPr>
                <w:noProof/>
                <w:webHidden/>
              </w:rPr>
              <w:tab/>
            </w:r>
            <w:r>
              <w:rPr>
                <w:noProof/>
                <w:webHidden/>
              </w:rPr>
              <w:fldChar w:fldCharType="begin"/>
            </w:r>
            <w:r>
              <w:rPr>
                <w:noProof/>
                <w:webHidden/>
              </w:rPr>
              <w:instrText xml:space="preserve"> PAGEREF _Toc188888824 \h </w:instrText>
            </w:r>
            <w:r>
              <w:rPr>
                <w:noProof/>
                <w:webHidden/>
              </w:rPr>
            </w:r>
          </w:ins>
          <w:r>
            <w:rPr>
              <w:noProof/>
              <w:webHidden/>
            </w:rPr>
            <w:fldChar w:fldCharType="separate"/>
          </w:r>
          <w:ins w:id="119" w:author="Siu Ham Wong" w:date="2025-01-27T16:46:00Z" w16du:dateUtc="2025-01-27T08:46:00Z">
            <w:r>
              <w:rPr>
                <w:noProof/>
                <w:webHidden/>
              </w:rPr>
              <w:t>41</w:t>
            </w:r>
            <w:r>
              <w:rPr>
                <w:noProof/>
                <w:webHidden/>
              </w:rPr>
              <w:fldChar w:fldCharType="end"/>
            </w:r>
            <w:r w:rsidRPr="001E4FA2">
              <w:rPr>
                <w:rStyle w:val="Hyperlink"/>
                <w:noProof/>
              </w:rPr>
              <w:fldChar w:fldCharType="end"/>
            </w:r>
          </w:ins>
        </w:p>
        <w:p w14:paraId="1C0D9E06" w14:textId="63B3D560" w:rsidR="0065697A" w:rsidRDefault="0065697A">
          <w:pPr>
            <w:pStyle w:val="TOC3"/>
            <w:rPr>
              <w:ins w:id="120" w:author="Siu Ham Wong" w:date="2025-01-27T16:46:00Z" w16du:dateUtc="2025-01-27T08:46:00Z"/>
              <w:rFonts w:eastAsiaTheme="minorEastAsia" w:cstheme="minorBidi"/>
              <w:i w:val="0"/>
              <w:iCs w:val="0"/>
              <w:noProof/>
              <w:kern w:val="2"/>
              <w:sz w:val="24"/>
              <w:szCs w:val="24"/>
              <w:lang w:val="en-HK" w:eastAsia="zh-CN"/>
              <w14:ligatures w14:val="standardContextual"/>
            </w:rPr>
          </w:pPr>
          <w:ins w:id="121"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"_Toc188888825"</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3.16.</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Notify CPVACS/BOSS MPS Pick Up Complete</w:t>
            </w:r>
            <w:r>
              <w:rPr>
                <w:noProof/>
                <w:webHidden/>
              </w:rPr>
              <w:tab/>
            </w:r>
            <w:r>
              <w:rPr>
                <w:noProof/>
                <w:webHidden/>
              </w:rPr>
              <w:fldChar w:fldCharType="begin"/>
            </w:r>
            <w:r>
              <w:rPr>
                <w:noProof/>
                <w:webHidden/>
              </w:rPr>
              <w:instrText xml:space="preserve"> PAGEREF _Toc188888825 \h </w:instrText>
            </w:r>
            <w:r>
              <w:rPr>
                <w:noProof/>
                <w:webHidden/>
              </w:rPr>
            </w:r>
          </w:ins>
          <w:r>
            <w:rPr>
              <w:noProof/>
              <w:webHidden/>
            </w:rPr>
            <w:fldChar w:fldCharType="separate"/>
          </w:r>
          <w:ins w:id="122" w:author="Siu Ham Wong" w:date="2025-01-27T16:46:00Z" w16du:dateUtc="2025-01-27T08:46:00Z">
            <w:r>
              <w:rPr>
                <w:noProof/>
                <w:webHidden/>
              </w:rPr>
              <w:t>43</w:t>
            </w:r>
            <w:r>
              <w:rPr>
                <w:noProof/>
                <w:webHidden/>
              </w:rPr>
              <w:fldChar w:fldCharType="end"/>
            </w:r>
            <w:r w:rsidRPr="001E4FA2">
              <w:rPr>
                <w:rStyle w:val="Hyperlink"/>
                <w:noProof/>
              </w:rPr>
              <w:fldChar w:fldCharType="end"/>
            </w:r>
          </w:ins>
        </w:p>
        <w:p w14:paraId="5174142F" w14:textId="43F4772F" w:rsidR="0065697A" w:rsidRDefault="0065697A">
          <w:pPr>
            <w:pStyle w:val="TOC3"/>
            <w:rPr>
              <w:ins w:id="123" w:author="Siu Ham Wong" w:date="2025-01-27T16:46:00Z" w16du:dateUtc="2025-01-27T08:46:00Z"/>
              <w:rFonts w:eastAsiaTheme="minorEastAsia" w:cstheme="minorBidi"/>
              <w:i w:val="0"/>
              <w:iCs w:val="0"/>
              <w:noProof/>
              <w:kern w:val="2"/>
              <w:sz w:val="24"/>
              <w:szCs w:val="24"/>
              <w:lang w:val="en-HK" w:eastAsia="zh-CN"/>
              <w14:ligatures w14:val="standardContextual"/>
            </w:rPr>
          </w:pPr>
          <w:ins w:id="124"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"_Toc188888826"</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3.17.</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Notify ACPB pick up Rental Vehicle from MPS (Optional)</w:t>
            </w:r>
            <w:r>
              <w:rPr>
                <w:noProof/>
                <w:webHidden/>
              </w:rPr>
              <w:tab/>
            </w:r>
            <w:r>
              <w:rPr>
                <w:noProof/>
                <w:webHidden/>
              </w:rPr>
              <w:fldChar w:fldCharType="begin"/>
            </w:r>
            <w:r>
              <w:rPr>
                <w:noProof/>
                <w:webHidden/>
              </w:rPr>
              <w:instrText xml:space="preserve"> PAGEREF _Toc188888826 \h </w:instrText>
            </w:r>
            <w:r>
              <w:rPr>
                <w:noProof/>
                <w:webHidden/>
              </w:rPr>
            </w:r>
          </w:ins>
          <w:r>
            <w:rPr>
              <w:noProof/>
              <w:webHidden/>
            </w:rPr>
            <w:fldChar w:fldCharType="separate"/>
          </w:r>
          <w:ins w:id="125" w:author="Siu Ham Wong" w:date="2025-01-27T16:46:00Z" w16du:dateUtc="2025-01-27T08:46:00Z">
            <w:r>
              <w:rPr>
                <w:noProof/>
                <w:webHidden/>
              </w:rPr>
              <w:t>45</w:t>
            </w:r>
            <w:r>
              <w:rPr>
                <w:noProof/>
                <w:webHidden/>
              </w:rPr>
              <w:fldChar w:fldCharType="end"/>
            </w:r>
            <w:r w:rsidRPr="001E4FA2">
              <w:rPr>
                <w:rStyle w:val="Hyperlink"/>
                <w:noProof/>
              </w:rPr>
              <w:fldChar w:fldCharType="end"/>
            </w:r>
          </w:ins>
        </w:p>
        <w:p w14:paraId="6D373E44" w14:textId="37FC385A" w:rsidR="0065697A" w:rsidRDefault="0065697A">
          <w:pPr>
            <w:pStyle w:val="TOC3"/>
            <w:rPr>
              <w:ins w:id="126" w:author="Siu Ham Wong" w:date="2025-01-27T16:46:00Z" w16du:dateUtc="2025-01-27T08:46:00Z"/>
              <w:rFonts w:eastAsiaTheme="minorEastAsia" w:cstheme="minorBidi"/>
              <w:i w:val="0"/>
              <w:iCs w:val="0"/>
              <w:noProof/>
              <w:kern w:val="2"/>
              <w:sz w:val="24"/>
              <w:szCs w:val="24"/>
              <w:lang w:val="en-HK" w:eastAsia="zh-CN"/>
              <w14:ligatures w14:val="standardContextual"/>
            </w:rPr>
          </w:pPr>
          <w:ins w:id="12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"_Toc188888827"</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3.18.</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notify Boss Vehicle Exit ACPB</w:t>
            </w:r>
            <w:r>
              <w:rPr>
                <w:noProof/>
                <w:webHidden/>
              </w:rPr>
              <w:tab/>
            </w:r>
            <w:r>
              <w:rPr>
                <w:noProof/>
                <w:webHidden/>
              </w:rPr>
              <w:fldChar w:fldCharType="begin"/>
            </w:r>
            <w:r>
              <w:rPr>
                <w:noProof/>
                <w:webHidden/>
              </w:rPr>
              <w:instrText xml:space="preserve"> PAGEREF _Toc188888827 \h </w:instrText>
            </w:r>
            <w:r>
              <w:rPr>
                <w:noProof/>
                <w:webHidden/>
              </w:rPr>
            </w:r>
          </w:ins>
          <w:r>
            <w:rPr>
              <w:noProof/>
              <w:webHidden/>
            </w:rPr>
            <w:fldChar w:fldCharType="separate"/>
          </w:r>
          <w:ins w:id="128" w:author="Siu Ham Wong" w:date="2025-01-27T16:46:00Z" w16du:dateUtc="2025-01-27T08:46:00Z">
            <w:r>
              <w:rPr>
                <w:noProof/>
                <w:webHidden/>
              </w:rPr>
              <w:t>46</w:t>
            </w:r>
            <w:r>
              <w:rPr>
                <w:noProof/>
                <w:webHidden/>
              </w:rPr>
              <w:fldChar w:fldCharType="end"/>
            </w:r>
            <w:r w:rsidRPr="001E4FA2">
              <w:rPr>
                <w:rStyle w:val="Hyperlink"/>
                <w:noProof/>
              </w:rPr>
              <w:fldChar w:fldCharType="end"/>
            </w:r>
          </w:ins>
        </w:p>
        <w:p w14:paraId="7B5CA5D2" w14:textId="35AAE426" w:rsidR="0065697A" w:rsidRDefault="0065697A">
          <w:pPr>
            <w:pStyle w:val="TOC3"/>
            <w:rPr>
              <w:ins w:id="129" w:author="Siu Ham Wong" w:date="2025-01-27T16:46:00Z" w16du:dateUtc="2025-01-27T08:46:00Z"/>
              <w:rFonts w:eastAsiaTheme="minorEastAsia" w:cstheme="minorBidi"/>
              <w:i w:val="0"/>
              <w:iCs w:val="0"/>
              <w:noProof/>
              <w:kern w:val="2"/>
              <w:sz w:val="24"/>
              <w:szCs w:val="24"/>
              <w:lang w:val="en-HK" w:eastAsia="zh-CN"/>
              <w14:ligatures w14:val="standardContextual"/>
            </w:rPr>
          </w:pPr>
          <w:ins w:id="13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"_Toc188888828"</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3.19.</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Create Booking Information</w:t>
            </w:r>
            <w:r>
              <w:rPr>
                <w:noProof/>
                <w:webHidden/>
              </w:rPr>
              <w:tab/>
            </w:r>
            <w:r>
              <w:rPr>
                <w:noProof/>
                <w:webHidden/>
              </w:rPr>
              <w:fldChar w:fldCharType="begin"/>
            </w:r>
            <w:r>
              <w:rPr>
                <w:noProof/>
                <w:webHidden/>
              </w:rPr>
              <w:instrText xml:space="preserve"> PAGEREF _Toc188888828 \h </w:instrText>
            </w:r>
            <w:r>
              <w:rPr>
                <w:noProof/>
                <w:webHidden/>
              </w:rPr>
            </w:r>
          </w:ins>
          <w:r>
            <w:rPr>
              <w:noProof/>
              <w:webHidden/>
            </w:rPr>
            <w:fldChar w:fldCharType="separate"/>
          </w:r>
          <w:ins w:id="131" w:author="Siu Ham Wong" w:date="2025-01-27T16:46:00Z" w16du:dateUtc="2025-01-27T08:46:00Z">
            <w:r>
              <w:rPr>
                <w:noProof/>
                <w:webHidden/>
              </w:rPr>
              <w:t>47</w:t>
            </w:r>
            <w:r>
              <w:rPr>
                <w:noProof/>
                <w:webHidden/>
              </w:rPr>
              <w:fldChar w:fldCharType="end"/>
            </w:r>
            <w:r w:rsidRPr="001E4FA2">
              <w:rPr>
                <w:rStyle w:val="Hyperlink"/>
                <w:noProof/>
              </w:rPr>
              <w:fldChar w:fldCharType="end"/>
            </w:r>
          </w:ins>
        </w:p>
        <w:p w14:paraId="2C525184" w14:textId="6D7E5CE2" w:rsidR="0065697A" w:rsidRDefault="0065697A">
          <w:pPr>
            <w:pStyle w:val="TOC3"/>
            <w:rPr>
              <w:ins w:id="132" w:author="Siu Ham Wong" w:date="2025-01-27T16:46:00Z" w16du:dateUtc="2025-01-27T08:46:00Z"/>
              <w:rFonts w:eastAsiaTheme="minorEastAsia" w:cstheme="minorBidi"/>
              <w:i w:val="0"/>
              <w:iCs w:val="0"/>
              <w:noProof/>
              <w:kern w:val="2"/>
              <w:sz w:val="24"/>
              <w:szCs w:val="24"/>
              <w:lang w:val="en-HK" w:eastAsia="zh-CN"/>
              <w14:ligatures w14:val="standardContextual"/>
            </w:rPr>
          </w:pPr>
          <w:ins w:id="13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"_Toc188888829"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highlight w:val="yellow"/>
                <w:lang w:eastAsia="zh-HK"/>
              </w:rPr>
              <w:t>3.20.</w:t>
            </w:r>
            <w:r>
              <w:rPr>
                <w:rFonts w:eastAsiaTheme="minorEastAsia" w:cstheme="minorBidi"/>
                <w:i w:val="0"/>
                <w:iCs w:val="0"/>
                <w:noProof/>
                <w:kern w:val="2"/>
                <w:sz w:val="24"/>
                <w:szCs w:val="24"/>
                <w:lang w:val="en-HK" w:eastAsia="zh-CN"/>
                <w14:ligatures w14:val="standardContextual"/>
              </w:rPr>
              <w:tab/>
            </w:r>
            <w:r w:rsidRPr="001E4FA2">
              <w:rPr>
                <w:rStyle w:val="Hyperlink"/>
                <w:noProof/>
                <w:highlight w:val="yellow"/>
                <w:lang w:eastAsia="zh-HK"/>
              </w:rPr>
              <w:t>CPVACS/BOSS Enquiry Vehicle Tracking Information</w:t>
            </w:r>
            <w:r>
              <w:rPr>
                <w:noProof/>
                <w:webHidden/>
              </w:rPr>
              <w:tab/>
            </w:r>
            <w:r>
              <w:rPr>
                <w:noProof/>
                <w:webHidden/>
              </w:rPr>
              <w:fldChar w:fldCharType="begin"/>
            </w:r>
            <w:r>
              <w:rPr>
                <w:noProof/>
                <w:webHidden/>
              </w:rPr>
              <w:instrText xml:space="preserve"> PAGEREF _Toc188888829 \h </w:instrText>
            </w:r>
            <w:r>
              <w:rPr>
                <w:noProof/>
                <w:webHidden/>
              </w:rPr>
            </w:r>
          </w:ins>
          <w:r>
            <w:rPr>
              <w:noProof/>
              <w:webHidden/>
            </w:rPr>
            <w:fldChar w:fldCharType="separate"/>
          </w:r>
          <w:ins w:id="134" w:author="Siu Ham Wong" w:date="2025-01-27T16:46:00Z" w16du:dateUtc="2025-01-27T08:46:00Z">
            <w:r>
              <w:rPr>
                <w:noProof/>
                <w:webHidden/>
              </w:rPr>
              <w:t>50</w:t>
            </w:r>
            <w:r>
              <w:rPr>
                <w:noProof/>
                <w:webHidden/>
              </w:rPr>
              <w:fldChar w:fldCharType="end"/>
            </w:r>
            <w:r w:rsidRPr="001E4FA2">
              <w:rPr>
                <w:rStyle w:val="Hyperlink"/>
                <w:noProof/>
              </w:rPr>
              <w:fldChar w:fldCharType="end"/>
            </w:r>
          </w:ins>
        </w:p>
        <w:p w14:paraId="6D0E01E7" w14:textId="75852D23" w:rsidR="0065697A" w:rsidRDefault="0065697A">
          <w:pPr>
            <w:pStyle w:val="TOC3"/>
            <w:rPr>
              <w:ins w:id="135" w:author="Siu Ham Wong" w:date="2025-01-27T16:46:00Z" w16du:dateUtc="2025-01-27T08:46:00Z"/>
              <w:rFonts w:eastAsiaTheme="minorEastAsia" w:cstheme="minorBidi"/>
              <w:i w:val="0"/>
              <w:iCs w:val="0"/>
              <w:noProof/>
              <w:kern w:val="2"/>
              <w:sz w:val="24"/>
              <w:szCs w:val="24"/>
              <w:lang w:val="en-HK" w:eastAsia="zh-CN"/>
              <w14:ligatures w14:val="standardContextual"/>
            </w:rPr>
          </w:pPr>
          <w:ins w:id="136"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"_Toc188888830"</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highlight w:val="yellow"/>
                <w:lang w:eastAsia="zh-HK"/>
              </w:rPr>
              <w:t>3.21.</w:t>
            </w:r>
            <w:r>
              <w:rPr>
                <w:rFonts w:eastAsiaTheme="minorEastAsia" w:cstheme="minorBidi"/>
                <w:i w:val="0"/>
                <w:iCs w:val="0"/>
                <w:noProof/>
                <w:kern w:val="2"/>
                <w:sz w:val="24"/>
                <w:szCs w:val="24"/>
                <w:lang w:val="en-HK" w:eastAsia="zh-CN"/>
                <w14:ligatures w14:val="standardContextual"/>
              </w:rPr>
              <w:tab/>
            </w:r>
            <w:r w:rsidRPr="001E4FA2">
              <w:rPr>
                <w:rStyle w:val="Hyperlink"/>
                <w:noProof/>
                <w:highlight w:val="yellow"/>
                <w:lang w:eastAsia="zh-HK"/>
              </w:rPr>
              <w:t>BOSS Request Change Booking Information</w:t>
            </w:r>
            <w:r>
              <w:rPr>
                <w:noProof/>
                <w:webHidden/>
              </w:rPr>
              <w:tab/>
            </w:r>
            <w:r>
              <w:rPr>
                <w:noProof/>
                <w:webHidden/>
              </w:rPr>
              <w:fldChar w:fldCharType="begin"/>
            </w:r>
            <w:r>
              <w:rPr>
                <w:noProof/>
                <w:webHidden/>
              </w:rPr>
              <w:instrText xml:space="preserve"> PAGEREF _Toc188888830 \h </w:instrText>
            </w:r>
            <w:r>
              <w:rPr>
                <w:noProof/>
                <w:webHidden/>
              </w:rPr>
            </w:r>
          </w:ins>
          <w:r>
            <w:rPr>
              <w:noProof/>
              <w:webHidden/>
            </w:rPr>
            <w:fldChar w:fldCharType="separate"/>
          </w:r>
          <w:ins w:id="137" w:author="Siu Ham Wong" w:date="2025-01-27T16:46:00Z" w16du:dateUtc="2025-01-27T08:46:00Z">
            <w:r>
              <w:rPr>
                <w:noProof/>
                <w:webHidden/>
              </w:rPr>
              <w:t>54</w:t>
            </w:r>
            <w:r>
              <w:rPr>
                <w:noProof/>
                <w:webHidden/>
              </w:rPr>
              <w:fldChar w:fldCharType="end"/>
            </w:r>
            <w:r w:rsidRPr="001E4FA2">
              <w:rPr>
                <w:rStyle w:val="Hyperlink"/>
                <w:noProof/>
              </w:rPr>
              <w:fldChar w:fldCharType="end"/>
            </w:r>
          </w:ins>
        </w:p>
        <w:p w14:paraId="4D6BE9A9" w14:textId="1F2976BB" w:rsidR="0065697A" w:rsidRDefault="0065697A">
          <w:pPr>
            <w:pStyle w:val="TOC3"/>
            <w:rPr>
              <w:ins w:id="138" w:author="Siu Ham Wong" w:date="2025-01-27T16:46:00Z" w16du:dateUtc="2025-01-27T08:46:00Z"/>
              <w:rFonts w:eastAsiaTheme="minorEastAsia" w:cstheme="minorBidi"/>
              <w:i w:val="0"/>
              <w:iCs w:val="0"/>
              <w:noProof/>
              <w:kern w:val="2"/>
              <w:sz w:val="24"/>
              <w:szCs w:val="24"/>
              <w:lang w:val="en-HK" w:eastAsia="zh-CN"/>
              <w14:ligatures w14:val="standardContextual"/>
            </w:rPr>
          </w:pPr>
          <w:ins w:id="139"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"_Toc188888831"</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3.22.</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 xml:space="preserve">CPVACS Notify MPS Intercom Turned </w:t>
            </w:r>
            <w:r w:rsidRPr="001E4FA2">
              <w:rPr>
                <w:rStyle w:val="Hyperlink"/>
                <w:noProof/>
                <w:lang w:val="en-HK" w:eastAsia="zh-HK"/>
              </w:rPr>
              <w:t>o</w:t>
            </w:r>
            <w:r w:rsidRPr="001E4FA2">
              <w:rPr>
                <w:rStyle w:val="Hyperlink"/>
                <w:noProof/>
                <w:lang w:eastAsia="zh-HK"/>
              </w:rPr>
              <w:t>n at Cabin Door</w:t>
            </w:r>
            <w:r>
              <w:rPr>
                <w:noProof/>
                <w:webHidden/>
              </w:rPr>
              <w:tab/>
            </w:r>
            <w:r>
              <w:rPr>
                <w:noProof/>
                <w:webHidden/>
              </w:rPr>
              <w:fldChar w:fldCharType="begin"/>
            </w:r>
            <w:r>
              <w:rPr>
                <w:noProof/>
                <w:webHidden/>
              </w:rPr>
              <w:instrText xml:space="preserve"> PAGEREF _Toc188888831 \h </w:instrText>
            </w:r>
            <w:r>
              <w:rPr>
                <w:noProof/>
                <w:webHidden/>
              </w:rPr>
            </w:r>
          </w:ins>
          <w:r>
            <w:rPr>
              <w:noProof/>
              <w:webHidden/>
            </w:rPr>
            <w:fldChar w:fldCharType="separate"/>
          </w:r>
          <w:ins w:id="140" w:author="Siu Ham Wong" w:date="2025-01-27T16:46:00Z" w16du:dateUtc="2025-01-27T08:46:00Z">
            <w:r>
              <w:rPr>
                <w:noProof/>
                <w:webHidden/>
              </w:rPr>
              <w:t>55</w:t>
            </w:r>
            <w:r>
              <w:rPr>
                <w:noProof/>
                <w:webHidden/>
              </w:rPr>
              <w:fldChar w:fldCharType="end"/>
            </w:r>
            <w:r w:rsidRPr="001E4FA2">
              <w:rPr>
                <w:rStyle w:val="Hyperlink"/>
                <w:noProof/>
              </w:rPr>
              <w:fldChar w:fldCharType="end"/>
            </w:r>
          </w:ins>
        </w:p>
        <w:p w14:paraId="3FEFE437" w14:textId="678967A2" w:rsidR="0065697A" w:rsidRDefault="0065697A">
          <w:pPr>
            <w:pStyle w:val="TOC3"/>
            <w:rPr>
              <w:ins w:id="141" w:author="Siu Ham Wong" w:date="2025-01-27T16:46:00Z" w16du:dateUtc="2025-01-27T08:46:00Z"/>
              <w:rFonts w:eastAsiaTheme="minorEastAsia" w:cstheme="minorBidi"/>
              <w:i w:val="0"/>
              <w:iCs w:val="0"/>
              <w:noProof/>
              <w:kern w:val="2"/>
              <w:sz w:val="24"/>
              <w:szCs w:val="24"/>
              <w:lang w:val="en-HK" w:eastAsia="zh-CN"/>
              <w14:ligatures w14:val="standardContextual"/>
            </w:rPr>
          </w:pPr>
          <w:ins w:id="142"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"_Toc188888832"</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3.23.</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w:t>
            </w:r>
            <w:r w:rsidRPr="001E4FA2">
              <w:rPr>
                <w:rStyle w:val="Hyperlink"/>
                <w:noProof/>
                <w:lang w:eastAsia="zh-HK"/>
              </w:rPr>
              <w:t>o</w:t>
            </w:r>
            <w:r w:rsidRPr="001E4FA2">
              <w:rPr>
                <w:rStyle w:val="Hyperlink"/>
                <w:noProof/>
                <w:lang w:eastAsia="zh-HK"/>
              </w:rPr>
              <w:t>tify CPVACS Vehicle Arrived at Inside Retrieval Cabin Door</w:t>
            </w:r>
            <w:r>
              <w:rPr>
                <w:noProof/>
                <w:webHidden/>
              </w:rPr>
              <w:tab/>
            </w:r>
            <w:r>
              <w:rPr>
                <w:noProof/>
                <w:webHidden/>
              </w:rPr>
              <w:fldChar w:fldCharType="begin"/>
            </w:r>
            <w:r>
              <w:rPr>
                <w:noProof/>
                <w:webHidden/>
              </w:rPr>
              <w:instrText xml:space="preserve"> PAGEREF _Toc188888832 \h </w:instrText>
            </w:r>
            <w:r>
              <w:rPr>
                <w:noProof/>
                <w:webHidden/>
              </w:rPr>
            </w:r>
          </w:ins>
          <w:r>
            <w:rPr>
              <w:noProof/>
              <w:webHidden/>
            </w:rPr>
            <w:fldChar w:fldCharType="separate"/>
          </w:r>
          <w:ins w:id="143" w:author="Siu Ham Wong" w:date="2025-01-27T16:46:00Z" w16du:dateUtc="2025-01-27T08:46:00Z">
            <w:r>
              <w:rPr>
                <w:noProof/>
                <w:webHidden/>
              </w:rPr>
              <w:t>57</w:t>
            </w:r>
            <w:r>
              <w:rPr>
                <w:noProof/>
                <w:webHidden/>
              </w:rPr>
              <w:fldChar w:fldCharType="end"/>
            </w:r>
            <w:r w:rsidRPr="001E4FA2">
              <w:rPr>
                <w:rStyle w:val="Hyperlink"/>
                <w:noProof/>
              </w:rPr>
              <w:fldChar w:fldCharType="end"/>
            </w:r>
          </w:ins>
        </w:p>
        <w:p w14:paraId="7112FA6E" w14:textId="096A4860" w:rsidR="0065697A" w:rsidRDefault="0065697A">
          <w:pPr>
            <w:pStyle w:val="TOC3"/>
            <w:rPr>
              <w:ins w:id="144" w:author="Siu Ham Wong" w:date="2025-01-27T16:46:00Z" w16du:dateUtc="2025-01-27T08:46:00Z"/>
              <w:rFonts w:eastAsiaTheme="minorEastAsia" w:cstheme="minorBidi"/>
              <w:i w:val="0"/>
              <w:iCs w:val="0"/>
              <w:noProof/>
              <w:kern w:val="2"/>
              <w:sz w:val="24"/>
              <w:szCs w:val="24"/>
              <w:lang w:val="en-HK" w:eastAsia="zh-CN"/>
              <w14:ligatures w14:val="standardContextual"/>
            </w:rPr>
          </w:pPr>
          <w:ins w:id="145"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"_Toc188888833"</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3.24.</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Send CPVACS Assigned Pick Up Cabin Information</w:t>
            </w:r>
            <w:r>
              <w:rPr>
                <w:noProof/>
                <w:webHidden/>
              </w:rPr>
              <w:tab/>
            </w:r>
            <w:r>
              <w:rPr>
                <w:noProof/>
                <w:webHidden/>
              </w:rPr>
              <w:fldChar w:fldCharType="begin"/>
            </w:r>
            <w:r>
              <w:rPr>
                <w:noProof/>
                <w:webHidden/>
              </w:rPr>
              <w:instrText xml:space="preserve"> PAGEREF _Toc188888833 \h </w:instrText>
            </w:r>
            <w:r>
              <w:rPr>
                <w:noProof/>
                <w:webHidden/>
              </w:rPr>
            </w:r>
          </w:ins>
          <w:r>
            <w:rPr>
              <w:noProof/>
              <w:webHidden/>
            </w:rPr>
            <w:fldChar w:fldCharType="separate"/>
          </w:r>
          <w:ins w:id="146" w:author="Siu Ham Wong" w:date="2025-01-27T16:46:00Z" w16du:dateUtc="2025-01-27T08:46:00Z">
            <w:r>
              <w:rPr>
                <w:noProof/>
                <w:webHidden/>
              </w:rPr>
              <w:t>58</w:t>
            </w:r>
            <w:r>
              <w:rPr>
                <w:noProof/>
                <w:webHidden/>
              </w:rPr>
              <w:fldChar w:fldCharType="end"/>
            </w:r>
            <w:r w:rsidRPr="001E4FA2">
              <w:rPr>
                <w:rStyle w:val="Hyperlink"/>
                <w:noProof/>
              </w:rPr>
              <w:fldChar w:fldCharType="end"/>
            </w:r>
          </w:ins>
        </w:p>
        <w:p w14:paraId="001E2FBF" w14:textId="14392912" w:rsidR="0065697A" w:rsidRDefault="0065697A">
          <w:pPr>
            <w:pStyle w:val="TOC3"/>
            <w:rPr>
              <w:ins w:id="147" w:author="Siu Ham Wong" w:date="2025-01-27T16:46:00Z" w16du:dateUtc="2025-01-27T08:46:00Z"/>
              <w:rFonts w:eastAsiaTheme="minorEastAsia" w:cstheme="minorBidi"/>
              <w:i w:val="0"/>
              <w:iCs w:val="0"/>
              <w:noProof/>
              <w:kern w:val="2"/>
              <w:sz w:val="24"/>
              <w:szCs w:val="24"/>
              <w:lang w:val="en-HK" w:eastAsia="zh-CN"/>
              <w14:ligatures w14:val="standardContextual"/>
            </w:rPr>
          </w:pPr>
          <w:ins w:id="148"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"_Toc188888834"</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3.25.</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Notify BOSS Vehicle Retrieve from MPS</w:t>
            </w:r>
            <w:r>
              <w:rPr>
                <w:noProof/>
                <w:webHidden/>
              </w:rPr>
              <w:tab/>
            </w:r>
            <w:r>
              <w:rPr>
                <w:noProof/>
                <w:webHidden/>
              </w:rPr>
              <w:fldChar w:fldCharType="begin"/>
            </w:r>
            <w:r>
              <w:rPr>
                <w:noProof/>
                <w:webHidden/>
              </w:rPr>
              <w:instrText xml:space="preserve"> PAGEREF _Toc188888834 \h </w:instrText>
            </w:r>
            <w:r>
              <w:rPr>
                <w:noProof/>
                <w:webHidden/>
              </w:rPr>
            </w:r>
          </w:ins>
          <w:r>
            <w:rPr>
              <w:noProof/>
              <w:webHidden/>
            </w:rPr>
            <w:fldChar w:fldCharType="separate"/>
          </w:r>
          <w:ins w:id="149" w:author="Siu Ham Wong" w:date="2025-01-27T16:46:00Z" w16du:dateUtc="2025-01-27T08:46:00Z">
            <w:r>
              <w:rPr>
                <w:noProof/>
                <w:webHidden/>
              </w:rPr>
              <w:t>60</w:t>
            </w:r>
            <w:r>
              <w:rPr>
                <w:noProof/>
                <w:webHidden/>
              </w:rPr>
              <w:fldChar w:fldCharType="end"/>
            </w:r>
            <w:r w:rsidRPr="001E4FA2">
              <w:rPr>
                <w:rStyle w:val="Hyperlink"/>
                <w:noProof/>
              </w:rPr>
              <w:fldChar w:fldCharType="end"/>
            </w:r>
          </w:ins>
        </w:p>
        <w:p w14:paraId="211A6783" w14:textId="1D4F1DB6" w:rsidR="0065697A" w:rsidRDefault="0065697A">
          <w:pPr>
            <w:pStyle w:val="TOC3"/>
            <w:rPr>
              <w:ins w:id="150" w:author="Siu Ham Wong" w:date="2025-01-27T16:46:00Z" w16du:dateUtc="2025-01-27T08:46:00Z"/>
              <w:rFonts w:eastAsiaTheme="minorEastAsia" w:cstheme="minorBidi"/>
              <w:i w:val="0"/>
              <w:iCs w:val="0"/>
              <w:noProof/>
              <w:kern w:val="2"/>
              <w:sz w:val="24"/>
              <w:szCs w:val="24"/>
              <w:lang w:val="en-HK" w:eastAsia="zh-CN"/>
              <w14:ligatures w14:val="standardContextual"/>
            </w:rPr>
          </w:pPr>
          <w:ins w:id="151"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"_Toc188888835"</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3.26.</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Update MPS Gate Status</w:t>
            </w:r>
            <w:r>
              <w:rPr>
                <w:noProof/>
                <w:webHidden/>
              </w:rPr>
              <w:tab/>
            </w:r>
            <w:r>
              <w:rPr>
                <w:noProof/>
                <w:webHidden/>
              </w:rPr>
              <w:fldChar w:fldCharType="begin"/>
            </w:r>
            <w:r>
              <w:rPr>
                <w:noProof/>
                <w:webHidden/>
              </w:rPr>
              <w:instrText xml:space="preserve"> PAGEREF _Toc188888835 \h </w:instrText>
            </w:r>
            <w:r>
              <w:rPr>
                <w:noProof/>
                <w:webHidden/>
              </w:rPr>
            </w:r>
          </w:ins>
          <w:r>
            <w:rPr>
              <w:noProof/>
              <w:webHidden/>
            </w:rPr>
            <w:fldChar w:fldCharType="separate"/>
          </w:r>
          <w:ins w:id="152" w:author="Siu Ham Wong" w:date="2025-01-27T16:46:00Z" w16du:dateUtc="2025-01-27T08:46:00Z">
            <w:r>
              <w:rPr>
                <w:noProof/>
                <w:webHidden/>
              </w:rPr>
              <w:t>61</w:t>
            </w:r>
            <w:r>
              <w:rPr>
                <w:noProof/>
                <w:webHidden/>
              </w:rPr>
              <w:fldChar w:fldCharType="end"/>
            </w:r>
            <w:r w:rsidRPr="001E4FA2">
              <w:rPr>
                <w:rStyle w:val="Hyperlink"/>
                <w:noProof/>
              </w:rPr>
              <w:fldChar w:fldCharType="end"/>
            </w:r>
          </w:ins>
        </w:p>
        <w:p w14:paraId="0D01DE1E" w14:textId="7A16AA21" w:rsidR="0065697A" w:rsidRDefault="0065697A">
          <w:pPr>
            <w:pStyle w:val="TOC3"/>
            <w:rPr>
              <w:ins w:id="153" w:author="Siu Ham Wong" w:date="2025-01-27T16:46:00Z" w16du:dateUtc="2025-01-27T08:46:00Z"/>
              <w:rFonts w:eastAsiaTheme="minorEastAsia" w:cstheme="minorBidi"/>
              <w:i w:val="0"/>
              <w:iCs w:val="0"/>
              <w:noProof/>
              <w:kern w:val="2"/>
              <w:sz w:val="24"/>
              <w:szCs w:val="24"/>
              <w:lang w:val="en-HK" w:eastAsia="zh-CN"/>
              <w14:ligatures w14:val="standardContextual"/>
            </w:rPr>
          </w:pPr>
          <w:ins w:id="154"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"_Toc188888836"</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3.27.</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Request CPVACS CAS/LPRs status</w:t>
            </w:r>
            <w:r>
              <w:rPr>
                <w:noProof/>
                <w:webHidden/>
              </w:rPr>
              <w:tab/>
            </w:r>
            <w:r>
              <w:rPr>
                <w:noProof/>
                <w:webHidden/>
              </w:rPr>
              <w:fldChar w:fldCharType="begin"/>
            </w:r>
            <w:r>
              <w:rPr>
                <w:noProof/>
                <w:webHidden/>
              </w:rPr>
              <w:instrText xml:space="preserve"> PAGEREF _Toc188888836 \h </w:instrText>
            </w:r>
            <w:r>
              <w:rPr>
                <w:noProof/>
                <w:webHidden/>
              </w:rPr>
            </w:r>
          </w:ins>
          <w:r>
            <w:rPr>
              <w:noProof/>
              <w:webHidden/>
            </w:rPr>
            <w:fldChar w:fldCharType="separate"/>
          </w:r>
          <w:ins w:id="155" w:author="Siu Ham Wong" w:date="2025-01-27T16:46:00Z" w16du:dateUtc="2025-01-27T08:46:00Z">
            <w:r>
              <w:rPr>
                <w:noProof/>
                <w:webHidden/>
              </w:rPr>
              <w:t>63</w:t>
            </w:r>
            <w:r>
              <w:rPr>
                <w:noProof/>
                <w:webHidden/>
              </w:rPr>
              <w:fldChar w:fldCharType="end"/>
            </w:r>
            <w:r w:rsidRPr="001E4FA2">
              <w:rPr>
                <w:rStyle w:val="Hyperlink"/>
                <w:noProof/>
              </w:rPr>
              <w:fldChar w:fldCharType="end"/>
            </w:r>
          </w:ins>
        </w:p>
        <w:p w14:paraId="1BB2D860" w14:textId="74424C08" w:rsidR="0065697A" w:rsidRDefault="0065697A">
          <w:pPr>
            <w:pStyle w:val="TOC3"/>
            <w:rPr>
              <w:ins w:id="156" w:author="Siu Ham Wong" w:date="2025-01-27T16:46:00Z" w16du:dateUtc="2025-01-27T08:46:00Z"/>
              <w:rFonts w:eastAsiaTheme="minorEastAsia" w:cstheme="minorBidi"/>
              <w:i w:val="0"/>
              <w:iCs w:val="0"/>
              <w:noProof/>
              <w:kern w:val="2"/>
              <w:sz w:val="24"/>
              <w:szCs w:val="24"/>
              <w:lang w:val="en-HK" w:eastAsia="zh-CN"/>
              <w14:ligatures w14:val="standardContextual"/>
            </w:rPr>
          </w:pPr>
          <w:ins w:id="157"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"_Toc188888837"</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3.28.</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Request BOSS Validate Driver Info</w:t>
            </w:r>
            <w:r>
              <w:rPr>
                <w:noProof/>
                <w:webHidden/>
              </w:rPr>
              <w:tab/>
            </w:r>
            <w:r>
              <w:rPr>
                <w:noProof/>
                <w:webHidden/>
              </w:rPr>
              <w:fldChar w:fldCharType="begin"/>
            </w:r>
            <w:r>
              <w:rPr>
                <w:noProof/>
                <w:webHidden/>
              </w:rPr>
              <w:instrText xml:space="preserve"> PAGEREF _Toc188888837 \h </w:instrText>
            </w:r>
            <w:r>
              <w:rPr>
                <w:noProof/>
                <w:webHidden/>
              </w:rPr>
            </w:r>
          </w:ins>
          <w:r>
            <w:rPr>
              <w:noProof/>
              <w:webHidden/>
            </w:rPr>
            <w:fldChar w:fldCharType="separate"/>
          </w:r>
          <w:ins w:id="158" w:author="Siu Ham Wong" w:date="2025-01-27T16:46:00Z" w16du:dateUtc="2025-01-27T08:46:00Z">
            <w:r>
              <w:rPr>
                <w:noProof/>
                <w:webHidden/>
              </w:rPr>
              <w:t>64</w:t>
            </w:r>
            <w:r>
              <w:rPr>
                <w:noProof/>
                <w:webHidden/>
              </w:rPr>
              <w:fldChar w:fldCharType="end"/>
            </w:r>
            <w:r w:rsidRPr="001E4FA2">
              <w:rPr>
                <w:rStyle w:val="Hyperlink"/>
                <w:noProof/>
              </w:rPr>
              <w:fldChar w:fldCharType="end"/>
            </w:r>
          </w:ins>
        </w:p>
        <w:p w14:paraId="3723AC8C" w14:textId="333C27C3" w:rsidR="0065697A" w:rsidRDefault="0065697A">
          <w:pPr>
            <w:pStyle w:val="TOC3"/>
            <w:rPr>
              <w:ins w:id="159" w:author="Siu Ham Wong" w:date="2025-01-27T16:46:00Z" w16du:dateUtc="2025-01-27T08:46:00Z"/>
              <w:rFonts w:eastAsiaTheme="minorEastAsia" w:cstheme="minorBidi"/>
              <w:i w:val="0"/>
              <w:iCs w:val="0"/>
              <w:noProof/>
              <w:kern w:val="2"/>
              <w:sz w:val="24"/>
              <w:szCs w:val="24"/>
              <w:lang w:val="en-HK" w:eastAsia="zh-CN"/>
              <w14:ligatures w14:val="standardContextual"/>
            </w:rPr>
          </w:pPr>
          <w:ins w:id="160"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"_Toc188888838"</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3.29.</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CPVACS Confirm MPS Vehicle Arrived at Inside Retrieval Cabin Door</w:t>
            </w:r>
            <w:r>
              <w:rPr>
                <w:noProof/>
                <w:webHidden/>
              </w:rPr>
              <w:tab/>
            </w:r>
            <w:r>
              <w:rPr>
                <w:noProof/>
                <w:webHidden/>
              </w:rPr>
              <w:fldChar w:fldCharType="begin"/>
            </w:r>
            <w:r>
              <w:rPr>
                <w:noProof/>
                <w:webHidden/>
              </w:rPr>
              <w:instrText xml:space="preserve"> PAGEREF _Toc188888838 \h </w:instrText>
            </w:r>
            <w:r>
              <w:rPr>
                <w:noProof/>
                <w:webHidden/>
              </w:rPr>
            </w:r>
          </w:ins>
          <w:r>
            <w:rPr>
              <w:noProof/>
              <w:webHidden/>
            </w:rPr>
            <w:fldChar w:fldCharType="separate"/>
          </w:r>
          <w:ins w:id="161" w:author="Siu Ham Wong" w:date="2025-01-27T16:46:00Z" w16du:dateUtc="2025-01-27T08:46:00Z">
            <w:r>
              <w:rPr>
                <w:noProof/>
                <w:webHidden/>
              </w:rPr>
              <w:t>66</w:t>
            </w:r>
            <w:r>
              <w:rPr>
                <w:noProof/>
                <w:webHidden/>
              </w:rPr>
              <w:fldChar w:fldCharType="end"/>
            </w:r>
            <w:r w:rsidRPr="001E4FA2">
              <w:rPr>
                <w:rStyle w:val="Hyperlink"/>
                <w:noProof/>
              </w:rPr>
              <w:fldChar w:fldCharType="end"/>
            </w:r>
          </w:ins>
        </w:p>
        <w:p w14:paraId="6E9F503F" w14:textId="021CCD9E" w:rsidR="0065697A" w:rsidRDefault="0065697A">
          <w:pPr>
            <w:pStyle w:val="TOC3"/>
            <w:rPr>
              <w:ins w:id="162" w:author="Siu Ham Wong" w:date="2025-01-27T16:46:00Z" w16du:dateUtc="2025-01-27T08:46:00Z"/>
              <w:rFonts w:eastAsiaTheme="minorEastAsia" w:cstheme="minorBidi"/>
              <w:i w:val="0"/>
              <w:iCs w:val="0"/>
              <w:noProof/>
              <w:kern w:val="2"/>
              <w:sz w:val="24"/>
              <w:szCs w:val="24"/>
              <w:lang w:val="en-HK" w:eastAsia="zh-CN"/>
              <w14:ligatures w14:val="standardContextual"/>
            </w:rPr>
          </w:pPr>
          <w:ins w:id="163" w:author="Siu Ham Wong" w:date="2025-01-27T16:46:00Z" w16du:dateUtc="2025-01-27T08:46:00Z">
            <w:r w:rsidRPr="001E4FA2">
              <w:rPr>
                <w:rStyle w:val="Hyperlink"/>
                <w:noProof/>
              </w:rPr>
              <w:fldChar w:fldCharType="begin"/>
            </w:r>
            <w:r w:rsidRPr="001E4FA2">
              <w:rPr>
                <w:rStyle w:val="Hyperlink"/>
                <w:noProof/>
              </w:rPr>
              <w:instrText xml:space="preserve"> </w:instrText>
            </w:r>
            <w:r>
              <w:rPr>
                <w:noProof/>
              </w:rPr>
              <w:instrText>HYPERLINK \l "_Toc188888839"</w:instrText>
            </w:r>
            <w:r w:rsidRPr="001E4FA2">
              <w:rPr>
                <w:rStyle w:val="Hyperlink"/>
                <w:noProof/>
              </w:rPr>
              <w:instrText xml:space="preserve"> </w:instrText>
            </w:r>
            <w:r w:rsidRPr="001E4FA2">
              <w:rPr>
                <w:rStyle w:val="Hyperlink"/>
                <w:noProof/>
              </w:rPr>
            </w:r>
            <w:r w:rsidRPr="001E4FA2">
              <w:rPr>
                <w:rStyle w:val="Hyperlink"/>
                <w:noProof/>
              </w:rPr>
              <w:fldChar w:fldCharType="separate"/>
            </w:r>
            <w:r w:rsidRPr="001E4FA2">
              <w:rPr>
                <w:rStyle w:val="Hyperlink"/>
                <w:noProof/>
                <w:lang w:eastAsia="zh-HK"/>
              </w:rPr>
              <w:t>3.30.</w:t>
            </w:r>
            <w:r>
              <w:rPr>
                <w:rFonts w:eastAsiaTheme="minorEastAsia" w:cstheme="minorBidi"/>
                <w:i w:val="0"/>
                <w:iCs w:val="0"/>
                <w:noProof/>
                <w:kern w:val="2"/>
                <w:sz w:val="24"/>
                <w:szCs w:val="24"/>
                <w:lang w:val="en-HK" w:eastAsia="zh-CN"/>
                <w14:ligatures w14:val="standardContextual"/>
              </w:rPr>
              <w:tab/>
            </w:r>
            <w:r w:rsidRPr="001E4FA2">
              <w:rPr>
                <w:rStyle w:val="Hyperlink"/>
                <w:noProof/>
                <w:lang w:eastAsia="zh-HK"/>
              </w:rPr>
              <w:t>MPS u</w:t>
            </w:r>
            <w:r w:rsidRPr="001E4FA2">
              <w:rPr>
                <w:rStyle w:val="Hyperlink"/>
                <w:noProof/>
                <w:lang w:eastAsia="zh-HK"/>
              </w:rPr>
              <w:t>p</w:t>
            </w:r>
            <w:r w:rsidRPr="001E4FA2">
              <w:rPr>
                <w:rStyle w:val="Hyperlink"/>
                <w:noProof/>
                <w:lang w:eastAsia="zh-HK"/>
              </w:rPr>
              <w:t>date Guidance Monitor Outside Parking Cabin Message</w:t>
            </w:r>
            <w:r>
              <w:rPr>
                <w:noProof/>
                <w:webHidden/>
              </w:rPr>
              <w:tab/>
            </w:r>
            <w:r>
              <w:rPr>
                <w:noProof/>
                <w:webHidden/>
              </w:rPr>
              <w:fldChar w:fldCharType="begin"/>
            </w:r>
            <w:r>
              <w:rPr>
                <w:noProof/>
                <w:webHidden/>
              </w:rPr>
              <w:instrText xml:space="preserve"> PAGEREF _Toc188888839 \h </w:instrText>
            </w:r>
            <w:r>
              <w:rPr>
                <w:noProof/>
                <w:webHidden/>
              </w:rPr>
            </w:r>
          </w:ins>
          <w:r>
            <w:rPr>
              <w:noProof/>
              <w:webHidden/>
            </w:rPr>
            <w:fldChar w:fldCharType="separate"/>
          </w:r>
          <w:ins w:id="164" w:author="Siu Ham Wong" w:date="2025-01-27T16:46:00Z" w16du:dateUtc="2025-01-27T08:46:00Z">
            <w:r>
              <w:rPr>
                <w:noProof/>
                <w:webHidden/>
              </w:rPr>
              <w:t>67</w:t>
            </w:r>
            <w:r>
              <w:rPr>
                <w:noProof/>
                <w:webHidden/>
              </w:rPr>
              <w:fldChar w:fldCharType="end"/>
            </w:r>
            <w:r w:rsidRPr="001E4FA2">
              <w:rPr>
                <w:rStyle w:val="Hyperlink"/>
                <w:noProof/>
              </w:rPr>
              <w:fldChar w:fldCharType="end"/>
            </w:r>
          </w:ins>
        </w:p>
        <w:p w14:paraId="05AF16B7" w14:textId="70D67579" w:rsidR="00546782" w:rsidDel="00AB45E6" w:rsidRDefault="00546782">
          <w:pPr>
            <w:pStyle w:val="TOC2"/>
            <w:rPr>
              <w:del w:id="165" w:author="Siu Ham Wong" w:date="2024-01-12T17:01:00Z"/>
              <w:rFonts w:asciiTheme="minorHAnsi" w:eastAsiaTheme="minorEastAsia" w:hAnsiTheme="minorHAnsi" w:cstheme="minorBidi"/>
              <w:noProof/>
              <w:spacing w:val="0"/>
              <w:kern w:val="2"/>
              <w:szCs w:val="22"/>
              <w:lang w:eastAsia="zh-TW"/>
              <w14:ligatures w14:val="standardContextual"/>
            </w:rPr>
          </w:pPr>
          <w:del w:id="166" w:author="Siu Ham Wong" w:date="2024-01-12T17:01:00Z">
            <w:r w:rsidRPr="00AB45E6" w:rsidDel="00AB45E6">
              <w:rPr>
                <w:noProof/>
                <w:rPrChange w:id="167" w:author="Siu Ham Wong" w:date="2024-01-12T17:01:00Z">
                  <w:rPr>
                    <w:rStyle w:val="Hyperlink"/>
                    <w:noProof/>
                    <w:lang w:eastAsia="zh-HK"/>
                  </w:rPr>
                </w:rPrChange>
              </w:rPr>
              <w:delText>1.</w:delText>
            </w:r>
            <w:r w:rsidDel="00AB45E6">
              <w:rPr>
                <w:rFonts w:asciiTheme="minorHAnsi" w:eastAsiaTheme="minorEastAsia" w:hAnsiTheme="minorHAnsi" w:cstheme="minorBidi"/>
                <w:noProof/>
                <w:spacing w:val="0"/>
                <w:kern w:val="2"/>
                <w:szCs w:val="22"/>
                <w:lang w:eastAsia="zh-TW"/>
                <w14:ligatures w14:val="standardContextual"/>
              </w:rPr>
              <w:tab/>
            </w:r>
            <w:r w:rsidRPr="00AB45E6" w:rsidDel="00AB45E6">
              <w:rPr>
                <w:noProof/>
                <w:rPrChange w:id="168" w:author="Siu Ham Wong" w:date="2024-01-12T17:01:00Z">
                  <w:rPr>
                    <w:rStyle w:val="Hyperlink"/>
                    <w:noProof/>
                    <w:lang w:eastAsia="zh-HK"/>
                  </w:rPr>
                </w:rPrChange>
              </w:rPr>
              <w:delText>APS API Integration Scenario</w:delText>
            </w:r>
            <w:r w:rsidDel="00AB45E6">
              <w:rPr>
                <w:noProof/>
                <w:webHidden/>
              </w:rPr>
              <w:tab/>
              <w:delText>4</w:delText>
            </w:r>
          </w:del>
        </w:p>
        <w:p w14:paraId="290727EC" w14:textId="638243D0" w:rsidR="00546782" w:rsidDel="00AB45E6" w:rsidRDefault="00546782">
          <w:pPr>
            <w:pStyle w:val="TOC3"/>
            <w:rPr>
              <w:del w:id="169" w:author="Siu Ham Wong" w:date="2024-01-12T17:01:00Z"/>
              <w:rFonts w:eastAsiaTheme="minorEastAsia" w:cstheme="minorBidi"/>
              <w:i w:val="0"/>
              <w:iCs w:val="0"/>
              <w:noProof/>
              <w:kern w:val="2"/>
              <w:szCs w:val="22"/>
              <w:lang w:eastAsia="zh-TW"/>
              <w14:ligatures w14:val="standardContextual"/>
            </w:rPr>
          </w:pPr>
          <w:del w:id="170" w:author="Siu Ham Wong" w:date="2024-01-12T17:01:00Z">
            <w:r w:rsidRPr="00AB45E6" w:rsidDel="00AB45E6">
              <w:rPr>
                <w:noProof/>
                <w:rPrChange w:id="171" w:author="Siu Ham Wong" w:date="2024-01-12T17:01:00Z">
                  <w:rPr>
                    <w:rStyle w:val="Hyperlink"/>
                    <w:noProof/>
                    <w:lang w:eastAsia="zh-HK"/>
                  </w:rPr>
                </w:rPrChange>
              </w:rPr>
              <w:delText>1.1.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72" w:author="Siu Ham Wong" w:date="2024-01-12T17:01:00Z">
                  <w:rPr>
                    <w:rStyle w:val="Hyperlink"/>
                    <w:noProof/>
                    <w:lang w:eastAsia="zh-HK"/>
                  </w:rPr>
                </w:rPrChange>
              </w:rPr>
              <w:delText>ACPB’s Car Parking From ICK to G/F Entry Gate Scenario</w:delText>
            </w:r>
            <w:r w:rsidDel="00AB45E6">
              <w:rPr>
                <w:noProof/>
                <w:webHidden/>
              </w:rPr>
              <w:tab/>
              <w:delText>4</w:delText>
            </w:r>
          </w:del>
        </w:p>
        <w:p w14:paraId="1293607A" w14:textId="2BF008D6" w:rsidR="00546782" w:rsidDel="00AB45E6" w:rsidRDefault="00546782">
          <w:pPr>
            <w:pStyle w:val="TOC3"/>
            <w:rPr>
              <w:del w:id="173" w:author="Siu Ham Wong" w:date="2024-01-12T17:01:00Z"/>
              <w:rFonts w:eastAsiaTheme="minorEastAsia" w:cstheme="minorBidi"/>
              <w:i w:val="0"/>
              <w:iCs w:val="0"/>
              <w:noProof/>
              <w:kern w:val="2"/>
              <w:szCs w:val="22"/>
              <w:lang w:eastAsia="zh-TW"/>
              <w14:ligatures w14:val="standardContextual"/>
            </w:rPr>
          </w:pPr>
          <w:del w:id="174" w:author="Siu Ham Wong" w:date="2024-01-12T17:01:00Z">
            <w:r w:rsidRPr="00AB45E6" w:rsidDel="00AB45E6">
              <w:rPr>
                <w:noProof/>
                <w:rPrChange w:id="175" w:author="Siu Ham Wong" w:date="2024-01-12T17:01:00Z">
                  <w:rPr>
                    <w:rStyle w:val="Hyperlink"/>
                    <w:noProof/>
                    <w:lang w:eastAsia="zh-HK"/>
                  </w:rPr>
                </w:rPrChange>
              </w:rPr>
              <w:delText>1.2.</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76" w:author="Siu Ham Wong" w:date="2024-01-12T17:01:00Z">
                  <w:rPr>
                    <w:rStyle w:val="Hyperlink"/>
                    <w:noProof/>
                    <w:lang w:eastAsia="zh-HK"/>
                  </w:rPr>
                </w:rPrChange>
              </w:rPr>
              <w:delText>ACPB’s Car Parking G/F Entry Gate Scenario</w:delText>
            </w:r>
            <w:r w:rsidDel="00AB45E6">
              <w:rPr>
                <w:noProof/>
                <w:webHidden/>
              </w:rPr>
              <w:tab/>
              <w:delText>4</w:delText>
            </w:r>
          </w:del>
        </w:p>
        <w:p w14:paraId="3AE8F6B2" w14:textId="62095B40" w:rsidR="00546782" w:rsidDel="00AB45E6" w:rsidRDefault="00546782">
          <w:pPr>
            <w:pStyle w:val="TOC3"/>
            <w:rPr>
              <w:del w:id="177" w:author="Siu Ham Wong" w:date="2024-01-12T17:01:00Z"/>
              <w:rFonts w:eastAsiaTheme="minorEastAsia" w:cstheme="minorBidi"/>
              <w:i w:val="0"/>
              <w:iCs w:val="0"/>
              <w:noProof/>
              <w:kern w:val="2"/>
              <w:szCs w:val="22"/>
              <w:lang w:eastAsia="zh-TW"/>
              <w14:ligatures w14:val="standardContextual"/>
            </w:rPr>
          </w:pPr>
          <w:del w:id="178" w:author="Siu Ham Wong" w:date="2024-01-12T17:01:00Z">
            <w:r w:rsidRPr="00AB45E6" w:rsidDel="00AB45E6">
              <w:rPr>
                <w:noProof/>
                <w:rPrChange w:id="179" w:author="Siu Ham Wong" w:date="2024-01-12T17:01:00Z">
                  <w:rPr>
                    <w:rStyle w:val="Hyperlink"/>
                    <w:noProof/>
                    <w:lang w:eastAsia="zh-HK"/>
                  </w:rPr>
                </w:rPrChange>
              </w:rPr>
              <w:delText>1.3.</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80" w:author="Siu Ham Wong" w:date="2024-01-12T17:01:00Z">
                  <w:rPr>
                    <w:rStyle w:val="Hyperlink"/>
                    <w:noProof/>
                    <w:lang w:eastAsia="zh-HK"/>
                  </w:rPr>
                </w:rPrChange>
              </w:rPr>
              <w:delText>ACPB’s Car Parking for Cabin Drop Off Scenario</w:delText>
            </w:r>
            <w:r w:rsidDel="00AB45E6">
              <w:rPr>
                <w:noProof/>
                <w:webHidden/>
              </w:rPr>
              <w:tab/>
              <w:delText>4</w:delText>
            </w:r>
          </w:del>
        </w:p>
        <w:p w14:paraId="164CE45B" w14:textId="500980E1" w:rsidR="00546782" w:rsidDel="00AB45E6" w:rsidRDefault="00546782">
          <w:pPr>
            <w:pStyle w:val="TOC3"/>
            <w:rPr>
              <w:del w:id="181" w:author="Siu Ham Wong" w:date="2024-01-12T17:01:00Z"/>
              <w:rFonts w:eastAsiaTheme="minorEastAsia" w:cstheme="minorBidi"/>
              <w:i w:val="0"/>
              <w:iCs w:val="0"/>
              <w:noProof/>
              <w:kern w:val="2"/>
              <w:szCs w:val="22"/>
              <w:lang w:eastAsia="zh-TW"/>
              <w14:ligatures w14:val="standardContextual"/>
            </w:rPr>
          </w:pPr>
          <w:del w:id="182" w:author="Siu Ham Wong" w:date="2024-01-12T17:01:00Z">
            <w:r w:rsidRPr="00AB45E6" w:rsidDel="00AB45E6">
              <w:rPr>
                <w:noProof/>
                <w:rPrChange w:id="183" w:author="Siu Ham Wong" w:date="2024-01-12T17:01:00Z">
                  <w:rPr>
                    <w:rStyle w:val="Hyperlink"/>
                    <w:noProof/>
                    <w:lang w:eastAsia="zh-HK"/>
                  </w:rPr>
                </w:rPrChange>
              </w:rPr>
              <w:delText>1.4.</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84" w:author="Siu Ham Wong" w:date="2024-01-12T17:01:00Z">
                  <w:rPr>
                    <w:rStyle w:val="Hyperlink"/>
                    <w:noProof/>
                    <w:lang w:eastAsia="zh-HK"/>
                  </w:rPr>
                </w:rPrChange>
              </w:rPr>
              <w:delText>ACPB’s Car Parking for Cabin Pick Up Scenario</w:delText>
            </w:r>
            <w:r w:rsidDel="00AB45E6">
              <w:rPr>
                <w:noProof/>
                <w:webHidden/>
              </w:rPr>
              <w:tab/>
              <w:delText>5</w:delText>
            </w:r>
          </w:del>
        </w:p>
        <w:p w14:paraId="1EE13ACC" w14:textId="320223C0" w:rsidR="00546782" w:rsidDel="00AB45E6" w:rsidRDefault="00546782">
          <w:pPr>
            <w:pStyle w:val="TOC3"/>
            <w:rPr>
              <w:del w:id="185" w:author="Siu Ham Wong" w:date="2024-01-12T17:01:00Z"/>
              <w:rFonts w:eastAsiaTheme="minorEastAsia" w:cstheme="minorBidi"/>
              <w:i w:val="0"/>
              <w:iCs w:val="0"/>
              <w:noProof/>
              <w:kern w:val="2"/>
              <w:szCs w:val="22"/>
              <w:lang w:eastAsia="zh-TW"/>
              <w14:ligatures w14:val="standardContextual"/>
            </w:rPr>
          </w:pPr>
          <w:del w:id="186" w:author="Siu Ham Wong" w:date="2024-01-12T17:01:00Z">
            <w:r w:rsidRPr="00AB45E6" w:rsidDel="00AB45E6">
              <w:rPr>
                <w:noProof/>
                <w:rPrChange w:id="187" w:author="Siu Ham Wong" w:date="2024-01-12T17:01:00Z">
                  <w:rPr>
                    <w:rStyle w:val="Hyperlink"/>
                    <w:noProof/>
                    <w:lang w:eastAsia="zh-HK"/>
                  </w:rPr>
                </w:rPrChange>
              </w:rPr>
              <w:delText>1.5.</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88" w:author="Siu Ham Wong" w:date="2024-01-12T17:01:00Z">
                  <w:rPr>
                    <w:rStyle w:val="Hyperlink"/>
                    <w:noProof/>
                    <w:lang w:eastAsia="zh-HK"/>
                  </w:rPr>
                </w:rPrChange>
              </w:rPr>
              <w:delText>ACPB’s Car Parking G/F, M/F Exit Gate and M/F Exit Gate in Rental Car Pick Up Area Scenario</w:delText>
            </w:r>
            <w:r w:rsidDel="00AB45E6">
              <w:rPr>
                <w:noProof/>
                <w:webHidden/>
              </w:rPr>
              <w:tab/>
              <w:delText>5</w:delText>
            </w:r>
          </w:del>
        </w:p>
        <w:p w14:paraId="41995F61" w14:textId="6C8C96EB" w:rsidR="00546782" w:rsidDel="00AB45E6" w:rsidRDefault="00546782">
          <w:pPr>
            <w:pStyle w:val="TOC3"/>
            <w:rPr>
              <w:del w:id="189" w:author="Siu Ham Wong" w:date="2024-01-12T17:01:00Z"/>
              <w:rFonts w:eastAsiaTheme="minorEastAsia" w:cstheme="minorBidi"/>
              <w:i w:val="0"/>
              <w:iCs w:val="0"/>
              <w:noProof/>
              <w:kern w:val="2"/>
              <w:szCs w:val="22"/>
              <w:lang w:eastAsia="zh-TW"/>
              <w14:ligatures w14:val="standardContextual"/>
            </w:rPr>
          </w:pPr>
          <w:del w:id="190" w:author="Siu Ham Wong" w:date="2024-01-12T17:01:00Z">
            <w:r w:rsidRPr="00AB45E6" w:rsidDel="00AB45E6">
              <w:rPr>
                <w:noProof/>
                <w:rPrChange w:id="191" w:author="Siu Ham Wong" w:date="2024-01-12T17:01:00Z">
                  <w:rPr>
                    <w:rStyle w:val="Hyperlink"/>
                    <w:noProof/>
                    <w:lang w:eastAsia="zh-HK"/>
                  </w:rPr>
                </w:rPrChange>
              </w:rPr>
              <w:delText>1.6.</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92" w:author="Siu Ham Wong" w:date="2024-01-12T17:01:00Z">
                  <w:rPr>
                    <w:rStyle w:val="Hyperlink"/>
                    <w:noProof/>
                    <w:lang w:eastAsia="zh-HK"/>
                  </w:rPr>
                </w:rPrChange>
              </w:rPr>
              <w:delText>ACPB’s Car Parking for Cabin Other Cases Scenario</w:delText>
            </w:r>
            <w:r w:rsidDel="00AB45E6">
              <w:rPr>
                <w:noProof/>
                <w:webHidden/>
              </w:rPr>
              <w:tab/>
              <w:delText>6</w:delText>
            </w:r>
          </w:del>
        </w:p>
        <w:p w14:paraId="33ECD9B7" w14:textId="277B7B22" w:rsidR="00546782" w:rsidDel="00AB45E6" w:rsidRDefault="00546782">
          <w:pPr>
            <w:pStyle w:val="TOC3"/>
            <w:rPr>
              <w:del w:id="193" w:author="Siu Ham Wong" w:date="2024-01-12T17:01:00Z"/>
              <w:rFonts w:eastAsiaTheme="minorEastAsia" w:cstheme="minorBidi"/>
              <w:i w:val="0"/>
              <w:iCs w:val="0"/>
              <w:noProof/>
              <w:kern w:val="2"/>
              <w:szCs w:val="22"/>
              <w:lang w:eastAsia="zh-TW"/>
              <w14:ligatures w14:val="standardContextual"/>
            </w:rPr>
          </w:pPr>
          <w:del w:id="194" w:author="Siu Ham Wong" w:date="2024-01-12T17:01:00Z">
            <w:r w:rsidRPr="00AB45E6" w:rsidDel="00AB45E6">
              <w:rPr>
                <w:noProof/>
                <w:rPrChange w:id="195" w:author="Siu Ham Wong" w:date="2024-01-12T17:01:00Z">
                  <w:rPr>
                    <w:rStyle w:val="Hyperlink"/>
                    <w:noProof/>
                    <w:lang w:eastAsia="zh-HK"/>
                  </w:rPr>
                </w:rPrChange>
              </w:rPr>
              <w:delText>1.7.</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196" w:author="Siu Ham Wong" w:date="2024-01-12T17:01:00Z">
                  <w:rPr>
                    <w:rStyle w:val="Hyperlink"/>
                    <w:noProof/>
                    <w:lang w:eastAsia="zh-HK"/>
                  </w:rPr>
                </w:rPrChange>
              </w:rPr>
              <w:delText>ACPB’s Car Parking G/F Exit Gate in Rental Car Drop Off Area Scenario</w:delText>
            </w:r>
            <w:r w:rsidDel="00AB45E6">
              <w:rPr>
                <w:noProof/>
                <w:webHidden/>
              </w:rPr>
              <w:tab/>
              <w:delText>6</w:delText>
            </w:r>
          </w:del>
        </w:p>
        <w:p w14:paraId="20691447" w14:textId="1E32BD86" w:rsidR="00546782" w:rsidDel="00AB45E6" w:rsidRDefault="00546782">
          <w:pPr>
            <w:pStyle w:val="TOC3"/>
            <w:rPr>
              <w:del w:id="197" w:author="Siu Ham Wong" w:date="2024-01-12T17:01:00Z"/>
              <w:rFonts w:eastAsiaTheme="minorEastAsia" w:cstheme="minorBidi"/>
              <w:i w:val="0"/>
              <w:iCs w:val="0"/>
              <w:noProof/>
              <w:kern w:val="2"/>
              <w:szCs w:val="22"/>
              <w:lang w:eastAsia="zh-TW"/>
              <w14:ligatures w14:val="standardContextual"/>
            </w:rPr>
          </w:pPr>
          <w:del w:id="198" w:author="Siu Ham Wong" w:date="2024-01-12T17:01:00Z">
            <w:r w:rsidRPr="00AB45E6" w:rsidDel="00AB45E6">
              <w:rPr>
                <w:noProof/>
                <w:rPrChange w:id="199" w:author="Siu Ham Wong" w:date="2024-01-12T17:01:00Z">
                  <w:rPr>
                    <w:rStyle w:val="Hyperlink"/>
                    <w:noProof/>
                    <w:lang w:eastAsia="zh-HK"/>
                  </w:rPr>
                </w:rPrChange>
              </w:rPr>
              <w:delText>1.8.</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00" w:author="Siu Ham Wong" w:date="2024-01-12T17:01:00Z">
                  <w:rPr>
                    <w:rStyle w:val="Hyperlink"/>
                    <w:noProof/>
                    <w:lang w:eastAsia="zh-HK"/>
                  </w:rPr>
                </w:rPrChange>
              </w:rPr>
              <w:delText>ACPB’s Car Parking G/F Entry Gate in Rental Car Drop Off Area Scenario</w:delText>
            </w:r>
            <w:r w:rsidDel="00AB45E6">
              <w:rPr>
                <w:noProof/>
                <w:webHidden/>
              </w:rPr>
              <w:tab/>
              <w:delText>6</w:delText>
            </w:r>
          </w:del>
        </w:p>
        <w:p w14:paraId="7A3BB69D" w14:textId="55C98CC9" w:rsidR="00546782" w:rsidDel="00AB45E6" w:rsidRDefault="00546782">
          <w:pPr>
            <w:pStyle w:val="TOC3"/>
            <w:rPr>
              <w:del w:id="201" w:author="Siu Ham Wong" w:date="2024-01-12T17:01:00Z"/>
              <w:rFonts w:eastAsiaTheme="minorEastAsia" w:cstheme="minorBidi"/>
              <w:i w:val="0"/>
              <w:iCs w:val="0"/>
              <w:noProof/>
              <w:kern w:val="2"/>
              <w:szCs w:val="22"/>
              <w:lang w:eastAsia="zh-TW"/>
              <w14:ligatures w14:val="standardContextual"/>
            </w:rPr>
          </w:pPr>
          <w:del w:id="202" w:author="Siu Ham Wong" w:date="2024-01-12T17:01:00Z">
            <w:r w:rsidRPr="00AB45E6" w:rsidDel="00AB45E6">
              <w:rPr>
                <w:noProof/>
                <w:rPrChange w:id="203" w:author="Siu Ham Wong" w:date="2024-01-12T17:01:00Z">
                  <w:rPr>
                    <w:rStyle w:val="Hyperlink"/>
                    <w:noProof/>
                    <w:lang w:eastAsia="zh-HK"/>
                  </w:rPr>
                </w:rPrChange>
              </w:rPr>
              <w:delText>1.9.</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04" w:author="Siu Ham Wong" w:date="2024-01-12T17:01:00Z">
                  <w:rPr>
                    <w:rStyle w:val="Hyperlink"/>
                    <w:noProof/>
                    <w:lang w:eastAsia="zh-HK"/>
                  </w:rPr>
                </w:rPrChange>
              </w:rPr>
              <w:delText>ACPB’s Car Parking M/F Entry Gate in Rental Car Pick Up Area Scenario</w:delText>
            </w:r>
            <w:r w:rsidDel="00AB45E6">
              <w:rPr>
                <w:noProof/>
                <w:webHidden/>
              </w:rPr>
              <w:tab/>
              <w:delText>7</w:delText>
            </w:r>
          </w:del>
        </w:p>
        <w:p w14:paraId="5FD9A888" w14:textId="07F4DA5F" w:rsidR="00546782" w:rsidDel="00AB45E6" w:rsidRDefault="00546782">
          <w:pPr>
            <w:pStyle w:val="TOC3"/>
            <w:rPr>
              <w:del w:id="205" w:author="Siu Ham Wong" w:date="2024-01-12T17:01:00Z"/>
              <w:rFonts w:eastAsiaTheme="minorEastAsia" w:cstheme="minorBidi"/>
              <w:i w:val="0"/>
              <w:iCs w:val="0"/>
              <w:noProof/>
              <w:kern w:val="2"/>
              <w:szCs w:val="22"/>
              <w:lang w:eastAsia="zh-TW"/>
              <w14:ligatures w14:val="standardContextual"/>
            </w:rPr>
          </w:pPr>
          <w:del w:id="206" w:author="Siu Ham Wong" w:date="2024-01-12T17:01:00Z">
            <w:r w:rsidRPr="00AB45E6" w:rsidDel="00AB45E6">
              <w:rPr>
                <w:noProof/>
                <w:rPrChange w:id="207" w:author="Siu Ham Wong" w:date="2024-01-12T17:01:00Z">
                  <w:rPr>
                    <w:rStyle w:val="Hyperlink"/>
                    <w:noProof/>
                    <w:lang w:eastAsia="zh-HK"/>
                  </w:rPr>
                </w:rPrChange>
              </w:rPr>
              <w:delText>1.10.</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08" w:author="Siu Ham Wong" w:date="2024-01-12T17:01:00Z">
                  <w:rPr>
                    <w:rStyle w:val="Hyperlink"/>
                    <w:noProof/>
                    <w:lang w:eastAsia="zh-HK"/>
                  </w:rPr>
                </w:rPrChange>
              </w:rPr>
              <w:delText>ACPB’s Car Parking for Other Cases Scenario</w:delText>
            </w:r>
            <w:r w:rsidDel="00AB45E6">
              <w:rPr>
                <w:noProof/>
                <w:webHidden/>
              </w:rPr>
              <w:tab/>
              <w:delText>7</w:delText>
            </w:r>
          </w:del>
        </w:p>
        <w:p w14:paraId="3C236138" w14:textId="19C08C04" w:rsidR="00546782" w:rsidDel="00AB45E6" w:rsidRDefault="00546782">
          <w:pPr>
            <w:pStyle w:val="TOC3"/>
            <w:rPr>
              <w:del w:id="209" w:author="Siu Ham Wong" w:date="2024-01-12T17:01:00Z"/>
              <w:rFonts w:eastAsiaTheme="minorEastAsia" w:cstheme="minorBidi"/>
              <w:i w:val="0"/>
              <w:iCs w:val="0"/>
              <w:noProof/>
              <w:kern w:val="2"/>
              <w:szCs w:val="22"/>
              <w:lang w:eastAsia="zh-TW"/>
              <w14:ligatures w14:val="standardContextual"/>
            </w:rPr>
          </w:pPr>
          <w:del w:id="210" w:author="Siu Ham Wong" w:date="2024-01-12T17:01:00Z">
            <w:r w:rsidRPr="00AB45E6" w:rsidDel="00AB45E6">
              <w:rPr>
                <w:noProof/>
                <w:rPrChange w:id="211" w:author="Siu Ham Wong" w:date="2024-01-12T17:01:00Z">
                  <w:rPr>
                    <w:rStyle w:val="Hyperlink"/>
                    <w:noProof/>
                    <w:lang w:eastAsia="zh-HK"/>
                  </w:rPr>
                </w:rPrChange>
              </w:rPr>
              <w:delText>1.11.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12" w:author="Siu Ham Wong" w:date="2024-01-12T17:01:00Z">
                  <w:rPr>
                    <w:rStyle w:val="Hyperlink"/>
                    <w:noProof/>
                    <w:lang w:eastAsia="zh-HK"/>
                  </w:rPr>
                </w:rPrChange>
              </w:rPr>
              <w:delText>MPS Create/Update/Retrieve Booking from BOSS Scenario</w:delText>
            </w:r>
            <w:r w:rsidDel="00AB45E6">
              <w:rPr>
                <w:noProof/>
                <w:webHidden/>
              </w:rPr>
              <w:tab/>
              <w:delText>7</w:delText>
            </w:r>
          </w:del>
        </w:p>
        <w:p w14:paraId="345565D4" w14:textId="10A76F5F" w:rsidR="00546782" w:rsidDel="00AB45E6" w:rsidRDefault="00546782">
          <w:pPr>
            <w:pStyle w:val="TOC2"/>
            <w:rPr>
              <w:del w:id="213" w:author="Siu Ham Wong" w:date="2024-01-12T17:01:00Z"/>
              <w:rFonts w:asciiTheme="minorHAnsi" w:eastAsiaTheme="minorEastAsia" w:hAnsiTheme="minorHAnsi" w:cstheme="minorBidi"/>
              <w:noProof/>
              <w:spacing w:val="0"/>
              <w:kern w:val="2"/>
              <w:szCs w:val="22"/>
              <w:lang w:eastAsia="zh-TW"/>
              <w14:ligatures w14:val="standardContextual"/>
            </w:rPr>
          </w:pPr>
          <w:del w:id="214" w:author="Siu Ham Wong" w:date="2024-01-12T17:01:00Z">
            <w:r w:rsidRPr="00AB45E6" w:rsidDel="00AB45E6">
              <w:rPr>
                <w:noProof/>
                <w:rPrChange w:id="215" w:author="Siu Ham Wong" w:date="2024-01-12T17:01:00Z">
                  <w:rPr>
                    <w:rStyle w:val="Hyperlink"/>
                    <w:noProof/>
                    <w:lang w:eastAsia="zh-HK"/>
                  </w:rPr>
                </w:rPrChange>
              </w:rPr>
              <w:delText>2.</w:delText>
            </w:r>
            <w:r w:rsidDel="00AB45E6">
              <w:rPr>
                <w:rFonts w:asciiTheme="minorHAnsi" w:eastAsiaTheme="minorEastAsia" w:hAnsiTheme="minorHAnsi" w:cstheme="minorBidi"/>
                <w:noProof/>
                <w:spacing w:val="0"/>
                <w:kern w:val="2"/>
                <w:szCs w:val="22"/>
                <w:lang w:eastAsia="zh-TW"/>
                <w14:ligatures w14:val="standardContextual"/>
              </w:rPr>
              <w:tab/>
            </w:r>
            <w:r w:rsidRPr="00AB45E6" w:rsidDel="00AB45E6">
              <w:rPr>
                <w:noProof/>
                <w:rPrChange w:id="216" w:author="Siu Ham Wong" w:date="2024-01-12T17:01:00Z">
                  <w:rPr>
                    <w:rStyle w:val="Hyperlink"/>
                    <w:noProof/>
                    <w:lang w:eastAsia="zh-HK"/>
                  </w:rPr>
                </w:rPrChange>
              </w:rPr>
              <w:delText>API Integration Flow</w:delText>
            </w:r>
            <w:r w:rsidDel="00AB45E6">
              <w:rPr>
                <w:noProof/>
                <w:webHidden/>
              </w:rPr>
              <w:tab/>
              <w:delText>8</w:delText>
            </w:r>
          </w:del>
        </w:p>
        <w:p w14:paraId="4B30509B" w14:textId="71BCB931" w:rsidR="00546782" w:rsidDel="00AB45E6" w:rsidRDefault="00546782">
          <w:pPr>
            <w:pStyle w:val="TOC3"/>
            <w:rPr>
              <w:del w:id="217" w:author="Siu Ham Wong" w:date="2024-01-12T17:01:00Z"/>
              <w:rFonts w:eastAsiaTheme="minorEastAsia" w:cstheme="minorBidi"/>
              <w:i w:val="0"/>
              <w:iCs w:val="0"/>
              <w:noProof/>
              <w:kern w:val="2"/>
              <w:szCs w:val="22"/>
              <w:lang w:eastAsia="zh-TW"/>
              <w14:ligatures w14:val="standardContextual"/>
            </w:rPr>
          </w:pPr>
          <w:del w:id="218" w:author="Siu Ham Wong" w:date="2024-01-12T17:01:00Z">
            <w:r w:rsidRPr="00AB45E6" w:rsidDel="00AB45E6">
              <w:rPr>
                <w:noProof/>
                <w:rPrChange w:id="219" w:author="Siu Ham Wong" w:date="2024-01-12T17:01:00Z">
                  <w:rPr>
                    <w:rStyle w:val="Hyperlink"/>
                    <w:noProof/>
                    <w:lang w:eastAsia="zh-HK"/>
                  </w:rPr>
                </w:rPrChange>
              </w:rPr>
              <w:delText>2.1.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20" w:author="Siu Ham Wong" w:date="2024-01-12T17:01:00Z">
                  <w:rPr>
                    <w:rStyle w:val="Hyperlink"/>
                    <w:noProof/>
                    <w:lang w:eastAsia="zh-HK"/>
                  </w:rPr>
                </w:rPrChange>
              </w:rPr>
              <w:delText>CPVACS ICK to G/F Entry</w:delText>
            </w:r>
            <w:r w:rsidDel="00AB45E6">
              <w:rPr>
                <w:noProof/>
                <w:webHidden/>
              </w:rPr>
              <w:tab/>
              <w:delText>8</w:delText>
            </w:r>
          </w:del>
        </w:p>
        <w:p w14:paraId="179114F1" w14:textId="1B9AFE32" w:rsidR="00546782" w:rsidDel="00AB45E6" w:rsidRDefault="00546782">
          <w:pPr>
            <w:pStyle w:val="TOC3"/>
            <w:rPr>
              <w:del w:id="221" w:author="Siu Ham Wong" w:date="2024-01-12T17:01:00Z"/>
              <w:rFonts w:eastAsiaTheme="minorEastAsia" w:cstheme="minorBidi"/>
              <w:i w:val="0"/>
              <w:iCs w:val="0"/>
              <w:noProof/>
              <w:kern w:val="2"/>
              <w:szCs w:val="22"/>
              <w:lang w:eastAsia="zh-TW"/>
              <w14:ligatures w14:val="standardContextual"/>
            </w:rPr>
          </w:pPr>
          <w:del w:id="222" w:author="Siu Ham Wong" w:date="2024-01-12T17:01:00Z">
            <w:r w:rsidRPr="00AB45E6" w:rsidDel="00AB45E6">
              <w:rPr>
                <w:noProof/>
                <w:rPrChange w:id="223" w:author="Siu Ham Wong" w:date="2024-01-12T17:01:00Z">
                  <w:rPr>
                    <w:rStyle w:val="Hyperlink"/>
                    <w:noProof/>
                    <w:lang w:eastAsia="zh-HK"/>
                  </w:rPr>
                </w:rPrChange>
              </w:rPr>
              <w:delText>2.2.</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24" w:author="Siu Ham Wong" w:date="2024-01-12T17:01:00Z">
                  <w:rPr>
                    <w:rStyle w:val="Hyperlink"/>
                    <w:noProof/>
                    <w:lang w:eastAsia="zh-HK"/>
                  </w:rPr>
                </w:rPrChange>
              </w:rPr>
              <w:delText>CPVACS G/F Entry</w:delText>
            </w:r>
            <w:r w:rsidDel="00AB45E6">
              <w:rPr>
                <w:noProof/>
                <w:webHidden/>
              </w:rPr>
              <w:tab/>
              <w:delText>9</w:delText>
            </w:r>
          </w:del>
        </w:p>
        <w:p w14:paraId="33DD11BB" w14:textId="749681DD" w:rsidR="00546782" w:rsidDel="00AB45E6" w:rsidRDefault="00546782">
          <w:pPr>
            <w:pStyle w:val="TOC3"/>
            <w:rPr>
              <w:del w:id="225" w:author="Siu Ham Wong" w:date="2024-01-12T17:01:00Z"/>
              <w:rFonts w:eastAsiaTheme="minorEastAsia" w:cstheme="minorBidi"/>
              <w:i w:val="0"/>
              <w:iCs w:val="0"/>
              <w:noProof/>
              <w:kern w:val="2"/>
              <w:szCs w:val="22"/>
              <w:lang w:eastAsia="zh-TW"/>
              <w14:ligatures w14:val="standardContextual"/>
            </w:rPr>
          </w:pPr>
          <w:del w:id="226" w:author="Siu Ham Wong" w:date="2024-01-12T17:01:00Z">
            <w:r w:rsidRPr="00AB45E6" w:rsidDel="00AB45E6">
              <w:rPr>
                <w:noProof/>
                <w:rPrChange w:id="227" w:author="Siu Ham Wong" w:date="2024-01-12T17:01:00Z">
                  <w:rPr>
                    <w:rStyle w:val="Hyperlink"/>
                    <w:noProof/>
                    <w:lang w:eastAsia="zh-HK"/>
                  </w:rPr>
                </w:rPrChange>
              </w:rPr>
              <w:delText>2.3.</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28" w:author="Siu Ham Wong" w:date="2024-01-12T17:01:00Z">
                  <w:rPr>
                    <w:rStyle w:val="Hyperlink"/>
                    <w:noProof/>
                    <w:lang w:eastAsia="zh-HK"/>
                  </w:rPr>
                </w:rPrChange>
              </w:rPr>
              <w:delText>CPVACS G/F Cabin Drop Off Area</w:delText>
            </w:r>
            <w:r w:rsidDel="00AB45E6">
              <w:rPr>
                <w:noProof/>
                <w:webHidden/>
              </w:rPr>
              <w:tab/>
              <w:delText>10</w:delText>
            </w:r>
          </w:del>
        </w:p>
        <w:p w14:paraId="42FE04E8" w14:textId="0AFD4EB9" w:rsidR="00546782" w:rsidDel="00AB45E6" w:rsidRDefault="00546782">
          <w:pPr>
            <w:pStyle w:val="TOC3"/>
            <w:rPr>
              <w:del w:id="229" w:author="Siu Ham Wong" w:date="2024-01-12T17:01:00Z"/>
              <w:rFonts w:eastAsiaTheme="minorEastAsia" w:cstheme="minorBidi"/>
              <w:i w:val="0"/>
              <w:iCs w:val="0"/>
              <w:noProof/>
              <w:kern w:val="2"/>
              <w:szCs w:val="22"/>
              <w:lang w:eastAsia="zh-TW"/>
              <w14:ligatures w14:val="standardContextual"/>
            </w:rPr>
          </w:pPr>
          <w:del w:id="230" w:author="Siu Ham Wong" w:date="2024-01-12T17:01:00Z">
            <w:r w:rsidRPr="00AB45E6" w:rsidDel="00AB45E6">
              <w:rPr>
                <w:noProof/>
                <w:rPrChange w:id="231" w:author="Siu Ham Wong" w:date="2024-01-12T17:01:00Z">
                  <w:rPr>
                    <w:rStyle w:val="Hyperlink"/>
                    <w:noProof/>
                    <w:lang w:eastAsia="zh-HK"/>
                  </w:rPr>
                </w:rPrChange>
              </w:rPr>
              <w:delText>2.4.</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32" w:author="Siu Ham Wong" w:date="2024-01-12T17:01:00Z">
                  <w:rPr>
                    <w:rStyle w:val="Hyperlink"/>
                    <w:noProof/>
                    <w:lang w:eastAsia="zh-HK"/>
                  </w:rPr>
                </w:rPrChange>
              </w:rPr>
              <w:delText>CPVACS Cabin Pick Up Area</w:delText>
            </w:r>
            <w:r w:rsidDel="00AB45E6">
              <w:rPr>
                <w:noProof/>
                <w:webHidden/>
              </w:rPr>
              <w:tab/>
              <w:delText>11</w:delText>
            </w:r>
          </w:del>
        </w:p>
        <w:p w14:paraId="260F072F" w14:textId="0E18D3D4" w:rsidR="00546782" w:rsidDel="00AB45E6" w:rsidRDefault="00546782">
          <w:pPr>
            <w:pStyle w:val="TOC3"/>
            <w:rPr>
              <w:del w:id="233" w:author="Siu Ham Wong" w:date="2024-01-12T17:01:00Z"/>
              <w:rFonts w:eastAsiaTheme="minorEastAsia" w:cstheme="minorBidi"/>
              <w:i w:val="0"/>
              <w:iCs w:val="0"/>
              <w:noProof/>
              <w:kern w:val="2"/>
              <w:szCs w:val="22"/>
              <w:lang w:eastAsia="zh-TW"/>
              <w14:ligatures w14:val="standardContextual"/>
            </w:rPr>
          </w:pPr>
          <w:del w:id="234" w:author="Siu Ham Wong" w:date="2024-01-12T17:01:00Z">
            <w:r w:rsidRPr="00AB45E6" w:rsidDel="00AB45E6">
              <w:rPr>
                <w:noProof/>
                <w:rPrChange w:id="235" w:author="Siu Ham Wong" w:date="2024-01-12T17:01:00Z">
                  <w:rPr>
                    <w:rStyle w:val="Hyperlink"/>
                    <w:noProof/>
                    <w:lang w:eastAsia="zh-HK"/>
                  </w:rPr>
                </w:rPrChange>
              </w:rPr>
              <w:delText>2.5.</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36" w:author="Siu Ham Wong" w:date="2024-01-12T17:01:00Z">
                  <w:rPr>
                    <w:rStyle w:val="Hyperlink"/>
                    <w:noProof/>
                    <w:lang w:eastAsia="zh-HK"/>
                  </w:rPr>
                </w:rPrChange>
              </w:rPr>
              <w:delText>CPVACS G/F, M/F Exit Gate and M/F Exit Gate in Rental Car Pick Up Area</w:delText>
            </w:r>
            <w:r w:rsidDel="00AB45E6">
              <w:rPr>
                <w:noProof/>
                <w:webHidden/>
              </w:rPr>
              <w:tab/>
              <w:delText>12</w:delText>
            </w:r>
          </w:del>
        </w:p>
        <w:p w14:paraId="299353D1" w14:textId="2B607960" w:rsidR="00546782" w:rsidDel="00AB45E6" w:rsidRDefault="00546782">
          <w:pPr>
            <w:pStyle w:val="TOC3"/>
            <w:rPr>
              <w:del w:id="237" w:author="Siu Ham Wong" w:date="2024-01-12T17:01:00Z"/>
              <w:rFonts w:eastAsiaTheme="minorEastAsia" w:cstheme="minorBidi"/>
              <w:i w:val="0"/>
              <w:iCs w:val="0"/>
              <w:noProof/>
              <w:kern w:val="2"/>
              <w:szCs w:val="22"/>
              <w:lang w:eastAsia="zh-TW"/>
              <w14:ligatures w14:val="standardContextual"/>
            </w:rPr>
          </w:pPr>
          <w:del w:id="238" w:author="Siu Ham Wong" w:date="2024-01-12T17:01:00Z">
            <w:r w:rsidRPr="00AB45E6" w:rsidDel="00AB45E6">
              <w:rPr>
                <w:noProof/>
                <w:rPrChange w:id="239" w:author="Siu Ham Wong" w:date="2024-01-12T17:01:00Z">
                  <w:rPr>
                    <w:rStyle w:val="Hyperlink"/>
                    <w:noProof/>
                    <w:lang w:eastAsia="zh-HK"/>
                  </w:rPr>
                </w:rPrChange>
              </w:rPr>
              <w:delText>2.6.</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40" w:author="Siu Ham Wong" w:date="2024-01-12T17:01:00Z">
                  <w:rPr>
                    <w:rStyle w:val="Hyperlink"/>
                    <w:noProof/>
                    <w:lang w:eastAsia="zh-HK"/>
                  </w:rPr>
                </w:rPrChange>
              </w:rPr>
              <w:delText>CPVACS Cabin Other Cases</w:delText>
            </w:r>
            <w:r w:rsidDel="00AB45E6">
              <w:rPr>
                <w:noProof/>
                <w:webHidden/>
              </w:rPr>
              <w:tab/>
              <w:delText>13</w:delText>
            </w:r>
          </w:del>
        </w:p>
        <w:p w14:paraId="1403462E" w14:textId="6E80EF06" w:rsidR="00546782" w:rsidDel="00AB45E6" w:rsidRDefault="00546782">
          <w:pPr>
            <w:pStyle w:val="TOC3"/>
            <w:rPr>
              <w:del w:id="241" w:author="Siu Ham Wong" w:date="2024-01-12T17:01:00Z"/>
              <w:rFonts w:eastAsiaTheme="minorEastAsia" w:cstheme="minorBidi"/>
              <w:i w:val="0"/>
              <w:iCs w:val="0"/>
              <w:noProof/>
              <w:kern w:val="2"/>
              <w:szCs w:val="22"/>
              <w:lang w:eastAsia="zh-TW"/>
              <w14:ligatures w14:val="standardContextual"/>
            </w:rPr>
          </w:pPr>
          <w:del w:id="242" w:author="Siu Ham Wong" w:date="2024-01-12T17:01:00Z">
            <w:r w:rsidRPr="00AB45E6" w:rsidDel="00AB45E6">
              <w:rPr>
                <w:noProof/>
                <w:rPrChange w:id="243" w:author="Siu Ham Wong" w:date="2024-01-12T17:01:00Z">
                  <w:rPr>
                    <w:rStyle w:val="Hyperlink"/>
                    <w:noProof/>
                    <w:lang w:eastAsia="zh-HK"/>
                  </w:rPr>
                </w:rPrChange>
              </w:rPr>
              <w:delText>2.7.</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44" w:author="Siu Ham Wong" w:date="2024-01-12T17:01:00Z">
                  <w:rPr>
                    <w:rStyle w:val="Hyperlink"/>
                    <w:noProof/>
                    <w:lang w:eastAsia="zh-HK"/>
                  </w:rPr>
                </w:rPrChange>
              </w:rPr>
              <w:delText>CPVACS G/F Exit in Rental Car Drop Off Area</w:delText>
            </w:r>
            <w:r w:rsidDel="00AB45E6">
              <w:rPr>
                <w:noProof/>
                <w:webHidden/>
              </w:rPr>
              <w:tab/>
              <w:delText>14</w:delText>
            </w:r>
          </w:del>
        </w:p>
        <w:p w14:paraId="5CA8109A" w14:textId="75149352" w:rsidR="00546782" w:rsidDel="00AB45E6" w:rsidRDefault="00546782">
          <w:pPr>
            <w:pStyle w:val="TOC3"/>
            <w:rPr>
              <w:del w:id="245" w:author="Siu Ham Wong" w:date="2024-01-12T17:01:00Z"/>
              <w:rFonts w:eastAsiaTheme="minorEastAsia" w:cstheme="minorBidi"/>
              <w:i w:val="0"/>
              <w:iCs w:val="0"/>
              <w:noProof/>
              <w:kern w:val="2"/>
              <w:szCs w:val="22"/>
              <w:lang w:eastAsia="zh-TW"/>
              <w14:ligatures w14:val="standardContextual"/>
            </w:rPr>
          </w:pPr>
          <w:del w:id="246" w:author="Siu Ham Wong" w:date="2024-01-12T17:01:00Z">
            <w:r w:rsidRPr="00AB45E6" w:rsidDel="00AB45E6">
              <w:rPr>
                <w:noProof/>
                <w:rPrChange w:id="247" w:author="Siu Ham Wong" w:date="2024-01-12T17:01:00Z">
                  <w:rPr>
                    <w:rStyle w:val="Hyperlink"/>
                    <w:noProof/>
                    <w:lang w:eastAsia="zh-HK"/>
                  </w:rPr>
                </w:rPrChange>
              </w:rPr>
              <w:delText>2.8.</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48" w:author="Siu Ham Wong" w:date="2024-01-12T17:01:00Z">
                  <w:rPr>
                    <w:rStyle w:val="Hyperlink"/>
                    <w:noProof/>
                    <w:lang w:eastAsia="zh-HK"/>
                  </w:rPr>
                </w:rPrChange>
              </w:rPr>
              <w:delText>CPVACS G/F Entry in Rental Car Drop Off Area</w:delText>
            </w:r>
            <w:r w:rsidDel="00AB45E6">
              <w:rPr>
                <w:noProof/>
                <w:webHidden/>
              </w:rPr>
              <w:tab/>
              <w:delText>15</w:delText>
            </w:r>
          </w:del>
        </w:p>
        <w:p w14:paraId="3691BF22" w14:textId="40FC93E5" w:rsidR="00546782" w:rsidDel="00AB45E6" w:rsidRDefault="00546782">
          <w:pPr>
            <w:pStyle w:val="TOC3"/>
            <w:rPr>
              <w:del w:id="249" w:author="Siu Ham Wong" w:date="2024-01-12T17:01:00Z"/>
              <w:rFonts w:eastAsiaTheme="minorEastAsia" w:cstheme="minorBidi"/>
              <w:i w:val="0"/>
              <w:iCs w:val="0"/>
              <w:noProof/>
              <w:kern w:val="2"/>
              <w:szCs w:val="22"/>
              <w:lang w:eastAsia="zh-TW"/>
              <w14:ligatures w14:val="standardContextual"/>
            </w:rPr>
          </w:pPr>
          <w:del w:id="250" w:author="Siu Ham Wong" w:date="2024-01-12T17:01:00Z">
            <w:r w:rsidRPr="00AB45E6" w:rsidDel="00AB45E6">
              <w:rPr>
                <w:noProof/>
                <w:rPrChange w:id="251" w:author="Siu Ham Wong" w:date="2024-01-12T17:01:00Z">
                  <w:rPr>
                    <w:rStyle w:val="Hyperlink"/>
                    <w:noProof/>
                    <w:lang w:eastAsia="zh-HK"/>
                  </w:rPr>
                </w:rPrChange>
              </w:rPr>
              <w:delText>2.9.</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52" w:author="Siu Ham Wong" w:date="2024-01-12T17:01:00Z">
                  <w:rPr>
                    <w:rStyle w:val="Hyperlink"/>
                    <w:noProof/>
                    <w:lang w:eastAsia="zh-HK"/>
                  </w:rPr>
                </w:rPrChange>
              </w:rPr>
              <w:delText>CPVACS M/F Entry in Rental Car Pick Up Area</w:delText>
            </w:r>
            <w:r w:rsidDel="00AB45E6">
              <w:rPr>
                <w:noProof/>
                <w:webHidden/>
              </w:rPr>
              <w:tab/>
              <w:delText>16</w:delText>
            </w:r>
          </w:del>
        </w:p>
        <w:p w14:paraId="105E575E" w14:textId="5287AF81" w:rsidR="00546782" w:rsidDel="00AB45E6" w:rsidRDefault="00546782">
          <w:pPr>
            <w:pStyle w:val="TOC3"/>
            <w:rPr>
              <w:del w:id="253" w:author="Siu Ham Wong" w:date="2024-01-12T17:01:00Z"/>
              <w:rFonts w:eastAsiaTheme="minorEastAsia" w:cstheme="minorBidi"/>
              <w:i w:val="0"/>
              <w:iCs w:val="0"/>
              <w:noProof/>
              <w:kern w:val="2"/>
              <w:szCs w:val="22"/>
              <w:lang w:eastAsia="zh-TW"/>
              <w14:ligatures w14:val="standardContextual"/>
            </w:rPr>
          </w:pPr>
          <w:del w:id="254" w:author="Siu Ham Wong" w:date="2024-01-12T17:01:00Z">
            <w:r w:rsidRPr="00AB45E6" w:rsidDel="00AB45E6">
              <w:rPr>
                <w:noProof/>
                <w:rPrChange w:id="255" w:author="Siu Ham Wong" w:date="2024-01-12T17:01:00Z">
                  <w:rPr>
                    <w:rStyle w:val="Hyperlink"/>
                    <w:noProof/>
                    <w:lang w:eastAsia="zh-HK"/>
                  </w:rPr>
                </w:rPrChange>
              </w:rPr>
              <w:delText>2.10.</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56" w:author="Siu Ham Wong" w:date="2024-01-12T17:01:00Z">
                  <w:rPr>
                    <w:rStyle w:val="Hyperlink"/>
                    <w:noProof/>
                    <w:lang w:eastAsia="zh-HK"/>
                  </w:rPr>
                </w:rPrChange>
              </w:rPr>
              <w:delText>CPVACS Other Cases</w:delText>
            </w:r>
            <w:r w:rsidDel="00AB45E6">
              <w:rPr>
                <w:noProof/>
                <w:webHidden/>
              </w:rPr>
              <w:tab/>
              <w:delText>17</w:delText>
            </w:r>
          </w:del>
        </w:p>
        <w:p w14:paraId="0E4A66BA" w14:textId="4E95E394" w:rsidR="00546782" w:rsidDel="00AB45E6" w:rsidRDefault="00546782">
          <w:pPr>
            <w:pStyle w:val="TOC3"/>
            <w:rPr>
              <w:del w:id="257" w:author="Siu Ham Wong" w:date="2024-01-12T17:01:00Z"/>
              <w:rFonts w:eastAsiaTheme="minorEastAsia" w:cstheme="minorBidi"/>
              <w:i w:val="0"/>
              <w:iCs w:val="0"/>
              <w:noProof/>
              <w:kern w:val="2"/>
              <w:szCs w:val="22"/>
              <w:lang w:eastAsia="zh-TW"/>
              <w14:ligatures w14:val="standardContextual"/>
            </w:rPr>
          </w:pPr>
          <w:del w:id="258" w:author="Siu Ham Wong" w:date="2024-01-12T17:01:00Z">
            <w:r w:rsidRPr="00AB45E6" w:rsidDel="00AB45E6">
              <w:rPr>
                <w:noProof/>
                <w:rPrChange w:id="259" w:author="Siu Ham Wong" w:date="2024-01-12T17:01:00Z">
                  <w:rPr>
                    <w:rStyle w:val="Hyperlink"/>
                    <w:noProof/>
                    <w:lang w:eastAsia="zh-HK"/>
                  </w:rPr>
                </w:rPrChange>
              </w:rPr>
              <w:delText>2.11.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60" w:author="Siu Ham Wong" w:date="2024-01-12T17:01:00Z">
                  <w:rPr>
                    <w:rStyle w:val="Hyperlink"/>
                    <w:noProof/>
                    <w:lang w:eastAsia="zh-HK"/>
                  </w:rPr>
                </w:rPrChange>
              </w:rPr>
              <w:delText>MPS and BOSS Booking Information</w:delText>
            </w:r>
            <w:r w:rsidDel="00AB45E6">
              <w:rPr>
                <w:noProof/>
                <w:webHidden/>
              </w:rPr>
              <w:tab/>
              <w:delText>18</w:delText>
            </w:r>
          </w:del>
        </w:p>
        <w:p w14:paraId="57539C2D" w14:textId="1CFFFE85" w:rsidR="00546782" w:rsidDel="00AB45E6" w:rsidRDefault="00546782">
          <w:pPr>
            <w:pStyle w:val="TOC2"/>
            <w:rPr>
              <w:del w:id="261" w:author="Siu Ham Wong" w:date="2024-01-12T17:01:00Z"/>
              <w:rFonts w:asciiTheme="minorHAnsi" w:eastAsiaTheme="minorEastAsia" w:hAnsiTheme="minorHAnsi" w:cstheme="minorBidi"/>
              <w:noProof/>
              <w:spacing w:val="0"/>
              <w:kern w:val="2"/>
              <w:szCs w:val="22"/>
              <w:lang w:eastAsia="zh-TW"/>
              <w14:ligatures w14:val="standardContextual"/>
            </w:rPr>
          </w:pPr>
          <w:del w:id="262" w:author="Siu Ham Wong" w:date="2024-01-12T17:01:00Z">
            <w:r w:rsidRPr="00AB45E6" w:rsidDel="00AB45E6">
              <w:rPr>
                <w:noProof/>
                <w:rPrChange w:id="263" w:author="Siu Ham Wong" w:date="2024-01-12T17:01:00Z">
                  <w:rPr>
                    <w:rStyle w:val="Hyperlink"/>
                    <w:noProof/>
                    <w:lang w:eastAsia="zh-HK"/>
                  </w:rPr>
                </w:rPrChange>
              </w:rPr>
              <w:delText>3.</w:delText>
            </w:r>
            <w:r w:rsidDel="00AB45E6">
              <w:rPr>
                <w:rFonts w:asciiTheme="minorHAnsi" w:eastAsiaTheme="minorEastAsia" w:hAnsiTheme="minorHAnsi" w:cstheme="minorBidi"/>
                <w:noProof/>
                <w:spacing w:val="0"/>
                <w:kern w:val="2"/>
                <w:szCs w:val="22"/>
                <w:lang w:eastAsia="zh-TW"/>
                <w14:ligatures w14:val="standardContextual"/>
              </w:rPr>
              <w:tab/>
            </w:r>
            <w:r w:rsidRPr="00AB45E6" w:rsidDel="00AB45E6">
              <w:rPr>
                <w:noProof/>
                <w:rPrChange w:id="264" w:author="Siu Ham Wong" w:date="2024-01-12T17:01:00Z">
                  <w:rPr>
                    <w:rStyle w:val="Hyperlink"/>
                    <w:noProof/>
                    <w:lang w:eastAsia="zh-HK"/>
                  </w:rPr>
                </w:rPrChange>
              </w:rPr>
              <w:delText>API Specifications</w:delText>
            </w:r>
            <w:r w:rsidDel="00AB45E6">
              <w:rPr>
                <w:noProof/>
                <w:webHidden/>
              </w:rPr>
              <w:tab/>
              <w:delText>19</w:delText>
            </w:r>
          </w:del>
        </w:p>
        <w:p w14:paraId="3D9B4370" w14:textId="092CD2F5" w:rsidR="00546782" w:rsidDel="00AB45E6" w:rsidRDefault="00546782">
          <w:pPr>
            <w:pStyle w:val="TOC3"/>
            <w:rPr>
              <w:del w:id="265" w:author="Siu Ham Wong" w:date="2024-01-12T17:01:00Z"/>
              <w:rFonts w:eastAsiaTheme="minorEastAsia" w:cstheme="minorBidi"/>
              <w:i w:val="0"/>
              <w:iCs w:val="0"/>
              <w:noProof/>
              <w:kern w:val="2"/>
              <w:szCs w:val="22"/>
              <w:lang w:eastAsia="zh-TW"/>
              <w14:ligatures w14:val="standardContextual"/>
            </w:rPr>
          </w:pPr>
          <w:del w:id="266" w:author="Siu Ham Wong" w:date="2024-01-12T17:01:00Z">
            <w:r w:rsidRPr="00AB45E6" w:rsidDel="00AB45E6">
              <w:rPr>
                <w:noProof/>
                <w:rPrChange w:id="267" w:author="Siu Ham Wong" w:date="2024-01-12T17:01:00Z">
                  <w:rPr>
                    <w:rStyle w:val="Hyperlink"/>
                    <w:noProof/>
                    <w:lang w:eastAsia="zh-HK"/>
                  </w:rPr>
                </w:rPrChange>
              </w:rPr>
              <w:delText>3.1.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68" w:author="Siu Ham Wong" w:date="2024-01-12T17:01:00Z">
                  <w:rPr>
                    <w:rStyle w:val="Hyperlink"/>
                    <w:noProof/>
                    <w:lang w:eastAsia="zh-HK"/>
                  </w:rPr>
                </w:rPrChange>
              </w:rPr>
              <w:delText>Grant JWT Token</w:delText>
            </w:r>
            <w:r w:rsidDel="00AB45E6">
              <w:rPr>
                <w:noProof/>
                <w:webHidden/>
              </w:rPr>
              <w:tab/>
              <w:delText>19</w:delText>
            </w:r>
          </w:del>
        </w:p>
        <w:p w14:paraId="0876F868" w14:textId="6CC3D0EA" w:rsidR="00546782" w:rsidDel="00AB45E6" w:rsidRDefault="00546782">
          <w:pPr>
            <w:pStyle w:val="TOC3"/>
            <w:rPr>
              <w:del w:id="269" w:author="Siu Ham Wong" w:date="2024-01-12T17:01:00Z"/>
              <w:rFonts w:eastAsiaTheme="minorEastAsia" w:cstheme="minorBidi"/>
              <w:i w:val="0"/>
              <w:iCs w:val="0"/>
              <w:noProof/>
              <w:kern w:val="2"/>
              <w:szCs w:val="22"/>
              <w:lang w:eastAsia="zh-TW"/>
              <w14:ligatures w14:val="standardContextual"/>
            </w:rPr>
          </w:pPr>
          <w:del w:id="270" w:author="Siu Ham Wong" w:date="2024-01-12T17:01:00Z">
            <w:r w:rsidRPr="00AB45E6" w:rsidDel="00AB45E6">
              <w:rPr>
                <w:noProof/>
                <w:rPrChange w:id="271" w:author="Siu Ham Wong" w:date="2024-01-12T17:01:00Z">
                  <w:rPr>
                    <w:rStyle w:val="Hyperlink"/>
                    <w:noProof/>
                    <w:lang w:eastAsia="zh-HK"/>
                  </w:rPr>
                </w:rPrChange>
              </w:rPr>
              <w:delText>3.2.</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72" w:author="Siu Ham Wong" w:date="2024-01-12T17:01:00Z">
                  <w:rPr>
                    <w:rStyle w:val="Hyperlink"/>
                    <w:noProof/>
                    <w:lang w:eastAsia="zh-HK"/>
                  </w:rPr>
                </w:rPrChange>
              </w:rPr>
              <w:delText>Refresh JWT Token</w:delText>
            </w:r>
            <w:r w:rsidDel="00AB45E6">
              <w:rPr>
                <w:noProof/>
                <w:webHidden/>
              </w:rPr>
              <w:tab/>
              <w:delText>19</w:delText>
            </w:r>
          </w:del>
        </w:p>
        <w:p w14:paraId="572463A7" w14:textId="555C05C8" w:rsidR="00546782" w:rsidDel="00AB45E6" w:rsidRDefault="00546782">
          <w:pPr>
            <w:pStyle w:val="TOC3"/>
            <w:rPr>
              <w:del w:id="273" w:author="Siu Ham Wong" w:date="2024-01-12T17:01:00Z"/>
              <w:rFonts w:eastAsiaTheme="minorEastAsia" w:cstheme="minorBidi"/>
              <w:i w:val="0"/>
              <w:iCs w:val="0"/>
              <w:noProof/>
              <w:kern w:val="2"/>
              <w:szCs w:val="22"/>
              <w:lang w:eastAsia="zh-TW"/>
              <w14:ligatures w14:val="standardContextual"/>
            </w:rPr>
          </w:pPr>
          <w:del w:id="274" w:author="Siu Ham Wong" w:date="2024-01-12T17:01:00Z">
            <w:r w:rsidRPr="00AB45E6" w:rsidDel="00AB45E6">
              <w:rPr>
                <w:noProof/>
                <w:rPrChange w:id="275" w:author="Siu Ham Wong" w:date="2024-01-12T17:01:00Z">
                  <w:rPr>
                    <w:rStyle w:val="Hyperlink"/>
                    <w:noProof/>
                    <w:lang w:eastAsia="zh-HK"/>
                  </w:rPr>
                </w:rPrChange>
              </w:rPr>
              <w:delText>3.3.</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76" w:author="Siu Ham Wong" w:date="2024-01-12T17:01:00Z">
                  <w:rPr>
                    <w:rStyle w:val="Hyperlink"/>
                    <w:noProof/>
                    <w:lang w:eastAsia="zh-HK"/>
                  </w:rPr>
                </w:rPrChange>
              </w:rPr>
              <w:delText>CPVACS Enquiry CPA-ICK Information</w:delText>
            </w:r>
            <w:r w:rsidDel="00AB45E6">
              <w:rPr>
                <w:noProof/>
                <w:webHidden/>
              </w:rPr>
              <w:tab/>
              <w:delText>20</w:delText>
            </w:r>
          </w:del>
        </w:p>
        <w:p w14:paraId="2A0FEE83" w14:textId="3E41CF2A" w:rsidR="00546782" w:rsidDel="00AB45E6" w:rsidRDefault="00546782">
          <w:pPr>
            <w:pStyle w:val="TOC3"/>
            <w:rPr>
              <w:del w:id="277" w:author="Siu Ham Wong" w:date="2024-01-12T17:01:00Z"/>
              <w:rFonts w:eastAsiaTheme="minorEastAsia" w:cstheme="minorBidi"/>
              <w:i w:val="0"/>
              <w:iCs w:val="0"/>
              <w:noProof/>
              <w:kern w:val="2"/>
              <w:szCs w:val="22"/>
              <w:lang w:eastAsia="zh-TW"/>
              <w14:ligatures w14:val="standardContextual"/>
            </w:rPr>
          </w:pPr>
          <w:del w:id="278" w:author="Siu Ham Wong" w:date="2024-01-12T17:01:00Z">
            <w:r w:rsidRPr="00AB45E6" w:rsidDel="00AB45E6">
              <w:rPr>
                <w:noProof/>
                <w:rPrChange w:id="279" w:author="Siu Ham Wong" w:date="2024-01-12T17:01:00Z">
                  <w:rPr>
                    <w:rStyle w:val="Hyperlink"/>
                    <w:noProof/>
                    <w:lang w:eastAsia="zh-HK"/>
                  </w:rPr>
                </w:rPrChange>
              </w:rPr>
              <w:delText>3.4.</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80" w:author="Siu Ham Wong" w:date="2024-01-12T17:01:00Z">
                  <w:rPr>
                    <w:rStyle w:val="Hyperlink"/>
                    <w:noProof/>
                    <w:lang w:eastAsia="zh-HK"/>
                  </w:rPr>
                </w:rPrChange>
              </w:rPr>
              <w:delText>CPVACS Enquiry Rental Car Information (TBC)</w:delText>
            </w:r>
            <w:r w:rsidDel="00AB45E6">
              <w:rPr>
                <w:noProof/>
                <w:webHidden/>
              </w:rPr>
              <w:tab/>
              <w:delText>22</w:delText>
            </w:r>
          </w:del>
        </w:p>
        <w:p w14:paraId="403DE032" w14:textId="22263A2C" w:rsidR="00546782" w:rsidDel="00AB45E6" w:rsidRDefault="00546782">
          <w:pPr>
            <w:pStyle w:val="TOC3"/>
            <w:rPr>
              <w:del w:id="281" w:author="Siu Ham Wong" w:date="2024-01-12T17:01:00Z"/>
              <w:rFonts w:eastAsiaTheme="minorEastAsia" w:cstheme="minorBidi"/>
              <w:i w:val="0"/>
              <w:iCs w:val="0"/>
              <w:noProof/>
              <w:kern w:val="2"/>
              <w:szCs w:val="22"/>
              <w:lang w:eastAsia="zh-TW"/>
              <w14:ligatures w14:val="standardContextual"/>
            </w:rPr>
          </w:pPr>
          <w:del w:id="282" w:author="Siu Ham Wong" w:date="2024-01-12T17:01:00Z">
            <w:r w:rsidRPr="00AB45E6" w:rsidDel="00AB45E6">
              <w:rPr>
                <w:noProof/>
                <w:rPrChange w:id="283" w:author="Siu Ham Wong" w:date="2024-01-12T17:01:00Z">
                  <w:rPr>
                    <w:rStyle w:val="Hyperlink"/>
                    <w:noProof/>
                    <w:lang w:eastAsia="zh-HK"/>
                  </w:rPr>
                </w:rPrChange>
              </w:rPr>
              <w:delText>3.5.</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84" w:author="Siu Ham Wong" w:date="2024-01-12T17:01:00Z">
                  <w:rPr>
                    <w:rStyle w:val="Hyperlink"/>
                    <w:noProof/>
                    <w:lang w:eastAsia="zh-HK"/>
                  </w:rPr>
                </w:rPrChange>
              </w:rPr>
              <w:delText>CPVACS Update CPA-ICK Information</w:delText>
            </w:r>
            <w:r w:rsidDel="00AB45E6">
              <w:rPr>
                <w:noProof/>
                <w:webHidden/>
              </w:rPr>
              <w:tab/>
              <w:delText>24</w:delText>
            </w:r>
          </w:del>
        </w:p>
        <w:p w14:paraId="20CEB861" w14:textId="476D478C" w:rsidR="00546782" w:rsidDel="00AB45E6" w:rsidRDefault="00546782">
          <w:pPr>
            <w:pStyle w:val="TOC3"/>
            <w:rPr>
              <w:del w:id="285" w:author="Siu Ham Wong" w:date="2024-01-12T17:01:00Z"/>
              <w:rFonts w:eastAsiaTheme="minorEastAsia" w:cstheme="minorBidi"/>
              <w:i w:val="0"/>
              <w:iCs w:val="0"/>
              <w:noProof/>
              <w:kern w:val="2"/>
              <w:szCs w:val="22"/>
              <w:lang w:eastAsia="zh-TW"/>
              <w14:ligatures w14:val="standardContextual"/>
            </w:rPr>
          </w:pPr>
          <w:del w:id="286" w:author="Siu Ham Wong" w:date="2024-01-12T17:01:00Z">
            <w:r w:rsidRPr="00AB45E6" w:rsidDel="00AB45E6">
              <w:rPr>
                <w:noProof/>
                <w:rPrChange w:id="287" w:author="Siu Ham Wong" w:date="2024-01-12T17:01:00Z">
                  <w:rPr>
                    <w:rStyle w:val="Hyperlink"/>
                    <w:noProof/>
                    <w:lang w:eastAsia="zh-HK"/>
                  </w:rPr>
                </w:rPrChange>
              </w:rPr>
              <w:delText>3.6.</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88" w:author="Siu Ham Wong" w:date="2024-01-12T17:01:00Z">
                  <w:rPr>
                    <w:rStyle w:val="Hyperlink"/>
                    <w:noProof/>
                    <w:lang w:eastAsia="zh-HK"/>
                  </w:rPr>
                </w:rPrChange>
              </w:rPr>
              <w:delText>CPVACS Request MPS Cabin</w:delText>
            </w:r>
            <w:r w:rsidDel="00AB45E6">
              <w:rPr>
                <w:noProof/>
                <w:webHidden/>
              </w:rPr>
              <w:tab/>
              <w:delText>25</w:delText>
            </w:r>
          </w:del>
        </w:p>
        <w:p w14:paraId="35842F64" w14:textId="08DF09A8" w:rsidR="00546782" w:rsidDel="00AB45E6" w:rsidRDefault="00546782">
          <w:pPr>
            <w:pStyle w:val="TOC3"/>
            <w:rPr>
              <w:del w:id="289" w:author="Siu Ham Wong" w:date="2024-01-12T17:01:00Z"/>
              <w:rFonts w:eastAsiaTheme="minorEastAsia" w:cstheme="minorBidi"/>
              <w:i w:val="0"/>
              <w:iCs w:val="0"/>
              <w:noProof/>
              <w:kern w:val="2"/>
              <w:szCs w:val="22"/>
              <w:lang w:eastAsia="zh-TW"/>
              <w14:ligatures w14:val="standardContextual"/>
            </w:rPr>
          </w:pPr>
          <w:del w:id="290" w:author="Siu Ham Wong" w:date="2024-01-12T17:01:00Z">
            <w:r w:rsidRPr="00AB45E6" w:rsidDel="00AB45E6">
              <w:rPr>
                <w:noProof/>
                <w:rPrChange w:id="291" w:author="Siu Ham Wong" w:date="2024-01-12T17:01:00Z">
                  <w:rPr>
                    <w:rStyle w:val="Hyperlink"/>
                    <w:noProof/>
                    <w:lang w:eastAsia="zh-HK"/>
                  </w:rPr>
                </w:rPrChange>
              </w:rPr>
              <w:delText>3.7.</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92" w:author="Siu Ham Wong" w:date="2024-01-12T17:01:00Z">
                  <w:rPr>
                    <w:rStyle w:val="Hyperlink"/>
                    <w:noProof/>
                    <w:lang w:eastAsia="zh-HK"/>
                  </w:rPr>
                </w:rPrChange>
              </w:rPr>
              <w:delText>CPVACS notify Boss Vehicle Enter ACPB</w:delText>
            </w:r>
            <w:r w:rsidDel="00AB45E6">
              <w:rPr>
                <w:noProof/>
                <w:webHidden/>
              </w:rPr>
              <w:tab/>
              <w:delText>27</w:delText>
            </w:r>
          </w:del>
        </w:p>
        <w:p w14:paraId="2B1AD41D" w14:textId="7F37984D" w:rsidR="00546782" w:rsidDel="00AB45E6" w:rsidRDefault="00546782">
          <w:pPr>
            <w:pStyle w:val="TOC3"/>
            <w:rPr>
              <w:del w:id="293" w:author="Siu Ham Wong" w:date="2024-01-12T17:01:00Z"/>
              <w:rFonts w:eastAsiaTheme="minorEastAsia" w:cstheme="minorBidi"/>
              <w:i w:val="0"/>
              <w:iCs w:val="0"/>
              <w:noProof/>
              <w:kern w:val="2"/>
              <w:szCs w:val="22"/>
              <w:lang w:eastAsia="zh-TW"/>
              <w14:ligatures w14:val="standardContextual"/>
            </w:rPr>
          </w:pPr>
          <w:del w:id="294" w:author="Siu Ham Wong" w:date="2024-01-12T17:01:00Z">
            <w:r w:rsidRPr="00AB45E6" w:rsidDel="00AB45E6">
              <w:rPr>
                <w:noProof/>
                <w:rPrChange w:id="295" w:author="Siu Ham Wong" w:date="2024-01-12T17:01:00Z">
                  <w:rPr>
                    <w:rStyle w:val="Hyperlink"/>
                    <w:noProof/>
                    <w:lang w:eastAsia="zh-HK"/>
                  </w:rPr>
                </w:rPrChange>
              </w:rPr>
              <w:delText>3.8.</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296" w:author="Siu Ham Wong" w:date="2024-01-12T17:01:00Z">
                  <w:rPr>
                    <w:rStyle w:val="Hyperlink"/>
                    <w:noProof/>
                    <w:lang w:eastAsia="zh-HK"/>
                  </w:rPr>
                </w:rPrChange>
              </w:rPr>
              <w:delText>MPS Notify CPVACS Vehicle Arrived at Drop Off Cabin Door</w:delText>
            </w:r>
            <w:r w:rsidDel="00AB45E6">
              <w:rPr>
                <w:noProof/>
                <w:webHidden/>
              </w:rPr>
              <w:tab/>
              <w:delText>29</w:delText>
            </w:r>
          </w:del>
        </w:p>
        <w:p w14:paraId="3F482CA2" w14:textId="43940721" w:rsidR="00546782" w:rsidDel="00AB45E6" w:rsidRDefault="00546782">
          <w:pPr>
            <w:pStyle w:val="TOC3"/>
            <w:rPr>
              <w:del w:id="297" w:author="Siu Ham Wong" w:date="2024-01-12T17:01:00Z"/>
              <w:rFonts w:eastAsiaTheme="minorEastAsia" w:cstheme="minorBidi"/>
              <w:i w:val="0"/>
              <w:iCs w:val="0"/>
              <w:noProof/>
              <w:kern w:val="2"/>
              <w:szCs w:val="22"/>
              <w:lang w:eastAsia="zh-TW"/>
              <w14:ligatures w14:val="standardContextual"/>
            </w:rPr>
          </w:pPr>
          <w:del w:id="298" w:author="Siu Ham Wong" w:date="2024-01-12T17:01:00Z">
            <w:r w:rsidRPr="00AB45E6" w:rsidDel="00AB45E6">
              <w:rPr>
                <w:noProof/>
                <w:rPrChange w:id="299" w:author="Siu Ham Wong" w:date="2024-01-12T17:01:00Z">
                  <w:rPr>
                    <w:rStyle w:val="Hyperlink"/>
                    <w:noProof/>
                    <w:lang w:eastAsia="zh-HK"/>
                  </w:rPr>
                </w:rPrChange>
              </w:rPr>
              <w:delText>3.9.</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00" w:author="Siu Ham Wong" w:date="2024-01-12T17:01:00Z">
                  <w:rPr>
                    <w:rStyle w:val="Hyperlink"/>
                    <w:noProof/>
                    <w:lang w:eastAsia="zh-HK"/>
                  </w:rPr>
                </w:rPrChange>
              </w:rPr>
              <w:delText>CPVACS Send MPS Arrived Cabin Vehicle Information</w:delText>
            </w:r>
            <w:r w:rsidDel="00AB45E6">
              <w:rPr>
                <w:noProof/>
                <w:webHidden/>
              </w:rPr>
              <w:tab/>
              <w:delText>30</w:delText>
            </w:r>
          </w:del>
        </w:p>
        <w:p w14:paraId="4EE5235C" w14:textId="15A9A968" w:rsidR="00546782" w:rsidDel="00AB45E6" w:rsidRDefault="00546782">
          <w:pPr>
            <w:pStyle w:val="TOC3"/>
            <w:rPr>
              <w:del w:id="301" w:author="Siu Ham Wong" w:date="2024-01-12T17:01:00Z"/>
              <w:rFonts w:eastAsiaTheme="minorEastAsia" w:cstheme="minorBidi"/>
              <w:i w:val="0"/>
              <w:iCs w:val="0"/>
              <w:noProof/>
              <w:kern w:val="2"/>
              <w:szCs w:val="22"/>
              <w:lang w:eastAsia="zh-TW"/>
              <w14:ligatures w14:val="standardContextual"/>
            </w:rPr>
          </w:pPr>
          <w:del w:id="302" w:author="Siu Ham Wong" w:date="2024-01-12T17:01:00Z">
            <w:r w:rsidRPr="00AB45E6" w:rsidDel="00AB45E6">
              <w:rPr>
                <w:noProof/>
                <w:rPrChange w:id="303" w:author="Siu Ham Wong" w:date="2024-01-12T17:01:00Z">
                  <w:rPr>
                    <w:rStyle w:val="Hyperlink"/>
                    <w:noProof/>
                    <w:lang w:eastAsia="zh-HK"/>
                  </w:rPr>
                </w:rPrChange>
              </w:rPr>
              <w:delText>3.10.</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04" w:author="Siu Ham Wong" w:date="2024-01-12T17:01:00Z">
                  <w:rPr>
                    <w:rStyle w:val="Hyperlink"/>
                    <w:noProof/>
                    <w:lang w:eastAsia="zh-HK"/>
                  </w:rPr>
                </w:rPrChange>
              </w:rPr>
              <w:delText>CPVACS Enquiry MPS Cabin Status</w:delText>
            </w:r>
            <w:r w:rsidDel="00AB45E6">
              <w:rPr>
                <w:noProof/>
                <w:webHidden/>
              </w:rPr>
              <w:tab/>
              <w:delText>31</w:delText>
            </w:r>
          </w:del>
        </w:p>
        <w:p w14:paraId="478A5876" w14:textId="768215A0" w:rsidR="00546782" w:rsidDel="00AB45E6" w:rsidRDefault="00546782">
          <w:pPr>
            <w:pStyle w:val="TOC3"/>
            <w:rPr>
              <w:del w:id="305" w:author="Siu Ham Wong" w:date="2024-01-12T17:01:00Z"/>
              <w:rFonts w:eastAsiaTheme="minorEastAsia" w:cstheme="minorBidi"/>
              <w:i w:val="0"/>
              <w:iCs w:val="0"/>
              <w:noProof/>
              <w:kern w:val="2"/>
              <w:szCs w:val="22"/>
              <w:lang w:eastAsia="zh-TW"/>
              <w14:ligatures w14:val="standardContextual"/>
            </w:rPr>
          </w:pPr>
          <w:del w:id="306" w:author="Siu Ham Wong" w:date="2024-01-12T17:01:00Z">
            <w:r w:rsidRPr="00AB45E6" w:rsidDel="00AB45E6">
              <w:rPr>
                <w:noProof/>
                <w:rPrChange w:id="307" w:author="Siu Ham Wong" w:date="2024-01-12T17:01:00Z">
                  <w:rPr>
                    <w:rStyle w:val="Hyperlink"/>
                    <w:noProof/>
                    <w:lang w:eastAsia="zh-HK"/>
                  </w:rPr>
                </w:rPrChange>
              </w:rPr>
              <w:delText>3.11.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08" w:author="Siu Ham Wong" w:date="2024-01-12T17:01:00Z">
                  <w:rPr>
                    <w:rStyle w:val="Hyperlink"/>
                    <w:noProof/>
                    <w:lang w:eastAsia="zh-HK"/>
                  </w:rPr>
                </w:rPrChange>
              </w:rPr>
              <w:delText>CPVACS Inform MPS Ready Cabin</w:delText>
            </w:r>
            <w:r w:rsidDel="00AB45E6">
              <w:rPr>
                <w:noProof/>
                <w:webHidden/>
              </w:rPr>
              <w:tab/>
              <w:delText>33</w:delText>
            </w:r>
          </w:del>
        </w:p>
        <w:p w14:paraId="2170911E" w14:textId="2711428B" w:rsidR="00546782" w:rsidDel="00AB45E6" w:rsidRDefault="00546782">
          <w:pPr>
            <w:pStyle w:val="TOC3"/>
            <w:rPr>
              <w:del w:id="309" w:author="Siu Ham Wong" w:date="2024-01-12T17:01:00Z"/>
              <w:rFonts w:eastAsiaTheme="minorEastAsia" w:cstheme="minorBidi"/>
              <w:i w:val="0"/>
              <w:iCs w:val="0"/>
              <w:noProof/>
              <w:kern w:val="2"/>
              <w:szCs w:val="22"/>
              <w:lang w:eastAsia="zh-TW"/>
              <w14:ligatures w14:val="standardContextual"/>
            </w:rPr>
          </w:pPr>
          <w:del w:id="310" w:author="Siu Ham Wong" w:date="2024-01-12T17:01:00Z">
            <w:r w:rsidRPr="00AB45E6" w:rsidDel="00AB45E6">
              <w:rPr>
                <w:noProof/>
                <w:rPrChange w:id="311" w:author="Siu Ham Wong" w:date="2024-01-12T17:01:00Z">
                  <w:rPr>
                    <w:rStyle w:val="Hyperlink"/>
                    <w:noProof/>
                    <w:lang w:eastAsia="zh-HK"/>
                  </w:rPr>
                </w:rPrChange>
              </w:rPr>
              <w:delText>3.12.</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12" w:author="Siu Ham Wong" w:date="2024-01-12T17:01:00Z">
                  <w:rPr>
                    <w:rStyle w:val="Hyperlink"/>
                    <w:noProof/>
                    <w:lang w:eastAsia="zh-HK"/>
                  </w:rPr>
                </w:rPrChange>
              </w:rPr>
              <w:delText>MPS Notify CPVACS/BOSS MPS Drop Off Complete</w:delText>
            </w:r>
            <w:r w:rsidDel="00AB45E6">
              <w:rPr>
                <w:noProof/>
                <w:webHidden/>
              </w:rPr>
              <w:tab/>
              <w:delText>35</w:delText>
            </w:r>
          </w:del>
        </w:p>
        <w:p w14:paraId="767BF51A" w14:textId="7296C07A" w:rsidR="00546782" w:rsidDel="00AB45E6" w:rsidRDefault="00546782">
          <w:pPr>
            <w:pStyle w:val="TOC3"/>
            <w:rPr>
              <w:del w:id="313" w:author="Siu Ham Wong" w:date="2024-01-12T17:01:00Z"/>
              <w:rFonts w:eastAsiaTheme="minorEastAsia" w:cstheme="minorBidi"/>
              <w:i w:val="0"/>
              <w:iCs w:val="0"/>
              <w:noProof/>
              <w:kern w:val="2"/>
              <w:szCs w:val="22"/>
              <w:lang w:eastAsia="zh-TW"/>
              <w14:ligatures w14:val="standardContextual"/>
            </w:rPr>
          </w:pPr>
          <w:del w:id="314" w:author="Siu Ham Wong" w:date="2024-01-12T17:01:00Z">
            <w:r w:rsidRPr="00AB45E6" w:rsidDel="00AB45E6">
              <w:rPr>
                <w:noProof/>
                <w:rPrChange w:id="315" w:author="Siu Ham Wong" w:date="2024-01-12T17:01:00Z">
                  <w:rPr>
                    <w:rStyle w:val="Hyperlink"/>
                    <w:noProof/>
                    <w:lang w:eastAsia="zh-HK"/>
                  </w:rPr>
                </w:rPrChange>
              </w:rPr>
              <w:delText>3.13.</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16" w:author="Siu Ham Wong" w:date="2024-01-12T17:01:00Z">
                  <w:rPr>
                    <w:rStyle w:val="Hyperlink"/>
                    <w:noProof/>
                    <w:lang w:eastAsia="zh-HK"/>
                  </w:rPr>
                </w:rPrChange>
              </w:rPr>
              <w:delText>CPVACS Enquiry MPS Vehicle Status</w:delText>
            </w:r>
            <w:r w:rsidDel="00AB45E6">
              <w:rPr>
                <w:noProof/>
                <w:webHidden/>
              </w:rPr>
              <w:tab/>
              <w:delText>36</w:delText>
            </w:r>
          </w:del>
        </w:p>
        <w:p w14:paraId="0C76D20C" w14:textId="60F3D605" w:rsidR="00546782" w:rsidDel="00AB45E6" w:rsidRDefault="00546782">
          <w:pPr>
            <w:pStyle w:val="TOC3"/>
            <w:rPr>
              <w:del w:id="317" w:author="Siu Ham Wong" w:date="2024-01-12T17:01:00Z"/>
              <w:rFonts w:eastAsiaTheme="minorEastAsia" w:cstheme="minorBidi"/>
              <w:i w:val="0"/>
              <w:iCs w:val="0"/>
              <w:noProof/>
              <w:kern w:val="2"/>
              <w:szCs w:val="22"/>
              <w:lang w:eastAsia="zh-TW"/>
              <w14:ligatures w14:val="standardContextual"/>
            </w:rPr>
          </w:pPr>
          <w:del w:id="318" w:author="Siu Ham Wong" w:date="2024-01-12T17:01:00Z">
            <w:r w:rsidRPr="00AB45E6" w:rsidDel="00AB45E6">
              <w:rPr>
                <w:noProof/>
                <w:rPrChange w:id="319" w:author="Siu Ham Wong" w:date="2024-01-12T17:01:00Z">
                  <w:rPr>
                    <w:rStyle w:val="Hyperlink"/>
                    <w:noProof/>
                    <w:lang w:eastAsia="zh-HK"/>
                  </w:rPr>
                </w:rPrChange>
              </w:rPr>
              <w:delText>3.14.</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20" w:author="Siu Ham Wong" w:date="2024-01-12T17:01:00Z">
                  <w:rPr>
                    <w:rStyle w:val="Hyperlink"/>
                    <w:noProof/>
                    <w:lang w:eastAsia="zh-HK"/>
                  </w:rPr>
                </w:rPrChange>
              </w:rPr>
              <w:delText>CPVACS Enquiry Vehicle Outstanding Parking Fee</w:delText>
            </w:r>
            <w:r w:rsidDel="00AB45E6">
              <w:rPr>
                <w:noProof/>
                <w:webHidden/>
              </w:rPr>
              <w:tab/>
              <w:delText>38</w:delText>
            </w:r>
          </w:del>
        </w:p>
        <w:p w14:paraId="4564C38B" w14:textId="2D5202F3" w:rsidR="00546782" w:rsidDel="00AB45E6" w:rsidRDefault="00546782">
          <w:pPr>
            <w:pStyle w:val="TOC3"/>
            <w:rPr>
              <w:del w:id="321" w:author="Siu Ham Wong" w:date="2024-01-12T17:01:00Z"/>
              <w:rFonts w:eastAsiaTheme="minorEastAsia" w:cstheme="minorBidi"/>
              <w:i w:val="0"/>
              <w:iCs w:val="0"/>
              <w:noProof/>
              <w:kern w:val="2"/>
              <w:szCs w:val="22"/>
              <w:lang w:eastAsia="zh-TW"/>
              <w14:ligatures w14:val="standardContextual"/>
            </w:rPr>
          </w:pPr>
          <w:del w:id="322" w:author="Siu Ham Wong" w:date="2024-01-12T17:01:00Z">
            <w:r w:rsidRPr="00AB45E6" w:rsidDel="00AB45E6">
              <w:rPr>
                <w:noProof/>
                <w:rPrChange w:id="323" w:author="Siu Ham Wong" w:date="2024-01-12T17:01:00Z">
                  <w:rPr>
                    <w:rStyle w:val="Hyperlink"/>
                    <w:noProof/>
                    <w:lang w:eastAsia="zh-HK"/>
                  </w:rPr>
                </w:rPrChange>
              </w:rPr>
              <w:delText>3.15.</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24" w:author="Siu Ham Wong" w:date="2024-01-12T17:01:00Z">
                  <w:rPr>
                    <w:rStyle w:val="Hyperlink"/>
                    <w:noProof/>
                    <w:lang w:eastAsia="zh-HK"/>
                  </w:rPr>
                </w:rPrChange>
              </w:rPr>
              <w:delText>CPVACS Confirm MPS Pick Up Vehicle</w:delText>
            </w:r>
            <w:r w:rsidDel="00AB45E6">
              <w:rPr>
                <w:noProof/>
                <w:webHidden/>
              </w:rPr>
              <w:tab/>
              <w:delText>39</w:delText>
            </w:r>
          </w:del>
        </w:p>
        <w:p w14:paraId="45AE7347" w14:textId="2D968DEA" w:rsidR="00546782" w:rsidDel="00AB45E6" w:rsidRDefault="00546782">
          <w:pPr>
            <w:pStyle w:val="TOC3"/>
            <w:rPr>
              <w:del w:id="325" w:author="Siu Ham Wong" w:date="2024-01-12T17:01:00Z"/>
              <w:rFonts w:eastAsiaTheme="minorEastAsia" w:cstheme="minorBidi"/>
              <w:i w:val="0"/>
              <w:iCs w:val="0"/>
              <w:noProof/>
              <w:kern w:val="2"/>
              <w:szCs w:val="22"/>
              <w:lang w:eastAsia="zh-TW"/>
              <w14:ligatures w14:val="standardContextual"/>
            </w:rPr>
          </w:pPr>
          <w:del w:id="326" w:author="Siu Ham Wong" w:date="2024-01-12T17:01:00Z">
            <w:r w:rsidRPr="00AB45E6" w:rsidDel="00AB45E6">
              <w:rPr>
                <w:noProof/>
                <w:rPrChange w:id="327" w:author="Siu Ham Wong" w:date="2024-01-12T17:01:00Z">
                  <w:rPr>
                    <w:rStyle w:val="Hyperlink"/>
                    <w:noProof/>
                    <w:lang w:eastAsia="zh-HK"/>
                  </w:rPr>
                </w:rPrChange>
              </w:rPr>
              <w:delText>3.16.</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28" w:author="Siu Ham Wong" w:date="2024-01-12T17:01:00Z">
                  <w:rPr>
                    <w:rStyle w:val="Hyperlink"/>
                    <w:noProof/>
                    <w:lang w:eastAsia="zh-HK"/>
                  </w:rPr>
                </w:rPrChange>
              </w:rPr>
              <w:delText>MPS Notify CPVACS/BOSS MPS Pick Up Complete</w:delText>
            </w:r>
            <w:r w:rsidDel="00AB45E6">
              <w:rPr>
                <w:noProof/>
                <w:webHidden/>
              </w:rPr>
              <w:tab/>
              <w:delText>42</w:delText>
            </w:r>
          </w:del>
        </w:p>
        <w:p w14:paraId="50894515" w14:textId="5A696CE9" w:rsidR="00546782" w:rsidDel="00AB45E6" w:rsidRDefault="00546782">
          <w:pPr>
            <w:pStyle w:val="TOC3"/>
            <w:rPr>
              <w:del w:id="329" w:author="Siu Ham Wong" w:date="2024-01-12T17:01:00Z"/>
              <w:rFonts w:eastAsiaTheme="minorEastAsia" w:cstheme="minorBidi"/>
              <w:i w:val="0"/>
              <w:iCs w:val="0"/>
              <w:noProof/>
              <w:kern w:val="2"/>
              <w:szCs w:val="22"/>
              <w:lang w:eastAsia="zh-TW"/>
              <w14:ligatures w14:val="standardContextual"/>
            </w:rPr>
          </w:pPr>
          <w:del w:id="330" w:author="Siu Ham Wong" w:date="2024-01-12T17:01:00Z">
            <w:r w:rsidRPr="00AB45E6" w:rsidDel="00AB45E6">
              <w:rPr>
                <w:noProof/>
                <w:rPrChange w:id="331" w:author="Siu Ham Wong" w:date="2024-01-12T17:01:00Z">
                  <w:rPr>
                    <w:rStyle w:val="Hyperlink"/>
                    <w:noProof/>
                    <w:lang w:eastAsia="zh-HK"/>
                  </w:rPr>
                </w:rPrChange>
              </w:rPr>
              <w:delText>3.17.</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32" w:author="Siu Ham Wong" w:date="2024-01-12T17:01:00Z">
                  <w:rPr>
                    <w:rStyle w:val="Hyperlink"/>
                    <w:noProof/>
                    <w:lang w:eastAsia="zh-HK"/>
                  </w:rPr>
                </w:rPrChange>
              </w:rPr>
              <w:delText>MPS Notify ACPB pick up Rental Vehicle from MPS (Optional)</w:delText>
            </w:r>
            <w:r w:rsidDel="00AB45E6">
              <w:rPr>
                <w:noProof/>
                <w:webHidden/>
              </w:rPr>
              <w:tab/>
              <w:delText>43</w:delText>
            </w:r>
          </w:del>
        </w:p>
        <w:p w14:paraId="3D2C0BBF" w14:textId="2479F79F" w:rsidR="00546782" w:rsidDel="00AB45E6" w:rsidRDefault="00546782">
          <w:pPr>
            <w:pStyle w:val="TOC3"/>
            <w:rPr>
              <w:del w:id="333" w:author="Siu Ham Wong" w:date="2024-01-12T17:01:00Z"/>
              <w:rFonts w:eastAsiaTheme="minorEastAsia" w:cstheme="minorBidi"/>
              <w:i w:val="0"/>
              <w:iCs w:val="0"/>
              <w:noProof/>
              <w:kern w:val="2"/>
              <w:szCs w:val="22"/>
              <w:lang w:eastAsia="zh-TW"/>
              <w14:ligatures w14:val="standardContextual"/>
            </w:rPr>
          </w:pPr>
          <w:del w:id="334" w:author="Siu Ham Wong" w:date="2024-01-12T17:01:00Z">
            <w:r w:rsidRPr="00AB45E6" w:rsidDel="00AB45E6">
              <w:rPr>
                <w:noProof/>
                <w:rPrChange w:id="335" w:author="Siu Ham Wong" w:date="2024-01-12T17:01:00Z">
                  <w:rPr>
                    <w:rStyle w:val="Hyperlink"/>
                    <w:noProof/>
                    <w:lang w:eastAsia="zh-HK"/>
                  </w:rPr>
                </w:rPrChange>
              </w:rPr>
              <w:delText>3.18.</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36" w:author="Siu Ham Wong" w:date="2024-01-12T17:01:00Z">
                  <w:rPr>
                    <w:rStyle w:val="Hyperlink"/>
                    <w:noProof/>
                    <w:lang w:eastAsia="zh-HK"/>
                  </w:rPr>
                </w:rPrChange>
              </w:rPr>
              <w:delText>CPVACS notify Boss Vehicle Exit ACPB</w:delText>
            </w:r>
            <w:r w:rsidDel="00AB45E6">
              <w:rPr>
                <w:noProof/>
                <w:webHidden/>
              </w:rPr>
              <w:tab/>
              <w:delText>44</w:delText>
            </w:r>
          </w:del>
        </w:p>
        <w:p w14:paraId="5DCB8569" w14:textId="2042558D" w:rsidR="00546782" w:rsidDel="00AB45E6" w:rsidRDefault="00546782">
          <w:pPr>
            <w:pStyle w:val="TOC3"/>
            <w:rPr>
              <w:del w:id="337" w:author="Siu Ham Wong" w:date="2024-01-12T17:01:00Z"/>
              <w:rFonts w:eastAsiaTheme="minorEastAsia" w:cstheme="minorBidi"/>
              <w:i w:val="0"/>
              <w:iCs w:val="0"/>
              <w:noProof/>
              <w:kern w:val="2"/>
              <w:szCs w:val="22"/>
              <w:lang w:eastAsia="zh-TW"/>
              <w14:ligatures w14:val="standardContextual"/>
            </w:rPr>
          </w:pPr>
          <w:del w:id="338" w:author="Siu Ham Wong" w:date="2024-01-12T17:01:00Z">
            <w:r w:rsidRPr="00AB45E6" w:rsidDel="00AB45E6">
              <w:rPr>
                <w:noProof/>
                <w:rPrChange w:id="339" w:author="Siu Ham Wong" w:date="2024-01-12T17:01:00Z">
                  <w:rPr>
                    <w:rStyle w:val="Hyperlink"/>
                    <w:noProof/>
                    <w:lang w:eastAsia="zh-HK"/>
                  </w:rPr>
                </w:rPrChange>
              </w:rPr>
              <w:delText>3.19.</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40" w:author="Siu Ham Wong" w:date="2024-01-12T17:01:00Z">
                  <w:rPr>
                    <w:rStyle w:val="Hyperlink"/>
                    <w:noProof/>
                    <w:lang w:eastAsia="zh-HK"/>
                  </w:rPr>
                </w:rPrChange>
              </w:rPr>
              <w:delText>MPS Create Booking Information</w:delText>
            </w:r>
            <w:r w:rsidDel="00AB45E6">
              <w:rPr>
                <w:noProof/>
                <w:webHidden/>
              </w:rPr>
              <w:tab/>
              <w:delText>45</w:delText>
            </w:r>
          </w:del>
        </w:p>
        <w:p w14:paraId="63CA03FB" w14:textId="0A0BC476" w:rsidR="00546782" w:rsidDel="00AB45E6" w:rsidRDefault="00546782">
          <w:pPr>
            <w:pStyle w:val="TOC3"/>
            <w:rPr>
              <w:del w:id="341" w:author="Siu Ham Wong" w:date="2024-01-12T17:01:00Z"/>
              <w:rFonts w:eastAsiaTheme="minorEastAsia" w:cstheme="minorBidi"/>
              <w:i w:val="0"/>
              <w:iCs w:val="0"/>
              <w:noProof/>
              <w:kern w:val="2"/>
              <w:szCs w:val="22"/>
              <w:lang w:eastAsia="zh-TW"/>
              <w14:ligatures w14:val="standardContextual"/>
            </w:rPr>
          </w:pPr>
          <w:del w:id="342" w:author="Siu Ham Wong" w:date="2024-01-12T17:01:00Z">
            <w:r w:rsidRPr="00AB45E6" w:rsidDel="00AB45E6">
              <w:rPr>
                <w:noProof/>
                <w:rPrChange w:id="343" w:author="Siu Ham Wong" w:date="2024-01-12T17:01:00Z">
                  <w:rPr>
                    <w:rStyle w:val="Hyperlink"/>
                    <w:noProof/>
                    <w:lang w:eastAsia="zh-HK"/>
                  </w:rPr>
                </w:rPrChange>
              </w:rPr>
              <w:delText>3.20.</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44" w:author="Siu Ham Wong" w:date="2024-01-12T17:01:00Z">
                  <w:rPr>
                    <w:rStyle w:val="Hyperlink"/>
                    <w:noProof/>
                    <w:lang w:eastAsia="zh-HK"/>
                  </w:rPr>
                </w:rPrChange>
              </w:rPr>
              <w:delText>CPVACS/BOSS Enquiry Vehicle Tracking Information</w:delText>
            </w:r>
            <w:r w:rsidDel="00AB45E6">
              <w:rPr>
                <w:noProof/>
                <w:webHidden/>
              </w:rPr>
              <w:tab/>
              <w:delText>48</w:delText>
            </w:r>
          </w:del>
        </w:p>
        <w:p w14:paraId="5807912B" w14:textId="228CA367" w:rsidR="00546782" w:rsidDel="00AB45E6" w:rsidRDefault="00546782">
          <w:pPr>
            <w:pStyle w:val="TOC3"/>
            <w:rPr>
              <w:del w:id="345" w:author="Siu Ham Wong" w:date="2024-01-12T17:01:00Z"/>
              <w:rFonts w:eastAsiaTheme="minorEastAsia" w:cstheme="minorBidi"/>
              <w:i w:val="0"/>
              <w:iCs w:val="0"/>
              <w:noProof/>
              <w:kern w:val="2"/>
              <w:szCs w:val="22"/>
              <w:lang w:eastAsia="zh-TW"/>
              <w14:ligatures w14:val="standardContextual"/>
            </w:rPr>
          </w:pPr>
          <w:del w:id="346" w:author="Siu Ham Wong" w:date="2024-01-12T17:01:00Z">
            <w:r w:rsidRPr="00AB45E6" w:rsidDel="00AB45E6">
              <w:rPr>
                <w:noProof/>
                <w:rPrChange w:id="347" w:author="Siu Ham Wong" w:date="2024-01-12T17:01:00Z">
                  <w:rPr>
                    <w:rStyle w:val="Hyperlink"/>
                    <w:noProof/>
                    <w:lang w:eastAsia="zh-HK"/>
                  </w:rPr>
                </w:rPrChange>
              </w:rPr>
              <w:delText>3.21.</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48" w:author="Siu Ham Wong" w:date="2024-01-12T17:01:00Z">
                  <w:rPr>
                    <w:rStyle w:val="Hyperlink"/>
                    <w:noProof/>
                    <w:lang w:eastAsia="zh-HK"/>
                  </w:rPr>
                </w:rPrChange>
              </w:rPr>
              <w:delText>BOSS Request Change Booking Information</w:delText>
            </w:r>
            <w:r w:rsidDel="00AB45E6">
              <w:rPr>
                <w:noProof/>
                <w:webHidden/>
              </w:rPr>
              <w:tab/>
              <w:delText>51</w:delText>
            </w:r>
          </w:del>
        </w:p>
        <w:p w14:paraId="3559086C" w14:textId="2E82B57C" w:rsidR="00546782" w:rsidDel="00AB45E6" w:rsidRDefault="00546782">
          <w:pPr>
            <w:pStyle w:val="TOC3"/>
            <w:rPr>
              <w:del w:id="349" w:author="Siu Ham Wong" w:date="2024-01-12T17:01:00Z"/>
              <w:rFonts w:eastAsiaTheme="minorEastAsia" w:cstheme="minorBidi"/>
              <w:i w:val="0"/>
              <w:iCs w:val="0"/>
              <w:noProof/>
              <w:kern w:val="2"/>
              <w:szCs w:val="22"/>
              <w:lang w:eastAsia="zh-TW"/>
              <w14:ligatures w14:val="standardContextual"/>
            </w:rPr>
          </w:pPr>
          <w:del w:id="350" w:author="Siu Ham Wong" w:date="2024-01-12T17:01:00Z">
            <w:r w:rsidRPr="00AB45E6" w:rsidDel="00AB45E6">
              <w:rPr>
                <w:noProof/>
                <w:rPrChange w:id="351" w:author="Siu Ham Wong" w:date="2024-01-12T17:01:00Z">
                  <w:rPr>
                    <w:rStyle w:val="Hyperlink"/>
                    <w:noProof/>
                    <w:lang w:eastAsia="zh-HK"/>
                  </w:rPr>
                </w:rPrChange>
              </w:rPr>
              <w:delText>3.22.</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52" w:author="Siu Ham Wong" w:date="2024-01-12T17:01:00Z">
                  <w:rPr>
                    <w:rStyle w:val="Hyperlink"/>
                    <w:noProof/>
                    <w:lang w:eastAsia="zh-HK"/>
                  </w:rPr>
                </w:rPrChange>
              </w:rPr>
              <w:delText xml:space="preserve">CPVACS Notify MPS Intercom Turned </w:delText>
            </w:r>
            <w:r w:rsidRPr="00AB45E6" w:rsidDel="00AB45E6">
              <w:rPr>
                <w:noProof/>
                <w:rPrChange w:id="353" w:author="Siu Ham Wong" w:date="2024-01-12T17:01:00Z">
                  <w:rPr>
                    <w:rStyle w:val="Hyperlink"/>
                    <w:noProof/>
                    <w:lang w:val="en-HK" w:eastAsia="zh-HK"/>
                  </w:rPr>
                </w:rPrChange>
              </w:rPr>
              <w:delText>o</w:delText>
            </w:r>
            <w:r w:rsidRPr="00AB45E6" w:rsidDel="00AB45E6">
              <w:rPr>
                <w:noProof/>
                <w:rPrChange w:id="354" w:author="Siu Ham Wong" w:date="2024-01-12T17:01:00Z">
                  <w:rPr>
                    <w:rStyle w:val="Hyperlink"/>
                    <w:noProof/>
                    <w:lang w:eastAsia="zh-HK"/>
                  </w:rPr>
                </w:rPrChange>
              </w:rPr>
              <w:delText>n at Cabin Door</w:delText>
            </w:r>
            <w:r w:rsidDel="00AB45E6">
              <w:rPr>
                <w:noProof/>
                <w:webHidden/>
              </w:rPr>
              <w:tab/>
              <w:delText>52</w:delText>
            </w:r>
          </w:del>
        </w:p>
        <w:p w14:paraId="33A4DCFE" w14:textId="2D50F592" w:rsidR="00546782" w:rsidDel="00AB45E6" w:rsidRDefault="00546782">
          <w:pPr>
            <w:pStyle w:val="TOC3"/>
            <w:rPr>
              <w:del w:id="355" w:author="Siu Ham Wong" w:date="2024-01-12T17:01:00Z"/>
              <w:rFonts w:eastAsiaTheme="minorEastAsia" w:cstheme="minorBidi"/>
              <w:i w:val="0"/>
              <w:iCs w:val="0"/>
              <w:noProof/>
              <w:kern w:val="2"/>
              <w:szCs w:val="22"/>
              <w:lang w:eastAsia="zh-TW"/>
              <w14:ligatures w14:val="standardContextual"/>
            </w:rPr>
          </w:pPr>
          <w:del w:id="356" w:author="Siu Ham Wong" w:date="2024-01-12T17:01:00Z">
            <w:r w:rsidRPr="00AB45E6" w:rsidDel="00AB45E6">
              <w:rPr>
                <w:noProof/>
                <w:rPrChange w:id="357" w:author="Siu Ham Wong" w:date="2024-01-12T17:01:00Z">
                  <w:rPr>
                    <w:rStyle w:val="Hyperlink"/>
                    <w:noProof/>
                    <w:lang w:eastAsia="zh-HK"/>
                  </w:rPr>
                </w:rPrChange>
              </w:rPr>
              <w:delText>3.23.</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58" w:author="Siu Ham Wong" w:date="2024-01-12T17:01:00Z">
                  <w:rPr>
                    <w:rStyle w:val="Hyperlink"/>
                    <w:noProof/>
                    <w:lang w:eastAsia="zh-HK"/>
                  </w:rPr>
                </w:rPrChange>
              </w:rPr>
              <w:delText>MPS Request CPVACS Cabin Vehicle Information</w:delText>
            </w:r>
            <w:r w:rsidDel="00AB45E6">
              <w:rPr>
                <w:noProof/>
                <w:webHidden/>
              </w:rPr>
              <w:tab/>
              <w:delText>53</w:delText>
            </w:r>
          </w:del>
        </w:p>
        <w:p w14:paraId="56BEDA3C" w14:textId="39B36798" w:rsidR="00546782" w:rsidDel="00AB45E6" w:rsidRDefault="00546782">
          <w:pPr>
            <w:pStyle w:val="TOC3"/>
            <w:rPr>
              <w:del w:id="359" w:author="Siu Ham Wong" w:date="2024-01-12T17:01:00Z"/>
              <w:rFonts w:eastAsiaTheme="minorEastAsia" w:cstheme="minorBidi"/>
              <w:i w:val="0"/>
              <w:iCs w:val="0"/>
              <w:noProof/>
              <w:kern w:val="2"/>
              <w:szCs w:val="22"/>
              <w:lang w:eastAsia="zh-TW"/>
              <w14:ligatures w14:val="standardContextual"/>
            </w:rPr>
          </w:pPr>
          <w:del w:id="360" w:author="Siu Ham Wong" w:date="2024-01-12T17:01:00Z">
            <w:r w:rsidRPr="00AB45E6" w:rsidDel="00AB45E6">
              <w:rPr>
                <w:noProof/>
                <w:rPrChange w:id="361" w:author="Siu Ham Wong" w:date="2024-01-12T17:01:00Z">
                  <w:rPr>
                    <w:rStyle w:val="Hyperlink"/>
                    <w:noProof/>
                    <w:lang w:eastAsia="zh-HK"/>
                  </w:rPr>
                </w:rPrChange>
              </w:rPr>
              <w:delText>3.24.</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62" w:author="Siu Ham Wong" w:date="2024-01-12T17:01:00Z">
                  <w:rPr>
                    <w:rStyle w:val="Hyperlink"/>
                    <w:noProof/>
                    <w:lang w:eastAsia="zh-HK"/>
                  </w:rPr>
                </w:rPrChange>
              </w:rPr>
              <w:delText>MPS Notify BOSS Vehicle Retrieve from MPS</w:delText>
            </w:r>
            <w:r w:rsidDel="00AB45E6">
              <w:rPr>
                <w:noProof/>
                <w:webHidden/>
              </w:rPr>
              <w:tab/>
              <w:delText>55</w:delText>
            </w:r>
          </w:del>
        </w:p>
        <w:p w14:paraId="72C70117" w14:textId="68AF1A1B" w:rsidR="00546782" w:rsidDel="00AB45E6" w:rsidRDefault="00546782">
          <w:pPr>
            <w:pStyle w:val="TOC3"/>
            <w:rPr>
              <w:del w:id="363" w:author="Siu Ham Wong" w:date="2024-01-12T17:01:00Z"/>
              <w:rFonts w:eastAsiaTheme="minorEastAsia" w:cstheme="minorBidi"/>
              <w:i w:val="0"/>
              <w:iCs w:val="0"/>
              <w:noProof/>
              <w:kern w:val="2"/>
              <w:szCs w:val="22"/>
              <w:lang w:eastAsia="zh-TW"/>
              <w14:ligatures w14:val="standardContextual"/>
            </w:rPr>
          </w:pPr>
          <w:del w:id="364" w:author="Siu Ham Wong" w:date="2024-01-12T17:01:00Z">
            <w:r w:rsidRPr="00AB45E6" w:rsidDel="00AB45E6">
              <w:rPr>
                <w:noProof/>
                <w:rPrChange w:id="365" w:author="Siu Ham Wong" w:date="2024-01-12T17:01:00Z">
                  <w:rPr>
                    <w:rStyle w:val="Hyperlink"/>
                    <w:noProof/>
                    <w:lang w:eastAsia="zh-HK"/>
                  </w:rPr>
                </w:rPrChange>
              </w:rPr>
              <w:delText>3.25.</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66" w:author="Siu Ham Wong" w:date="2024-01-12T17:01:00Z">
                  <w:rPr>
                    <w:rStyle w:val="Hyperlink"/>
                    <w:noProof/>
                    <w:lang w:eastAsia="zh-HK"/>
                  </w:rPr>
                </w:rPrChange>
              </w:rPr>
              <w:delText>CPVACS Update MPS Gate Status</w:delText>
            </w:r>
            <w:r w:rsidDel="00AB45E6">
              <w:rPr>
                <w:noProof/>
                <w:webHidden/>
              </w:rPr>
              <w:tab/>
              <w:delText>57</w:delText>
            </w:r>
          </w:del>
        </w:p>
        <w:p w14:paraId="5781D2A1" w14:textId="1380C44C" w:rsidR="00546782" w:rsidDel="00AB45E6" w:rsidRDefault="00546782">
          <w:pPr>
            <w:pStyle w:val="TOC3"/>
            <w:rPr>
              <w:del w:id="367" w:author="Siu Ham Wong" w:date="2024-01-12T17:01:00Z"/>
              <w:rFonts w:eastAsiaTheme="minorEastAsia" w:cstheme="minorBidi"/>
              <w:i w:val="0"/>
              <w:iCs w:val="0"/>
              <w:noProof/>
              <w:kern w:val="2"/>
              <w:szCs w:val="22"/>
              <w:lang w:eastAsia="zh-TW"/>
              <w14:ligatures w14:val="standardContextual"/>
            </w:rPr>
          </w:pPr>
          <w:del w:id="368" w:author="Siu Ham Wong" w:date="2024-01-12T17:01:00Z">
            <w:r w:rsidRPr="00AB45E6" w:rsidDel="00AB45E6">
              <w:rPr>
                <w:noProof/>
                <w:rPrChange w:id="369" w:author="Siu Ham Wong" w:date="2024-01-12T17:01:00Z">
                  <w:rPr>
                    <w:rStyle w:val="Hyperlink"/>
                    <w:noProof/>
                    <w:lang w:eastAsia="zh-HK"/>
                  </w:rPr>
                </w:rPrChange>
              </w:rPr>
              <w:delText>3.26.</w:delText>
            </w:r>
            <w:r w:rsidDel="00AB45E6">
              <w:rPr>
                <w:rFonts w:eastAsiaTheme="minorEastAsia" w:cstheme="minorBidi"/>
                <w:i w:val="0"/>
                <w:iCs w:val="0"/>
                <w:noProof/>
                <w:kern w:val="2"/>
                <w:szCs w:val="22"/>
                <w:lang w:eastAsia="zh-TW"/>
                <w14:ligatures w14:val="standardContextual"/>
              </w:rPr>
              <w:tab/>
            </w:r>
            <w:r w:rsidRPr="00AB45E6" w:rsidDel="00AB45E6">
              <w:rPr>
                <w:noProof/>
                <w:rPrChange w:id="370" w:author="Siu Ham Wong" w:date="2024-01-12T17:01:00Z">
                  <w:rPr>
                    <w:rStyle w:val="Hyperlink"/>
                    <w:noProof/>
                    <w:lang w:eastAsia="zh-HK"/>
                  </w:rPr>
                </w:rPrChange>
              </w:rPr>
              <w:delText>MPS Request CPVACS CAS/LPRs status</w:delText>
            </w:r>
            <w:r w:rsidDel="00AB45E6">
              <w:rPr>
                <w:noProof/>
                <w:webHidden/>
              </w:rPr>
              <w:tab/>
              <w:delText>58</w:delText>
            </w:r>
          </w:del>
        </w:p>
        <w:p w14:paraId="52B03098" w14:textId="1A0A97C8" w:rsidR="00852D90" w:rsidRPr="008B1896" w:rsidRDefault="00852D90">
          <w:r w:rsidRPr="008B1896">
            <w:rPr>
              <w:b/>
              <w:bCs/>
              <w:noProof/>
            </w:rPr>
            <w:fldChar w:fldCharType="end"/>
          </w:r>
        </w:p>
      </w:sdtContent>
    </w:sdt>
    <w:p w14:paraId="2448034F" w14:textId="77777777" w:rsidR="00EB147D" w:rsidRPr="008B1896" w:rsidRDefault="00EB147D">
      <w:pPr>
        <w:adjustRightInd/>
        <w:snapToGrid/>
        <w:spacing w:line="240" w:lineRule="auto"/>
        <w:jc w:val="left"/>
        <w:rPr>
          <w:rFonts w:cs="Arial"/>
          <w:bCs/>
          <w:iCs/>
          <w:szCs w:val="28"/>
          <w:lang w:eastAsia="zh-HK"/>
        </w:rPr>
      </w:pPr>
      <w:r w:rsidRPr="008B1896">
        <w:rPr>
          <w:lang w:eastAsia="zh-HK"/>
        </w:rPr>
        <w:br w:type="page"/>
      </w:r>
    </w:p>
    <w:p w14:paraId="54F253C6" w14:textId="4A0BD058" w:rsidR="00864263" w:rsidRPr="008B1896" w:rsidRDefault="00864263" w:rsidP="005F3297">
      <w:pPr>
        <w:pStyle w:val="Heading2"/>
        <w:rPr>
          <w:lang w:eastAsia="zh-HK"/>
        </w:rPr>
      </w:pPr>
      <w:bookmarkStart w:id="371" w:name="_Toc188888779"/>
      <w:r w:rsidRPr="008B1896">
        <w:rPr>
          <w:lang w:eastAsia="zh-HK"/>
        </w:rPr>
        <w:lastRenderedPageBreak/>
        <w:t>APS API Integration Scenario</w:t>
      </w:r>
      <w:bookmarkEnd w:id="371"/>
    </w:p>
    <w:p w14:paraId="0FB5CA9A" w14:textId="3B70C0E7" w:rsidR="006F1A17" w:rsidRPr="008B1896" w:rsidRDefault="00166823" w:rsidP="005F3297">
      <w:pPr>
        <w:pStyle w:val="Heading3"/>
        <w:rPr>
          <w:lang w:eastAsia="zh-HK"/>
        </w:rPr>
      </w:pPr>
      <w:bookmarkStart w:id="372" w:name="_Toc188888780"/>
      <w:r w:rsidRPr="008B1896">
        <w:rPr>
          <w:lang w:eastAsia="zh-HK"/>
        </w:rPr>
        <w:t xml:space="preserve">ACPB’s Car Parking </w:t>
      </w:r>
      <w:proofErr w:type="gramStart"/>
      <w:r w:rsidRPr="008B1896">
        <w:rPr>
          <w:lang w:eastAsia="zh-HK"/>
        </w:rPr>
        <w:t>From</w:t>
      </w:r>
      <w:proofErr w:type="gramEnd"/>
      <w:r w:rsidRPr="008B1896">
        <w:rPr>
          <w:lang w:eastAsia="zh-HK"/>
        </w:rPr>
        <w:t xml:space="preserve"> ICK to G/F Entry Gate Scenario</w:t>
      </w:r>
      <w:bookmarkEnd w:id="372"/>
    </w:p>
    <w:p w14:paraId="5C3AA85B" w14:textId="7C00FA11" w:rsidR="00166823" w:rsidRPr="002D7C93" w:rsidRDefault="00166823" w:rsidP="00166823">
      <w:pPr>
        <w:pStyle w:val="ListParagraph"/>
        <w:widowControl w:val="0"/>
        <w:numPr>
          <w:ilvl w:val="2"/>
          <w:numId w:val="6"/>
        </w:numPr>
        <w:adjustRightInd/>
        <w:snapToGrid/>
        <w:ind w:leftChars="0"/>
        <w:jc w:val="left"/>
        <w:rPr>
          <w:rFonts w:cs="Arial"/>
          <w:lang w:eastAsia="zh-HK"/>
        </w:rPr>
      </w:pPr>
      <w:r w:rsidRPr="002D7C93">
        <w:rPr>
          <w:rFonts w:cs="Arial"/>
          <w:lang w:eastAsia="zh-HK"/>
        </w:rPr>
        <w:t>ACPA-ICK create Vehicle ACPA-ICK record and may update the record field.</w:t>
      </w:r>
    </w:p>
    <w:p w14:paraId="51598340" w14:textId="77777777" w:rsidR="00166823" w:rsidRPr="002D7C93" w:rsidRDefault="00166823" w:rsidP="00166823">
      <w:pPr>
        <w:pStyle w:val="ListParagraph"/>
        <w:widowControl w:val="0"/>
        <w:numPr>
          <w:ilvl w:val="2"/>
          <w:numId w:val="6"/>
        </w:numPr>
        <w:adjustRightInd/>
        <w:snapToGrid/>
        <w:ind w:leftChars="0"/>
        <w:jc w:val="left"/>
        <w:rPr>
          <w:rFonts w:cs="Arial"/>
          <w:lang w:eastAsia="zh-HK"/>
        </w:rPr>
      </w:pPr>
      <w:r w:rsidRPr="002D7C93">
        <w:rPr>
          <w:rFonts w:cs="Arial"/>
          <w:lang w:eastAsia="zh-HK"/>
        </w:rPr>
        <w:t>APS Fetch Vehicle ACPA-ICK Information from ACPA-ICK on Schedule.</w:t>
      </w:r>
    </w:p>
    <w:p w14:paraId="720D0012" w14:textId="77777777" w:rsidR="00166823" w:rsidRPr="002D7C93" w:rsidRDefault="00166823" w:rsidP="00166823">
      <w:pPr>
        <w:pStyle w:val="ListParagraph"/>
        <w:widowControl w:val="0"/>
        <w:numPr>
          <w:ilvl w:val="2"/>
          <w:numId w:val="6"/>
        </w:numPr>
        <w:adjustRightInd/>
        <w:snapToGrid/>
        <w:ind w:leftChars="0"/>
        <w:jc w:val="left"/>
        <w:rPr>
          <w:rFonts w:cs="Arial"/>
          <w:lang w:eastAsia="zh-HK"/>
        </w:rPr>
      </w:pPr>
      <w:r w:rsidRPr="002D7C93">
        <w:rPr>
          <w:rFonts w:cs="Arial"/>
          <w:lang w:eastAsia="zh-HK"/>
        </w:rPr>
        <w:t>ICK inform ACPB vehicle was released from ICK and ACPB inform to APS about release.</w:t>
      </w:r>
    </w:p>
    <w:p w14:paraId="77C899DD" w14:textId="603AF5D9" w:rsidR="00166823" w:rsidRPr="002D7C93" w:rsidDel="00941C73" w:rsidRDefault="00166823" w:rsidP="00166823">
      <w:pPr>
        <w:pStyle w:val="ListParagraph"/>
        <w:widowControl w:val="0"/>
        <w:numPr>
          <w:ilvl w:val="2"/>
          <w:numId w:val="6"/>
        </w:numPr>
        <w:adjustRightInd/>
        <w:snapToGrid/>
        <w:ind w:leftChars="0"/>
        <w:jc w:val="left"/>
        <w:rPr>
          <w:del w:id="373" w:author="Siu Ham Wong" w:date="2025-01-24T16:45:00Z" w16du:dateUtc="2025-01-24T08:45:00Z"/>
          <w:rFonts w:cs="Arial"/>
          <w:lang w:eastAsia="zh-HK"/>
        </w:rPr>
      </w:pPr>
      <w:del w:id="374" w:author="Siu Ham Wong" w:date="2025-01-24T16:45:00Z" w16du:dateUtc="2025-01-24T08:45:00Z">
        <w:r w:rsidRPr="002D7C93" w:rsidDel="00941C73">
          <w:rPr>
            <w:rFonts w:cs="Arial"/>
            <w:lang w:eastAsia="zh-HK"/>
          </w:rPr>
          <w:delText>APS observe the Vehicle ACPA-ICK record on Schedule and do the following steps.</w:delText>
        </w:r>
      </w:del>
    </w:p>
    <w:p w14:paraId="65C39FB4" w14:textId="1A0E3523" w:rsidR="00166823" w:rsidRPr="002D7C93" w:rsidDel="00941C73" w:rsidRDefault="00166823" w:rsidP="00166823">
      <w:pPr>
        <w:pStyle w:val="ListParagraph"/>
        <w:widowControl w:val="0"/>
        <w:numPr>
          <w:ilvl w:val="2"/>
          <w:numId w:val="6"/>
        </w:numPr>
        <w:adjustRightInd/>
        <w:snapToGrid/>
        <w:ind w:leftChars="0"/>
        <w:jc w:val="left"/>
        <w:rPr>
          <w:del w:id="375" w:author="Siu Ham Wong" w:date="2025-01-24T16:45:00Z" w16du:dateUtc="2025-01-24T08:45:00Z"/>
          <w:rFonts w:cs="Arial"/>
          <w:lang w:eastAsia="zh-HK"/>
        </w:rPr>
      </w:pPr>
      <w:del w:id="376" w:author="Siu Ham Wong" w:date="2025-01-24T16:45:00Z" w16du:dateUtc="2025-01-24T08:45:00Z">
        <w:r w:rsidRPr="002D7C93" w:rsidDel="00941C73">
          <w:rPr>
            <w:rFonts w:cs="Arial"/>
            <w:lang w:eastAsia="zh-HK"/>
          </w:rPr>
          <w:delText>Request Rental Car information from Rental Car System. If Vehicle is a rental Vehicle, no need to process further.</w:delText>
        </w:r>
      </w:del>
    </w:p>
    <w:p w14:paraId="1CD2B64D" w14:textId="1A239593" w:rsidR="00166823" w:rsidRPr="002D7C93" w:rsidDel="00941C73" w:rsidRDefault="00166823" w:rsidP="00166823">
      <w:pPr>
        <w:pStyle w:val="ListParagraph"/>
        <w:widowControl w:val="0"/>
        <w:numPr>
          <w:ilvl w:val="2"/>
          <w:numId w:val="6"/>
        </w:numPr>
        <w:adjustRightInd/>
        <w:snapToGrid/>
        <w:ind w:leftChars="0"/>
        <w:jc w:val="left"/>
        <w:rPr>
          <w:del w:id="377" w:author="Siu Ham Wong" w:date="2025-01-24T16:45:00Z" w16du:dateUtc="2025-01-24T08:45:00Z"/>
          <w:rFonts w:cs="Arial"/>
          <w:lang w:eastAsia="zh-HK"/>
        </w:rPr>
      </w:pPr>
      <w:del w:id="378" w:author="Siu Ham Wong" w:date="2025-01-24T16:45:00Z" w16du:dateUtc="2025-01-24T08:45:00Z">
        <w:r w:rsidRPr="002D7C93" w:rsidDel="00941C73">
          <w:rPr>
            <w:rFonts w:cs="Arial"/>
            <w:lang w:eastAsia="zh-HK"/>
          </w:rPr>
          <w:delText>If ICK record is a new record fetch from ACPA-ICK and its secondary search mark marked as "NO", request MPS pre-assign cabin space to vehicle.</w:delText>
        </w:r>
      </w:del>
    </w:p>
    <w:p w14:paraId="5AA86FC1" w14:textId="5FCECD74" w:rsidR="00166823" w:rsidRPr="002D7C93" w:rsidDel="00941C73" w:rsidRDefault="00166823" w:rsidP="00166823">
      <w:pPr>
        <w:pStyle w:val="ListParagraph"/>
        <w:widowControl w:val="0"/>
        <w:numPr>
          <w:ilvl w:val="2"/>
          <w:numId w:val="6"/>
        </w:numPr>
        <w:adjustRightInd/>
        <w:snapToGrid/>
        <w:ind w:leftChars="0"/>
        <w:jc w:val="left"/>
        <w:rPr>
          <w:del w:id="379" w:author="Siu Ham Wong" w:date="2025-01-24T16:45:00Z" w16du:dateUtc="2025-01-24T08:45:00Z"/>
          <w:rFonts w:cs="Arial"/>
          <w:lang w:eastAsia="zh-HK"/>
        </w:rPr>
      </w:pPr>
      <w:del w:id="380" w:author="Siu Ham Wong" w:date="2025-01-24T16:45:00Z" w16du:dateUtc="2025-01-24T08:45:00Z">
        <w:r w:rsidRPr="002D7C93" w:rsidDel="00941C73">
          <w:rPr>
            <w:rFonts w:cs="Arial"/>
            <w:lang w:eastAsia="zh-HK"/>
          </w:rPr>
          <w:delText>If ICK record is an old record fetch and its secondary search mark updated as "NO", request MPS pre-assign cabin space to vehicle.</w:delText>
        </w:r>
      </w:del>
    </w:p>
    <w:p w14:paraId="2FADFEA1" w14:textId="4B31F828" w:rsidR="00166823" w:rsidRPr="002D7C93" w:rsidDel="00941C73" w:rsidRDefault="00166823" w:rsidP="00166823">
      <w:pPr>
        <w:pStyle w:val="ListParagraph"/>
        <w:widowControl w:val="0"/>
        <w:numPr>
          <w:ilvl w:val="2"/>
          <w:numId w:val="6"/>
        </w:numPr>
        <w:adjustRightInd/>
        <w:snapToGrid/>
        <w:ind w:leftChars="0"/>
        <w:jc w:val="left"/>
        <w:rPr>
          <w:del w:id="381" w:author="Siu Ham Wong" w:date="2025-01-24T16:45:00Z" w16du:dateUtc="2025-01-24T08:45:00Z"/>
          <w:rFonts w:cs="Arial"/>
          <w:lang w:eastAsia="zh-HK"/>
        </w:rPr>
      </w:pPr>
      <w:del w:id="382" w:author="Siu Ham Wong" w:date="2025-01-24T16:45:00Z" w16du:dateUtc="2025-01-24T08:45:00Z">
        <w:r w:rsidRPr="002D7C93" w:rsidDel="00941C73">
          <w:rPr>
            <w:rFonts w:cs="Arial"/>
            <w:lang w:eastAsia="zh-HK"/>
          </w:rPr>
          <w:delText>If ICK record is an old record fetch and its secondary search mark updated as "YES", request MPS to cancel pre-assign cabin space for vehicle.</w:delText>
        </w:r>
      </w:del>
    </w:p>
    <w:p w14:paraId="4CF09BFD" w14:textId="77777777" w:rsidR="00B6287A" w:rsidRPr="002D7C93" w:rsidRDefault="00B6287A" w:rsidP="00B6287A">
      <w:pPr>
        <w:pStyle w:val="ListParagraph"/>
        <w:widowControl w:val="0"/>
        <w:adjustRightInd/>
        <w:snapToGrid/>
        <w:ind w:leftChars="0" w:left="960"/>
        <w:jc w:val="left"/>
        <w:rPr>
          <w:rFonts w:cs="Arial"/>
          <w:lang w:eastAsia="zh-HK"/>
        </w:rPr>
      </w:pPr>
    </w:p>
    <w:p w14:paraId="3EBC710E" w14:textId="4C864B7F" w:rsidR="00462014" w:rsidRPr="008B1896" w:rsidRDefault="00166823" w:rsidP="00852D90">
      <w:pPr>
        <w:pStyle w:val="Heading3"/>
        <w:rPr>
          <w:lang w:eastAsia="zh-HK"/>
        </w:rPr>
      </w:pPr>
      <w:bookmarkStart w:id="383" w:name="_Toc188888781"/>
      <w:r w:rsidRPr="008B1896">
        <w:rPr>
          <w:lang w:eastAsia="zh-HK"/>
        </w:rPr>
        <w:t>ACPB’s Car Parking G/F Entry Gate Scenario</w:t>
      </w:r>
      <w:bookmarkEnd w:id="383"/>
    </w:p>
    <w:p w14:paraId="34DEFF2E" w14:textId="1B59BFF1" w:rsidR="00166823" w:rsidRDefault="00166823" w:rsidP="00166823">
      <w:pPr>
        <w:pStyle w:val="ListParagraph"/>
        <w:widowControl w:val="0"/>
        <w:numPr>
          <w:ilvl w:val="2"/>
          <w:numId w:val="11"/>
        </w:numPr>
        <w:adjustRightInd/>
        <w:snapToGrid/>
        <w:ind w:leftChars="0"/>
        <w:jc w:val="left"/>
        <w:rPr>
          <w:rFonts w:cs="Arial"/>
          <w:lang w:eastAsia="zh-HK"/>
        </w:rPr>
      </w:pPr>
      <w:r w:rsidRPr="002D7C93">
        <w:rPr>
          <w:rFonts w:cs="Arial"/>
          <w:lang w:eastAsia="zh-HK"/>
        </w:rPr>
        <w:t>Vehicle Arrived G/F Entry Gate and Capture LPN.</w:t>
      </w:r>
    </w:p>
    <w:p w14:paraId="48F2AA41" w14:textId="0443D61C" w:rsidR="00123F93" w:rsidRPr="002D7C93" w:rsidRDefault="00470F9B" w:rsidP="00166823">
      <w:pPr>
        <w:pStyle w:val="ListParagraph"/>
        <w:widowControl w:val="0"/>
        <w:numPr>
          <w:ilvl w:val="2"/>
          <w:numId w:val="11"/>
        </w:numPr>
        <w:adjustRightInd/>
        <w:snapToGrid/>
        <w:ind w:leftChars="0"/>
        <w:jc w:val="left"/>
        <w:rPr>
          <w:rFonts w:cs="Arial"/>
          <w:lang w:eastAsia="zh-HK"/>
        </w:rPr>
      </w:pPr>
      <w:r w:rsidRPr="00470F9B">
        <w:rPr>
          <w:rFonts w:cs="Arial"/>
          <w:lang w:eastAsia="zh-HK"/>
        </w:rPr>
        <w:t>Open Gate Barrier if the Vehicle is in the whitelist.</w:t>
      </w:r>
    </w:p>
    <w:p w14:paraId="69F04A18" w14:textId="5D253885" w:rsidR="00166823" w:rsidRPr="002D7C93" w:rsidRDefault="00123F93" w:rsidP="00166823">
      <w:pPr>
        <w:pStyle w:val="ListParagraph"/>
        <w:widowControl w:val="0"/>
        <w:numPr>
          <w:ilvl w:val="2"/>
          <w:numId w:val="11"/>
        </w:numPr>
        <w:adjustRightInd/>
        <w:snapToGrid/>
        <w:ind w:leftChars="0"/>
        <w:jc w:val="left"/>
        <w:rPr>
          <w:rFonts w:cs="Arial"/>
          <w:lang w:eastAsia="zh-HK"/>
        </w:rPr>
      </w:pPr>
      <w:r w:rsidRPr="00123F93">
        <w:rPr>
          <w:rFonts w:cs="Arial"/>
          <w:lang w:eastAsia="zh-HK"/>
        </w:rPr>
        <w:t xml:space="preserve">If the Vehicle is not in the whitelist, </w:t>
      </w:r>
      <w:r w:rsidR="00470F9B">
        <w:rPr>
          <w:rFonts w:cs="Arial"/>
          <w:lang w:eastAsia="zh-HK"/>
        </w:rPr>
        <w:t>c</w:t>
      </w:r>
      <w:r w:rsidR="00166823" w:rsidRPr="002D7C93">
        <w:rPr>
          <w:rFonts w:cs="Arial"/>
          <w:lang w:eastAsia="zh-HK"/>
        </w:rPr>
        <w:t>heck Vehicle ACPA-ICK Information with LPN.</w:t>
      </w:r>
    </w:p>
    <w:p w14:paraId="42577860" w14:textId="77F63A74" w:rsidR="00166823" w:rsidRPr="002D7C93" w:rsidRDefault="00470F9B" w:rsidP="00166823">
      <w:pPr>
        <w:pStyle w:val="ListParagraph"/>
        <w:widowControl w:val="0"/>
        <w:numPr>
          <w:ilvl w:val="2"/>
          <w:numId w:val="11"/>
        </w:numPr>
        <w:adjustRightInd/>
        <w:snapToGrid/>
        <w:ind w:leftChars="0"/>
        <w:jc w:val="left"/>
        <w:rPr>
          <w:rFonts w:cs="Arial"/>
          <w:lang w:eastAsia="zh-HK"/>
        </w:rPr>
      </w:pPr>
      <w:r w:rsidRPr="00470F9B">
        <w:rPr>
          <w:rFonts w:cs="Arial"/>
          <w:lang w:eastAsia="zh-HK"/>
        </w:rPr>
        <w:t xml:space="preserve">If the Vehicle is not in the whitelist, </w:t>
      </w:r>
      <w:r>
        <w:rPr>
          <w:rFonts w:cs="Arial"/>
          <w:lang w:eastAsia="zh-HK"/>
        </w:rPr>
        <w:t>c</w:t>
      </w:r>
      <w:r w:rsidR="00166823" w:rsidRPr="002D7C93">
        <w:rPr>
          <w:rFonts w:cs="Arial"/>
          <w:lang w:eastAsia="zh-HK"/>
        </w:rPr>
        <w:t>heck Vehicle Rental Car Information with LPN (TBC).</w:t>
      </w:r>
    </w:p>
    <w:p w14:paraId="30B1C5CE" w14:textId="77777777" w:rsidR="00166823" w:rsidRPr="002D7C93" w:rsidRDefault="00166823" w:rsidP="00166823">
      <w:pPr>
        <w:pStyle w:val="ListParagraph"/>
        <w:widowControl w:val="0"/>
        <w:numPr>
          <w:ilvl w:val="2"/>
          <w:numId w:val="11"/>
        </w:numPr>
        <w:adjustRightInd/>
        <w:snapToGrid/>
        <w:ind w:leftChars="0"/>
        <w:jc w:val="left"/>
        <w:rPr>
          <w:rFonts w:cs="Arial"/>
          <w:lang w:eastAsia="zh-HK"/>
        </w:rPr>
      </w:pPr>
      <w:r w:rsidRPr="002D7C93">
        <w:rPr>
          <w:rFonts w:cs="Arial"/>
          <w:lang w:eastAsia="zh-HK"/>
        </w:rPr>
        <w:t>If vehicle information is matched, request MPS to assign Cabin and Display Information in Display.</w:t>
      </w:r>
    </w:p>
    <w:p w14:paraId="2EFE3BE4" w14:textId="77777777" w:rsidR="00166823" w:rsidRPr="002D7C93" w:rsidRDefault="00166823" w:rsidP="00166823">
      <w:pPr>
        <w:pStyle w:val="ListParagraph"/>
        <w:widowControl w:val="0"/>
        <w:numPr>
          <w:ilvl w:val="2"/>
          <w:numId w:val="11"/>
        </w:numPr>
        <w:adjustRightInd/>
        <w:snapToGrid/>
        <w:ind w:leftChars="0"/>
        <w:jc w:val="left"/>
        <w:rPr>
          <w:rFonts w:cs="Arial"/>
          <w:lang w:eastAsia="zh-HK"/>
        </w:rPr>
      </w:pPr>
      <w:r w:rsidRPr="002D7C93">
        <w:rPr>
          <w:rFonts w:cs="Arial"/>
          <w:lang w:eastAsia="zh-HK"/>
        </w:rPr>
        <w:t>Open Gate Barrier and Create Parking Record.</w:t>
      </w:r>
    </w:p>
    <w:p w14:paraId="724555E0" w14:textId="27C7F53A" w:rsidR="00166823" w:rsidRPr="002D7C93" w:rsidRDefault="00166823" w:rsidP="00166823">
      <w:pPr>
        <w:pStyle w:val="ListParagraph"/>
        <w:widowControl w:val="0"/>
        <w:numPr>
          <w:ilvl w:val="2"/>
          <w:numId w:val="11"/>
        </w:numPr>
        <w:adjustRightInd/>
        <w:snapToGrid/>
        <w:ind w:leftChars="0"/>
        <w:jc w:val="left"/>
        <w:rPr>
          <w:rFonts w:cs="Arial"/>
          <w:lang w:eastAsia="zh-HK"/>
        </w:rPr>
      </w:pPr>
      <w:r w:rsidRPr="002D7C93">
        <w:rPr>
          <w:rFonts w:cs="Arial"/>
          <w:lang w:eastAsia="zh-HK"/>
        </w:rPr>
        <w:t>Inform BOSS</w:t>
      </w:r>
      <w:r w:rsidR="00D02296">
        <w:rPr>
          <w:rFonts w:cs="Arial"/>
          <w:lang w:eastAsia="zh-HK"/>
        </w:rPr>
        <w:t xml:space="preserve"> and ACPA-ICK</w:t>
      </w:r>
      <w:r w:rsidRPr="002D7C93">
        <w:rPr>
          <w:rFonts w:cs="Arial"/>
          <w:lang w:eastAsia="zh-HK"/>
        </w:rPr>
        <w:t xml:space="preserve"> the “Enter into Car Parking B” Timestamp.</w:t>
      </w:r>
    </w:p>
    <w:p w14:paraId="38ED3E81" w14:textId="77777777" w:rsidR="00B6287A" w:rsidRPr="002D7C93" w:rsidRDefault="00B6287A" w:rsidP="00B6287A">
      <w:pPr>
        <w:pStyle w:val="ListParagraph"/>
        <w:widowControl w:val="0"/>
        <w:adjustRightInd/>
        <w:snapToGrid/>
        <w:ind w:leftChars="0" w:left="960"/>
        <w:jc w:val="left"/>
        <w:rPr>
          <w:rFonts w:cs="Arial"/>
          <w:lang w:eastAsia="zh-HK"/>
        </w:rPr>
      </w:pPr>
    </w:p>
    <w:p w14:paraId="2BCE8460" w14:textId="3C2D62CF" w:rsidR="006F1A17" w:rsidRPr="008B1896" w:rsidRDefault="00166823" w:rsidP="00852D90">
      <w:pPr>
        <w:pStyle w:val="Heading3"/>
        <w:rPr>
          <w:lang w:eastAsia="zh-HK"/>
        </w:rPr>
      </w:pPr>
      <w:bookmarkStart w:id="384" w:name="_Toc188888782"/>
      <w:r w:rsidRPr="008B1896">
        <w:rPr>
          <w:lang w:eastAsia="zh-HK"/>
        </w:rPr>
        <w:t>ACPB’s Car Parking for Cabin Drop Off Scenario</w:t>
      </w:r>
      <w:bookmarkEnd w:id="384"/>
    </w:p>
    <w:p w14:paraId="52763111" w14:textId="3B8DF6E1" w:rsidR="00166823" w:rsidRPr="002D7C93" w:rsidRDefault="00166823" w:rsidP="00166823">
      <w:pPr>
        <w:pStyle w:val="ListParagraph"/>
        <w:widowControl w:val="0"/>
        <w:numPr>
          <w:ilvl w:val="0"/>
          <w:numId w:val="12"/>
        </w:numPr>
        <w:adjustRightInd/>
        <w:snapToGrid/>
        <w:ind w:leftChars="0"/>
        <w:jc w:val="left"/>
        <w:rPr>
          <w:rFonts w:cs="Arial"/>
          <w:lang w:eastAsia="zh-HK"/>
        </w:rPr>
      </w:pPr>
      <w:r w:rsidRPr="002D7C93">
        <w:rPr>
          <w:rFonts w:cs="Arial"/>
          <w:lang w:eastAsia="zh-HK"/>
        </w:rPr>
        <w:t>MPS Notify ACPB Vehicle Arrived Cabin Area.</w:t>
      </w:r>
    </w:p>
    <w:p w14:paraId="1B452DFF" w14:textId="40D2D8E9" w:rsidR="00166823" w:rsidRPr="002D7C93" w:rsidDel="00AA51E1" w:rsidRDefault="00166823" w:rsidP="00166823">
      <w:pPr>
        <w:pStyle w:val="ListParagraph"/>
        <w:widowControl w:val="0"/>
        <w:numPr>
          <w:ilvl w:val="0"/>
          <w:numId w:val="12"/>
        </w:numPr>
        <w:adjustRightInd/>
        <w:snapToGrid/>
        <w:ind w:leftChars="0"/>
        <w:jc w:val="left"/>
        <w:rPr>
          <w:del w:id="385" w:author="Siu Ham Wong" w:date="2024-11-05T15:21:00Z" w16du:dateUtc="2024-11-05T07:21:00Z"/>
          <w:rFonts w:cs="Arial"/>
          <w:lang w:eastAsia="zh-HK"/>
        </w:rPr>
      </w:pPr>
      <w:del w:id="386" w:author="Siu Ham Wong" w:date="2024-11-05T15:21:00Z" w16du:dateUtc="2024-11-05T07:21:00Z">
        <w:r w:rsidRPr="002D7C93" w:rsidDel="00AA51E1">
          <w:rPr>
            <w:rFonts w:cs="Arial"/>
            <w:lang w:eastAsia="zh-HK"/>
          </w:rPr>
          <w:delText>ACPB Capture LPN and send LPN to MPS for showing on MMI.</w:delText>
        </w:r>
      </w:del>
    </w:p>
    <w:p w14:paraId="48025ACA" w14:textId="77777777" w:rsidR="00166823" w:rsidRPr="002D7C93" w:rsidRDefault="00166823" w:rsidP="00166823">
      <w:pPr>
        <w:pStyle w:val="ListParagraph"/>
        <w:widowControl w:val="0"/>
        <w:numPr>
          <w:ilvl w:val="0"/>
          <w:numId w:val="12"/>
        </w:numPr>
        <w:adjustRightInd/>
        <w:snapToGrid/>
        <w:ind w:leftChars="0"/>
        <w:jc w:val="left"/>
        <w:rPr>
          <w:rFonts w:cs="Arial"/>
          <w:lang w:eastAsia="zh-HK"/>
        </w:rPr>
      </w:pPr>
      <w:r w:rsidRPr="002D7C93">
        <w:rPr>
          <w:rFonts w:cs="Arial"/>
          <w:lang w:eastAsia="zh-HK"/>
        </w:rPr>
        <w:t>Enquiry MPS Assigned Cabin Status and display the related information in Display.</w:t>
      </w:r>
    </w:p>
    <w:p w14:paraId="51AF386D" w14:textId="77777777" w:rsidR="00AA51E1" w:rsidRPr="002D7C93" w:rsidRDefault="00166823" w:rsidP="00AA51E1">
      <w:pPr>
        <w:pStyle w:val="ListParagraph"/>
        <w:widowControl w:val="0"/>
        <w:numPr>
          <w:ilvl w:val="0"/>
          <w:numId w:val="12"/>
        </w:numPr>
        <w:adjustRightInd/>
        <w:snapToGrid/>
        <w:ind w:leftChars="0"/>
        <w:jc w:val="left"/>
        <w:rPr>
          <w:ins w:id="387" w:author="Siu Ham Wong" w:date="2024-11-05T15:19:00Z" w16du:dateUtc="2024-11-05T07:19:00Z"/>
          <w:rFonts w:cs="Arial"/>
          <w:lang w:eastAsia="zh-HK"/>
        </w:rPr>
      </w:pPr>
      <w:r w:rsidRPr="002D7C93">
        <w:rPr>
          <w:rFonts w:cs="Arial"/>
          <w:lang w:eastAsia="zh-HK"/>
        </w:rPr>
        <w:t>If vehicle information is matched, request MPS to ready Cabin (Open Cabin Door).</w:t>
      </w:r>
    </w:p>
    <w:p w14:paraId="1D61D858" w14:textId="55E52FDB" w:rsidR="00166823" w:rsidRPr="00AA51E1" w:rsidRDefault="00AA51E1" w:rsidP="00AA51E1">
      <w:pPr>
        <w:pStyle w:val="ListParagraph"/>
        <w:widowControl w:val="0"/>
        <w:numPr>
          <w:ilvl w:val="0"/>
          <w:numId w:val="12"/>
        </w:numPr>
        <w:adjustRightInd/>
        <w:snapToGrid/>
        <w:ind w:leftChars="0"/>
        <w:jc w:val="left"/>
        <w:rPr>
          <w:rFonts w:cs="Arial"/>
          <w:lang w:eastAsia="zh-HK"/>
        </w:rPr>
      </w:pPr>
      <w:ins w:id="388" w:author="Siu Ham Wong" w:date="2024-11-05T15:19:00Z" w16du:dateUtc="2024-11-05T07:19:00Z">
        <w:r w:rsidRPr="002D7C93">
          <w:rPr>
            <w:rFonts w:cs="Arial"/>
            <w:lang w:eastAsia="zh-HK"/>
          </w:rPr>
          <w:t>Inform BOSS the “Car Parking Transfer Cabin” Timestamp</w:t>
        </w:r>
      </w:ins>
      <w:ins w:id="389" w:author="Siu Ham Wong" w:date="2024-11-05T15:20:00Z" w16du:dateUtc="2024-11-05T07:20:00Z">
        <w:r>
          <w:rPr>
            <w:rFonts w:cs="Arial"/>
            <w:lang w:eastAsia="zh-HK"/>
          </w:rPr>
          <w:t xml:space="preserve"> with Arrival status</w:t>
        </w:r>
      </w:ins>
      <w:ins w:id="390" w:author="Siu Ham Wong" w:date="2024-11-05T15:19:00Z" w16du:dateUtc="2024-11-05T07:19:00Z">
        <w:r w:rsidRPr="002D7C93">
          <w:rPr>
            <w:rFonts w:cs="Arial"/>
            <w:lang w:eastAsia="zh-HK"/>
          </w:rPr>
          <w:t>.</w:t>
        </w:r>
      </w:ins>
    </w:p>
    <w:p w14:paraId="4DB55D18" w14:textId="77777777" w:rsidR="00166823" w:rsidRPr="002D7C93" w:rsidRDefault="00166823" w:rsidP="00166823">
      <w:pPr>
        <w:pStyle w:val="ListParagraph"/>
        <w:widowControl w:val="0"/>
        <w:numPr>
          <w:ilvl w:val="0"/>
          <w:numId w:val="12"/>
        </w:numPr>
        <w:adjustRightInd/>
        <w:snapToGrid/>
        <w:ind w:leftChars="0"/>
        <w:jc w:val="left"/>
        <w:rPr>
          <w:rFonts w:cs="Arial"/>
          <w:lang w:eastAsia="zh-HK"/>
        </w:rPr>
      </w:pPr>
      <w:r w:rsidRPr="002D7C93">
        <w:rPr>
          <w:rFonts w:cs="Arial"/>
          <w:lang w:eastAsia="zh-HK"/>
        </w:rPr>
        <w:t xml:space="preserve">Patron </w:t>
      </w:r>
      <w:proofErr w:type="gramStart"/>
      <w:r w:rsidRPr="002D7C93">
        <w:rPr>
          <w:rFonts w:cs="Arial"/>
          <w:lang w:eastAsia="zh-HK"/>
        </w:rPr>
        <w:t>wait</w:t>
      </w:r>
      <w:proofErr w:type="gramEnd"/>
      <w:r w:rsidRPr="002D7C93">
        <w:rPr>
          <w:rFonts w:cs="Arial"/>
          <w:lang w:eastAsia="zh-HK"/>
        </w:rPr>
        <w:t xml:space="preserve"> the Cabin Door Open and Update Parking Record.</w:t>
      </w:r>
    </w:p>
    <w:p w14:paraId="41C1333E" w14:textId="77777777" w:rsidR="00166823" w:rsidRPr="002D7C93" w:rsidRDefault="00166823" w:rsidP="00166823">
      <w:pPr>
        <w:pStyle w:val="ListParagraph"/>
        <w:widowControl w:val="0"/>
        <w:numPr>
          <w:ilvl w:val="0"/>
          <w:numId w:val="12"/>
        </w:numPr>
        <w:adjustRightInd/>
        <w:snapToGrid/>
        <w:ind w:leftChars="0"/>
        <w:jc w:val="left"/>
        <w:rPr>
          <w:rFonts w:cs="Arial"/>
          <w:lang w:eastAsia="zh-HK"/>
        </w:rPr>
      </w:pPr>
      <w:r w:rsidRPr="002D7C93">
        <w:rPr>
          <w:rFonts w:cs="Arial"/>
          <w:lang w:eastAsia="zh-HK"/>
        </w:rPr>
        <w:t>MPS scan Patron Passport and validate by BOSS API.</w:t>
      </w:r>
    </w:p>
    <w:p w14:paraId="2BD79CFA" w14:textId="5E4835C9" w:rsidR="00166823" w:rsidRPr="002D7C93" w:rsidRDefault="005872F7" w:rsidP="00166823">
      <w:pPr>
        <w:pStyle w:val="ListParagraph"/>
        <w:widowControl w:val="0"/>
        <w:numPr>
          <w:ilvl w:val="0"/>
          <w:numId w:val="12"/>
        </w:numPr>
        <w:adjustRightInd/>
        <w:snapToGrid/>
        <w:ind w:leftChars="0"/>
        <w:jc w:val="left"/>
        <w:rPr>
          <w:rFonts w:cs="Arial"/>
          <w:lang w:eastAsia="zh-HK"/>
        </w:rPr>
      </w:pPr>
      <w:ins w:id="391" w:author="Siu Ham Wong" w:date="2024-11-12T15:24:00Z" w16du:dateUtc="2024-11-12T07:24:00Z">
        <w:r>
          <w:rPr>
            <w:rFonts w:cs="Arial"/>
            <w:lang w:eastAsia="zh-HK"/>
          </w:rPr>
          <w:t xml:space="preserve">MPS </w:t>
        </w:r>
      </w:ins>
      <w:r w:rsidR="00166823" w:rsidRPr="002D7C93">
        <w:rPr>
          <w:rFonts w:cs="Arial"/>
          <w:lang w:eastAsia="zh-HK"/>
        </w:rPr>
        <w:t xml:space="preserve">Notify ACPB that the </w:t>
      </w:r>
      <w:del w:id="392" w:author="Siu Ham Wong" w:date="2024-11-12T15:24:00Z" w16du:dateUtc="2024-11-12T07:24:00Z">
        <w:r w:rsidR="00166823" w:rsidRPr="002D7C93" w:rsidDel="005872F7">
          <w:rPr>
            <w:rFonts w:cs="Arial"/>
            <w:lang w:eastAsia="zh-HK"/>
          </w:rPr>
          <w:delText xml:space="preserve">assigned </w:delText>
        </w:r>
      </w:del>
      <w:r w:rsidR="00166823" w:rsidRPr="002D7C93">
        <w:rPr>
          <w:rFonts w:cs="Arial"/>
          <w:lang w:eastAsia="zh-HK"/>
        </w:rPr>
        <w:t>Cabin</w:t>
      </w:r>
      <w:ins w:id="393" w:author="Siu Ham Wong" w:date="2024-11-12T15:24:00Z" w16du:dateUtc="2024-11-12T07:24:00Z">
        <w:r>
          <w:rPr>
            <w:rFonts w:cs="Arial"/>
            <w:lang w:eastAsia="zh-HK"/>
          </w:rPr>
          <w:t xml:space="preserve"> Door (Storage Side)</w:t>
        </w:r>
      </w:ins>
      <w:r w:rsidR="00166823" w:rsidRPr="002D7C93">
        <w:rPr>
          <w:rFonts w:cs="Arial"/>
          <w:lang w:eastAsia="zh-HK"/>
        </w:rPr>
        <w:t xml:space="preserve"> </w:t>
      </w:r>
      <w:ins w:id="394" w:author="Siu Ham Wong" w:date="2024-11-12T15:25:00Z" w16du:dateUtc="2024-11-12T07:25:00Z">
        <w:r>
          <w:rPr>
            <w:rFonts w:cs="Arial"/>
            <w:lang w:eastAsia="zh-HK"/>
          </w:rPr>
          <w:t>opens</w:t>
        </w:r>
      </w:ins>
      <w:del w:id="395" w:author="Siu Ham Wong" w:date="2024-11-12T15:25:00Z" w16du:dateUtc="2024-11-12T07:25:00Z">
        <w:r w:rsidR="00166823" w:rsidRPr="002D7C93" w:rsidDel="005872F7">
          <w:rPr>
            <w:rFonts w:cs="Arial"/>
            <w:lang w:eastAsia="zh-HK"/>
          </w:rPr>
          <w:delText xml:space="preserve">is </w:delText>
        </w:r>
      </w:del>
      <w:del w:id="396" w:author="Siu Ham Wong" w:date="2024-11-12T15:24:00Z" w16du:dateUtc="2024-11-12T07:24:00Z">
        <w:r w:rsidR="00166823" w:rsidRPr="002D7C93" w:rsidDel="005872F7">
          <w:rPr>
            <w:rFonts w:cs="Arial"/>
            <w:lang w:eastAsia="zh-HK"/>
          </w:rPr>
          <w:delText>closed</w:delText>
        </w:r>
      </w:del>
      <w:r w:rsidR="00166823" w:rsidRPr="002D7C93">
        <w:rPr>
          <w:rFonts w:cs="Arial"/>
          <w:lang w:eastAsia="zh-HK"/>
        </w:rPr>
        <w:t>, and the process has been completed.</w:t>
      </w:r>
    </w:p>
    <w:p w14:paraId="08FE9ACE" w14:textId="7FCA2900" w:rsidR="00166823" w:rsidRPr="002D7C93" w:rsidRDefault="00166823" w:rsidP="00166823">
      <w:pPr>
        <w:pStyle w:val="ListParagraph"/>
        <w:widowControl w:val="0"/>
        <w:numPr>
          <w:ilvl w:val="0"/>
          <w:numId w:val="12"/>
        </w:numPr>
        <w:adjustRightInd/>
        <w:snapToGrid/>
        <w:ind w:leftChars="0"/>
        <w:jc w:val="left"/>
        <w:rPr>
          <w:rFonts w:cs="Arial"/>
          <w:lang w:eastAsia="zh-HK"/>
        </w:rPr>
      </w:pPr>
      <w:r w:rsidRPr="002D7C93">
        <w:rPr>
          <w:rFonts w:cs="Arial"/>
          <w:lang w:eastAsia="zh-HK"/>
        </w:rPr>
        <w:t>Inform BOSS the “</w:t>
      </w:r>
      <w:del w:id="397" w:author="Siu Ham Wong" w:date="2024-11-05T15:20:00Z" w16du:dateUtc="2024-11-05T07:20:00Z">
        <w:r w:rsidRPr="002D7C93" w:rsidDel="00AA51E1">
          <w:rPr>
            <w:rFonts w:cs="Arial"/>
            <w:lang w:eastAsia="zh-HK"/>
          </w:rPr>
          <w:delText xml:space="preserve">Arrive at </w:delText>
        </w:r>
      </w:del>
      <w:r w:rsidRPr="002D7C93">
        <w:rPr>
          <w:rFonts w:cs="Arial"/>
          <w:lang w:eastAsia="zh-HK"/>
        </w:rPr>
        <w:t>Car Parking Transfer Cabin” Timestamp</w:t>
      </w:r>
      <w:ins w:id="398" w:author="Siu Ham Wong" w:date="2024-11-05T15:21:00Z" w16du:dateUtc="2024-11-05T07:21:00Z">
        <w:r w:rsidR="00AA51E1">
          <w:rPr>
            <w:rFonts w:cs="Arial"/>
            <w:lang w:eastAsia="zh-HK"/>
          </w:rPr>
          <w:t xml:space="preserve"> with Park status</w:t>
        </w:r>
      </w:ins>
      <w:r w:rsidRPr="002D7C93">
        <w:rPr>
          <w:rFonts w:cs="Arial"/>
          <w:lang w:eastAsia="zh-HK"/>
        </w:rPr>
        <w:t>.</w:t>
      </w:r>
    </w:p>
    <w:p w14:paraId="4AB170F3" w14:textId="77777777" w:rsidR="00B03832" w:rsidRPr="002D7C93" w:rsidRDefault="00B03832" w:rsidP="002D7C93">
      <w:pPr>
        <w:widowControl w:val="0"/>
        <w:adjustRightInd/>
        <w:snapToGrid/>
        <w:jc w:val="left"/>
        <w:rPr>
          <w:rFonts w:cs="Arial"/>
          <w:lang w:eastAsia="zh-HK"/>
        </w:rPr>
      </w:pPr>
    </w:p>
    <w:p w14:paraId="7995CE94" w14:textId="7E772024" w:rsidR="006F1A17" w:rsidRPr="008B1896" w:rsidRDefault="00166823" w:rsidP="00852D90">
      <w:pPr>
        <w:pStyle w:val="Heading3"/>
        <w:rPr>
          <w:lang w:eastAsia="zh-HK"/>
        </w:rPr>
      </w:pPr>
      <w:bookmarkStart w:id="399" w:name="_Toc188888783"/>
      <w:r w:rsidRPr="008B1896">
        <w:rPr>
          <w:lang w:eastAsia="zh-HK"/>
        </w:rPr>
        <w:t>ACPB’s Car Parking for Cabin Pick Up Scenario</w:t>
      </w:r>
      <w:bookmarkEnd w:id="399"/>
    </w:p>
    <w:p w14:paraId="43AA7AC7" w14:textId="1A8DCE26" w:rsidR="00571A77" w:rsidRPr="00571A77" w:rsidRDefault="00166823" w:rsidP="00571A77">
      <w:pPr>
        <w:pStyle w:val="ListParagraph"/>
        <w:widowControl w:val="0"/>
        <w:numPr>
          <w:ilvl w:val="0"/>
          <w:numId w:val="13"/>
        </w:numPr>
        <w:adjustRightInd/>
        <w:snapToGrid/>
        <w:ind w:leftChars="0"/>
        <w:jc w:val="left"/>
        <w:rPr>
          <w:ins w:id="400" w:author="Siu Ham Wong" w:date="2024-01-12T16:41:00Z"/>
          <w:rFonts w:cs="Arial"/>
          <w:lang w:eastAsia="zh-HK"/>
        </w:rPr>
      </w:pPr>
      <w:del w:id="401" w:author="Siu Ham Wong" w:date="2024-01-12T16:42:00Z">
        <w:r w:rsidRPr="002D7C93" w:rsidDel="00571A77">
          <w:rPr>
            <w:rFonts w:cs="Arial"/>
            <w:lang w:eastAsia="zh-HK"/>
          </w:rPr>
          <w:delText>Patron arrived at Kiosk to Check Out Vehicle.</w:delText>
        </w:r>
      </w:del>
      <w:ins w:id="402" w:author="Siu Ham Wong" w:date="2024-01-12T16:41:00Z">
        <w:r w:rsidR="00571A77" w:rsidRPr="00571A77">
          <w:rPr>
            <w:rFonts w:cs="Arial"/>
            <w:lang w:eastAsia="zh-HK"/>
          </w:rPr>
          <w:t>Patron arrived at Kiosk to start the checkout process.</w:t>
        </w:r>
      </w:ins>
    </w:p>
    <w:p w14:paraId="387A132A" w14:textId="77777777" w:rsidR="009E3CBB" w:rsidRPr="009E3CBB" w:rsidRDefault="009E3CBB" w:rsidP="009E3CBB">
      <w:pPr>
        <w:pStyle w:val="ListParagraph"/>
        <w:widowControl w:val="0"/>
        <w:numPr>
          <w:ilvl w:val="0"/>
          <w:numId w:val="13"/>
        </w:numPr>
        <w:adjustRightInd/>
        <w:snapToGrid/>
        <w:ind w:leftChars="0"/>
        <w:jc w:val="left"/>
        <w:rPr>
          <w:ins w:id="403" w:author="Siu Ham Wong" w:date="2024-04-23T11:44:00Z" w16du:dateUtc="2024-04-23T03:44:00Z"/>
          <w:rFonts w:cs="Arial"/>
          <w:lang w:eastAsia="zh-HK"/>
        </w:rPr>
      </w:pPr>
      <w:ins w:id="404" w:author="Siu Ham Wong" w:date="2024-04-23T11:44:00Z" w16du:dateUtc="2024-04-23T03:44:00Z">
        <w:r w:rsidRPr="009E3CBB">
          <w:rPr>
            <w:rFonts w:cs="Arial"/>
            <w:lang w:eastAsia="zh-HK"/>
          </w:rPr>
          <w:lastRenderedPageBreak/>
          <w:t xml:space="preserve">Patron </w:t>
        </w:r>
        <w:proofErr w:type="gramStart"/>
        <w:r w:rsidRPr="009E3CBB">
          <w:rPr>
            <w:rFonts w:cs="Arial"/>
            <w:lang w:eastAsia="zh-HK"/>
          </w:rPr>
          <w:t>enter</w:t>
        </w:r>
        <w:proofErr w:type="gramEnd"/>
        <w:r w:rsidRPr="009E3CBB">
          <w:rPr>
            <w:rFonts w:cs="Arial"/>
            <w:lang w:eastAsia="zh-HK"/>
          </w:rPr>
          <w:t xml:space="preserve"> the LPN or scan the booking QR code from Kiosk.</w:t>
        </w:r>
      </w:ins>
    </w:p>
    <w:p w14:paraId="3E3DF6D1" w14:textId="77777777" w:rsidR="009E3CBB" w:rsidRPr="009E3CBB" w:rsidRDefault="009E3CBB" w:rsidP="009E3CBB">
      <w:pPr>
        <w:pStyle w:val="ListParagraph"/>
        <w:widowControl w:val="0"/>
        <w:numPr>
          <w:ilvl w:val="0"/>
          <w:numId w:val="13"/>
        </w:numPr>
        <w:adjustRightInd/>
        <w:snapToGrid/>
        <w:ind w:leftChars="0"/>
        <w:jc w:val="left"/>
        <w:rPr>
          <w:ins w:id="405" w:author="Siu Ham Wong" w:date="2024-04-23T11:44:00Z" w16du:dateUtc="2024-04-23T03:44:00Z"/>
          <w:rFonts w:cs="Arial"/>
          <w:lang w:eastAsia="zh-HK"/>
        </w:rPr>
      </w:pPr>
      <w:ins w:id="406" w:author="Siu Ham Wong" w:date="2024-04-23T11:44:00Z" w16du:dateUtc="2024-04-23T03:44:00Z">
        <w:r w:rsidRPr="009E3CBB">
          <w:rPr>
            <w:rFonts w:cs="Arial"/>
            <w:lang w:eastAsia="zh-HK"/>
          </w:rPr>
          <w:t>ACPB capture booking ID from QR code.</w:t>
        </w:r>
      </w:ins>
    </w:p>
    <w:p w14:paraId="72A4FD23" w14:textId="6A32917B" w:rsidR="00571A77" w:rsidRPr="00571A77" w:rsidRDefault="009E3CBB" w:rsidP="009E3CBB">
      <w:pPr>
        <w:pStyle w:val="ListParagraph"/>
        <w:widowControl w:val="0"/>
        <w:numPr>
          <w:ilvl w:val="0"/>
          <w:numId w:val="13"/>
        </w:numPr>
        <w:adjustRightInd/>
        <w:snapToGrid/>
        <w:ind w:leftChars="0"/>
        <w:jc w:val="left"/>
        <w:rPr>
          <w:ins w:id="407" w:author="Siu Ham Wong" w:date="2024-01-12T16:41:00Z"/>
          <w:rFonts w:cs="Arial"/>
          <w:lang w:eastAsia="zh-HK"/>
        </w:rPr>
      </w:pPr>
      <w:ins w:id="408" w:author="Siu Ham Wong" w:date="2024-04-23T11:44:00Z" w16du:dateUtc="2024-04-23T03:44:00Z">
        <w:r w:rsidRPr="009E3CBB">
          <w:rPr>
            <w:rFonts w:cs="Arial"/>
            <w:lang w:eastAsia="zh-HK"/>
          </w:rPr>
          <w:t>ACPB enquiry MPS the vehicle parking record which is matched with the input LPN or booking ID.</w:t>
        </w:r>
      </w:ins>
    </w:p>
    <w:p w14:paraId="3E901988" w14:textId="6F523A2E" w:rsidR="00571A77" w:rsidRPr="00571A77" w:rsidRDefault="00571A77" w:rsidP="00571A77">
      <w:pPr>
        <w:pStyle w:val="ListParagraph"/>
        <w:widowControl w:val="0"/>
        <w:numPr>
          <w:ilvl w:val="0"/>
          <w:numId w:val="13"/>
        </w:numPr>
        <w:adjustRightInd/>
        <w:snapToGrid/>
        <w:ind w:leftChars="0"/>
        <w:jc w:val="left"/>
        <w:rPr>
          <w:ins w:id="409" w:author="Siu Ham Wong" w:date="2024-01-12T16:41:00Z"/>
          <w:rFonts w:cs="Arial"/>
          <w:lang w:eastAsia="zh-HK"/>
        </w:rPr>
      </w:pPr>
      <w:ins w:id="410" w:author="Siu Ham Wong" w:date="2024-01-12T16:41:00Z">
        <w:r w:rsidRPr="00571A77">
          <w:rPr>
            <w:rFonts w:cs="Arial"/>
            <w:lang w:eastAsia="zh-HK"/>
          </w:rPr>
          <w:t>If the vehicle parking record</w:t>
        </w:r>
      </w:ins>
      <w:ins w:id="411" w:author="Siu Ham Wong" w:date="2024-04-23T11:43:00Z" w16du:dateUtc="2024-04-23T03:43:00Z">
        <w:r w:rsidR="009E3CBB">
          <w:rPr>
            <w:rFonts w:cs="Arial"/>
            <w:lang w:eastAsia="zh-HK"/>
          </w:rPr>
          <w:t xml:space="preserve"> is found</w:t>
        </w:r>
      </w:ins>
      <w:ins w:id="412" w:author="Siu Ham Wong" w:date="2024-01-12T16:41:00Z">
        <w:r w:rsidRPr="00571A77">
          <w:rPr>
            <w:rFonts w:cs="Arial"/>
            <w:lang w:eastAsia="zh-HK"/>
          </w:rPr>
          <w:t>, ACPB request patron to scan the passport.</w:t>
        </w:r>
      </w:ins>
    </w:p>
    <w:p w14:paraId="39304CF3" w14:textId="77777777" w:rsidR="00571A77" w:rsidRPr="00571A77" w:rsidRDefault="00571A77" w:rsidP="00571A77">
      <w:pPr>
        <w:pStyle w:val="ListParagraph"/>
        <w:widowControl w:val="0"/>
        <w:numPr>
          <w:ilvl w:val="0"/>
          <w:numId w:val="13"/>
        </w:numPr>
        <w:adjustRightInd/>
        <w:snapToGrid/>
        <w:ind w:leftChars="0"/>
        <w:jc w:val="left"/>
        <w:rPr>
          <w:ins w:id="413" w:author="Siu Ham Wong" w:date="2024-01-12T16:41:00Z"/>
          <w:rFonts w:cs="Arial"/>
          <w:lang w:eastAsia="zh-HK"/>
        </w:rPr>
      </w:pPr>
      <w:ins w:id="414" w:author="Siu Ham Wong" w:date="2024-01-12T16:41:00Z">
        <w:r w:rsidRPr="00571A77">
          <w:rPr>
            <w:rFonts w:cs="Arial"/>
            <w:lang w:eastAsia="zh-HK"/>
          </w:rPr>
          <w:t>ACPB request BOSS to validate the patron information.</w:t>
        </w:r>
      </w:ins>
    </w:p>
    <w:p w14:paraId="0D04D841" w14:textId="77777777" w:rsidR="00571A77" w:rsidRPr="00571A77" w:rsidRDefault="00571A77" w:rsidP="00571A77">
      <w:pPr>
        <w:pStyle w:val="ListParagraph"/>
        <w:widowControl w:val="0"/>
        <w:numPr>
          <w:ilvl w:val="0"/>
          <w:numId w:val="13"/>
        </w:numPr>
        <w:adjustRightInd/>
        <w:snapToGrid/>
        <w:ind w:leftChars="0"/>
        <w:jc w:val="left"/>
        <w:rPr>
          <w:ins w:id="415" w:author="Siu Ham Wong" w:date="2024-01-12T16:41:00Z"/>
          <w:rFonts w:cs="Arial"/>
          <w:lang w:eastAsia="zh-HK"/>
        </w:rPr>
      </w:pPr>
      <w:ins w:id="416" w:author="Siu Ham Wong" w:date="2024-01-12T16:41:00Z">
        <w:r w:rsidRPr="00571A77">
          <w:rPr>
            <w:rFonts w:cs="Arial"/>
            <w:lang w:eastAsia="zh-HK"/>
          </w:rPr>
          <w:t>If the patron information is valid, ACPB display vehicle status on the Kiosk.</w:t>
        </w:r>
      </w:ins>
    </w:p>
    <w:p w14:paraId="0DE8DE27" w14:textId="77777777" w:rsidR="00571A77" w:rsidRPr="00571A77" w:rsidRDefault="00571A77" w:rsidP="00571A77">
      <w:pPr>
        <w:pStyle w:val="ListParagraph"/>
        <w:widowControl w:val="0"/>
        <w:numPr>
          <w:ilvl w:val="0"/>
          <w:numId w:val="13"/>
        </w:numPr>
        <w:adjustRightInd/>
        <w:snapToGrid/>
        <w:ind w:leftChars="0"/>
        <w:jc w:val="left"/>
        <w:rPr>
          <w:ins w:id="417" w:author="Siu Ham Wong" w:date="2024-01-12T16:41:00Z"/>
          <w:rFonts w:cs="Arial"/>
          <w:lang w:eastAsia="zh-HK"/>
        </w:rPr>
      </w:pPr>
      <w:ins w:id="418" w:author="Siu Ham Wong" w:date="2024-01-12T16:41:00Z">
        <w:r w:rsidRPr="00571A77">
          <w:rPr>
            <w:rFonts w:cs="Arial"/>
            <w:lang w:eastAsia="zh-HK"/>
          </w:rPr>
          <w:t xml:space="preserve">Patron </w:t>
        </w:r>
        <w:proofErr w:type="gramStart"/>
        <w:r w:rsidRPr="00571A77">
          <w:rPr>
            <w:rFonts w:cs="Arial"/>
            <w:lang w:eastAsia="zh-HK"/>
          </w:rPr>
          <w:t>confirm</w:t>
        </w:r>
        <w:proofErr w:type="gramEnd"/>
        <w:r w:rsidRPr="00571A77">
          <w:rPr>
            <w:rFonts w:cs="Arial"/>
            <w:lang w:eastAsia="zh-HK"/>
          </w:rPr>
          <w:t xml:space="preserve"> to </w:t>
        </w:r>
        <w:proofErr w:type="spellStart"/>
        <w:r w:rsidRPr="00571A77">
          <w:rPr>
            <w:rFonts w:cs="Arial"/>
            <w:lang w:eastAsia="zh-HK"/>
          </w:rPr>
          <w:t>pickup</w:t>
        </w:r>
        <w:proofErr w:type="spellEnd"/>
        <w:r w:rsidRPr="00571A77">
          <w:rPr>
            <w:rFonts w:cs="Arial"/>
            <w:lang w:eastAsia="zh-HK"/>
          </w:rPr>
          <w:t xml:space="preserve"> the vehicle from Kiosk.</w:t>
        </w:r>
      </w:ins>
    </w:p>
    <w:p w14:paraId="399F3BE9" w14:textId="77777777" w:rsidR="00571A77" w:rsidRPr="00571A77" w:rsidRDefault="00571A77" w:rsidP="00571A77">
      <w:pPr>
        <w:pStyle w:val="ListParagraph"/>
        <w:widowControl w:val="0"/>
        <w:numPr>
          <w:ilvl w:val="0"/>
          <w:numId w:val="13"/>
        </w:numPr>
        <w:adjustRightInd/>
        <w:snapToGrid/>
        <w:ind w:leftChars="0"/>
        <w:jc w:val="left"/>
        <w:rPr>
          <w:ins w:id="419" w:author="Siu Ham Wong" w:date="2024-01-12T16:41:00Z"/>
          <w:rFonts w:cs="Arial"/>
          <w:lang w:eastAsia="zh-HK"/>
        </w:rPr>
      </w:pPr>
      <w:ins w:id="420" w:author="Siu Ham Wong" w:date="2024-01-12T16:41:00Z">
        <w:r w:rsidRPr="00571A77">
          <w:rPr>
            <w:rFonts w:cs="Arial"/>
            <w:lang w:eastAsia="zh-HK"/>
          </w:rPr>
          <w:t>ACPB enquiry about any outstanding parking fee with this vehicle from BOSS.</w:t>
        </w:r>
      </w:ins>
    </w:p>
    <w:p w14:paraId="2CCA26E6" w14:textId="17DE7D11" w:rsidR="00571A77" w:rsidRPr="00571A77" w:rsidRDefault="00571A77" w:rsidP="00571A77">
      <w:pPr>
        <w:pStyle w:val="ListParagraph"/>
        <w:widowControl w:val="0"/>
        <w:numPr>
          <w:ilvl w:val="0"/>
          <w:numId w:val="13"/>
        </w:numPr>
        <w:adjustRightInd/>
        <w:snapToGrid/>
        <w:ind w:leftChars="0"/>
        <w:jc w:val="left"/>
        <w:rPr>
          <w:ins w:id="421" w:author="Siu Ham Wong" w:date="2024-01-12T16:41:00Z"/>
          <w:rFonts w:cs="Arial"/>
          <w:lang w:eastAsia="zh-HK"/>
        </w:rPr>
      </w:pPr>
      <w:ins w:id="422" w:author="Siu Ham Wong" w:date="2024-01-12T16:41:00Z">
        <w:r w:rsidRPr="00571A77">
          <w:rPr>
            <w:rFonts w:cs="Arial"/>
            <w:lang w:eastAsia="zh-HK"/>
          </w:rPr>
          <w:t xml:space="preserve">Settle any outstanding parking fee with Credit Card </w:t>
        </w:r>
      </w:ins>
      <w:ins w:id="423" w:author="Siu Ham Wong" w:date="2024-01-22T15:36:00Z">
        <w:r w:rsidR="001B2ECD">
          <w:rPr>
            <w:rFonts w:cs="Arial"/>
            <w:lang w:eastAsia="zh-HK"/>
          </w:rPr>
          <w:t xml:space="preserve">or </w:t>
        </w:r>
      </w:ins>
      <w:ins w:id="424" w:author="Siu Ham Wong" w:date="2024-01-22T15:37:00Z">
        <w:r w:rsidR="001B2ECD">
          <w:rPr>
            <w:rFonts w:cs="Arial"/>
            <w:lang w:eastAsia="zh-HK"/>
          </w:rPr>
          <w:t xml:space="preserve">Octopus </w:t>
        </w:r>
      </w:ins>
      <w:ins w:id="425" w:author="Siu Ham Wong" w:date="2024-01-12T16:41:00Z">
        <w:r w:rsidRPr="00571A77">
          <w:rPr>
            <w:rFonts w:cs="Arial"/>
            <w:lang w:eastAsia="zh-HK"/>
          </w:rPr>
          <w:t>online Terminal.</w:t>
        </w:r>
      </w:ins>
    </w:p>
    <w:p w14:paraId="62430372" w14:textId="77777777" w:rsidR="00571A77" w:rsidRPr="00571A77" w:rsidRDefault="00571A77" w:rsidP="00571A77">
      <w:pPr>
        <w:pStyle w:val="ListParagraph"/>
        <w:widowControl w:val="0"/>
        <w:numPr>
          <w:ilvl w:val="0"/>
          <w:numId w:val="13"/>
        </w:numPr>
        <w:adjustRightInd/>
        <w:snapToGrid/>
        <w:ind w:leftChars="0"/>
        <w:jc w:val="left"/>
        <w:rPr>
          <w:ins w:id="426" w:author="Siu Ham Wong" w:date="2024-01-12T16:41:00Z"/>
          <w:rFonts w:cs="Arial"/>
          <w:lang w:eastAsia="zh-HK"/>
        </w:rPr>
      </w:pPr>
      <w:ins w:id="427" w:author="Siu Ham Wong" w:date="2024-01-12T16:41:00Z">
        <w:r w:rsidRPr="00571A77">
          <w:rPr>
            <w:rFonts w:cs="Arial"/>
            <w:lang w:eastAsia="zh-HK"/>
          </w:rPr>
          <w:t>After the patron settles the payment, request MPS to assign retrieval cabin to check out vehicle.</w:t>
        </w:r>
      </w:ins>
    </w:p>
    <w:p w14:paraId="3FE8079A" w14:textId="77777777" w:rsidR="00571A77" w:rsidRPr="00571A77" w:rsidRDefault="00571A77" w:rsidP="00571A77">
      <w:pPr>
        <w:pStyle w:val="ListParagraph"/>
        <w:widowControl w:val="0"/>
        <w:numPr>
          <w:ilvl w:val="0"/>
          <w:numId w:val="13"/>
        </w:numPr>
        <w:adjustRightInd/>
        <w:snapToGrid/>
        <w:ind w:leftChars="0"/>
        <w:jc w:val="left"/>
        <w:rPr>
          <w:ins w:id="428" w:author="Siu Ham Wong" w:date="2024-01-12T16:41:00Z"/>
          <w:rFonts w:cs="Arial"/>
          <w:lang w:eastAsia="zh-HK"/>
        </w:rPr>
      </w:pPr>
      <w:ins w:id="429" w:author="Siu Ham Wong" w:date="2024-01-12T16:41:00Z">
        <w:r w:rsidRPr="00571A77">
          <w:rPr>
            <w:rFonts w:cs="Arial"/>
            <w:lang w:eastAsia="zh-HK"/>
          </w:rPr>
          <w:t>Inform BOSS the payment amount and status.</w:t>
        </w:r>
      </w:ins>
    </w:p>
    <w:p w14:paraId="43787AF5" w14:textId="77777777" w:rsidR="00571A77" w:rsidRDefault="00571A77" w:rsidP="00571A77">
      <w:pPr>
        <w:pStyle w:val="ListParagraph"/>
        <w:widowControl w:val="0"/>
        <w:numPr>
          <w:ilvl w:val="0"/>
          <w:numId w:val="13"/>
        </w:numPr>
        <w:adjustRightInd/>
        <w:snapToGrid/>
        <w:ind w:leftChars="0"/>
        <w:jc w:val="left"/>
        <w:rPr>
          <w:ins w:id="430" w:author="Siu Ham Wong" w:date="2024-11-12T15:28:00Z" w16du:dateUtc="2024-11-12T07:28:00Z"/>
          <w:rFonts w:cs="Arial"/>
          <w:lang w:eastAsia="zh-HK"/>
        </w:rPr>
      </w:pPr>
      <w:ins w:id="431" w:author="Siu Ham Wong" w:date="2024-01-12T16:41:00Z">
        <w:r w:rsidRPr="00571A77">
          <w:rPr>
            <w:rFonts w:cs="Arial"/>
            <w:lang w:eastAsia="zh-HK"/>
          </w:rPr>
          <w:t>Related confirmed information will be shown on the displays.</w:t>
        </w:r>
      </w:ins>
    </w:p>
    <w:p w14:paraId="3B8D3752" w14:textId="1F8BF452" w:rsidR="005872F7" w:rsidRPr="00571A77" w:rsidRDefault="005872F7" w:rsidP="00571A77">
      <w:pPr>
        <w:pStyle w:val="ListParagraph"/>
        <w:widowControl w:val="0"/>
        <w:numPr>
          <w:ilvl w:val="0"/>
          <w:numId w:val="13"/>
        </w:numPr>
        <w:adjustRightInd/>
        <w:snapToGrid/>
        <w:ind w:leftChars="0"/>
        <w:jc w:val="left"/>
        <w:rPr>
          <w:ins w:id="432" w:author="Siu Ham Wong" w:date="2024-01-12T16:41:00Z"/>
          <w:rFonts w:cs="Arial"/>
          <w:lang w:eastAsia="zh-HK"/>
        </w:rPr>
      </w:pPr>
      <w:ins w:id="433" w:author="Siu Ham Wong" w:date="2024-11-12T15:28:00Z" w16du:dateUtc="2024-11-12T07:28:00Z">
        <w:r>
          <w:rPr>
            <w:rFonts w:cs="Arial"/>
            <w:lang w:eastAsia="zh-HK"/>
          </w:rPr>
          <w:t>R</w:t>
        </w:r>
        <w:r w:rsidRPr="00571A77">
          <w:rPr>
            <w:rFonts w:cs="Arial"/>
            <w:lang w:eastAsia="zh-HK"/>
          </w:rPr>
          <w:t xml:space="preserve">etrieval cabin is </w:t>
        </w:r>
        <w:proofErr w:type="gramStart"/>
        <w:r w:rsidRPr="00571A77">
          <w:rPr>
            <w:rFonts w:cs="Arial"/>
            <w:lang w:eastAsia="zh-HK"/>
          </w:rPr>
          <w:t>ready</w:t>
        </w:r>
        <w:proofErr w:type="gramEnd"/>
        <w:r w:rsidRPr="00571A77">
          <w:rPr>
            <w:rFonts w:cs="Arial"/>
            <w:lang w:eastAsia="zh-HK"/>
          </w:rPr>
          <w:t xml:space="preserve"> and patron pick</w:t>
        </w:r>
      </w:ins>
      <w:ins w:id="434" w:author="Siu Ham Wong" w:date="2024-11-12T15:29:00Z" w16du:dateUtc="2024-11-12T07:29:00Z">
        <w:r>
          <w:rPr>
            <w:rFonts w:cs="Arial"/>
            <w:lang w:eastAsia="zh-HK"/>
          </w:rPr>
          <w:t>s</w:t>
        </w:r>
      </w:ins>
      <w:ins w:id="435" w:author="Siu Ham Wong" w:date="2024-11-12T15:28:00Z" w16du:dateUtc="2024-11-12T07:28:00Z">
        <w:r w:rsidRPr="00571A77">
          <w:rPr>
            <w:rFonts w:cs="Arial"/>
            <w:lang w:eastAsia="zh-HK"/>
          </w:rPr>
          <w:t xml:space="preserve"> up the vehicle</w:t>
        </w:r>
      </w:ins>
      <w:ins w:id="436" w:author="Siu Ham Wong" w:date="2024-11-12T15:29:00Z" w16du:dateUtc="2024-11-12T07:29:00Z">
        <w:r>
          <w:rPr>
            <w:rFonts w:cs="Arial"/>
            <w:lang w:eastAsia="zh-HK"/>
          </w:rPr>
          <w:t>.</w:t>
        </w:r>
      </w:ins>
    </w:p>
    <w:p w14:paraId="484EF7B3" w14:textId="7A222EF9" w:rsidR="00166823" w:rsidRPr="002D7C93" w:rsidRDefault="005872F7" w:rsidP="00571A77">
      <w:pPr>
        <w:pStyle w:val="ListParagraph"/>
        <w:widowControl w:val="0"/>
        <w:numPr>
          <w:ilvl w:val="0"/>
          <w:numId w:val="13"/>
        </w:numPr>
        <w:adjustRightInd/>
        <w:snapToGrid/>
        <w:ind w:leftChars="0"/>
        <w:jc w:val="left"/>
        <w:rPr>
          <w:rFonts w:cs="Arial"/>
          <w:lang w:eastAsia="zh-HK"/>
        </w:rPr>
      </w:pPr>
      <w:ins w:id="437" w:author="Siu Ham Wong" w:date="2024-11-12T15:29:00Z" w16du:dateUtc="2024-11-12T07:29:00Z">
        <w:r>
          <w:rPr>
            <w:rFonts w:cs="Arial"/>
            <w:lang w:eastAsia="zh-HK"/>
          </w:rPr>
          <w:t>When r</w:t>
        </w:r>
        <w:r w:rsidRPr="00571A77">
          <w:rPr>
            <w:rFonts w:cs="Arial"/>
            <w:lang w:eastAsia="zh-HK"/>
          </w:rPr>
          <w:t>etrieval cabin</w:t>
        </w:r>
        <w:r>
          <w:rPr>
            <w:rFonts w:cs="Arial"/>
            <w:lang w:eastAsia="zh-HK"/>
          </w:rPr>
          <w:t xml:space="preserve"> exit door opens</w:t>
        </w:r>
      </w:ins>
      <w:ins w:id="438" w:author="Siu Ham Wong" w:date="2024-01-12T16:41:00Z">
        <w:r w:rsidR="00571A77" w:rsidRPr="00571A77">
          <w:rPr>
            <w:rFonts w:cs="Arial"/>
            <w:lang w:eastAsia="zh-HK"/>
          </w:rPr>
          <w:t xml:space="preserve">, </w:t>
        </w:r>
      </w:ins>
      <w:ins w:id="439" w:author="Siu Ham Wong" w:date="2024-11-12T15:29:00Z" w16du:dateUtc="2024-11-12T07:29:00Z">
        <w:r>
          <w:rPr>
            <w:rFonts w:cs="Arial"/>
            <w:lang w:eastAsia="zh-HK"/>
          </w:rPr>
          <w:t xml:space="preserve">MPS </w:t>
        </w:r>
      </w:ins>
      <w:ins w:id="440" w:author="Siu Ham Wong" w:date="2024-01-12T16:41:00Z">
        <w:r w:rsidR="00571A77" w:rsidRPr="00571A77">
          <w:rPr>
            <w:rFonts w:cs="Arial"/>
            <w:lang w:eastAsia="zh-HK"/>
          </w:rPr>
          <w:t xml:space="preserve">inform BOSS and ACPB about the timestamp to update the </w:t>
        </w:r>
      </w:ins>
      <w:ins w:id="441" w:author="Siu Ham Wong" w:date="2024-11-12T15:30:00Z" w16du:dateUtc="2024-11-12T07:30:00Z">
        <w:r w:rsidR="006003ED">
          <w:rPr>
            <w:rFonts w:cs="Arial"/>
            <w:lang w:eastAsia="zh-HK"/>
          </w:rPr>
          <w:t>parking</w:t>
        </w:r>
      </w:ins>
      <w:ins w:id="442" w:author="Siu Ham Wong" w:date="2024-01-12T16:41:00Z">
        <w:r w:rsidR="00571A77" w:rsidRPr="00571A77">
          <w:rPr>
            <w:rFonts w:cs="Arial"/>
            <w:lang w:eastAsia="zh-HK"/>
          </w:rPr>
          <w:t xml:space="preserve"> record.</w:t>
        </w:r>
      </w:ins>
    </w:p>
    <w:p w14:paraId="188170EF" w14:textId="4B635510" w:rsidR="00166823" w:rsidRPr="002D7C93" w:rsidDel="00571A77" w:rsidRDefault="002A1236" w:rsidP="00166823">
      <w:pPr>
        <w:pStyle w:val="ListParagraph"/>
        <w:widowControl w:val="0"/>
        <w:numPr>
          <w:ilvl w:val="0"/>
          <w:numId w:val="13"/>
        </w:numPr>
        <w:adjustRightInd/>
        <w:snapToGrid/>
        <w:ind w:leftChars="0"/>
        <w:jc w:val="left"/>
        <w:rPr>
          <w:del w:id="443" w:author="Siu Ham Wong" w:date="2024-01-12T16:41:00Z"/>
          <w:rFonts w:cs="Arial"/>
          <w:lang w:eastAsia="zh-HK"/>
        </w:rPr>
      </w:pPr>
      <w:del w:id="444" w:author="Siu Ham Wong" w:date="2024-01-12T16:41:00Z">
        <w:r w:rsidRPr="002A1236" w:rsidDel="00571A77">
          <w:rPr>
            <w:rFonts w:cs="Arial"/>
            <w:lang w:eastAsia="zh-HK"/>
          </w:rPr>
          <w:delText>Inform MPS to scan the patron's face</w:delText>
        </w:r>
        <w:r w:rsidDel="00571A77">
          <w:rPr>
            <w:rFonts w:cs="Arial"/>
            <w:lang w:eastAsia="zh-HK"/>
          </w:rPr>
          <w:delText>.</w:delText>
        </w:r>
      </w:del>
    </w:p>
    <w:p w14:paraId="38D651AC" w14:textId="37B779D3" w:rsidR="00166823" w:rsidDel="00571A77" w:rsidRDefault="002A1236" w:rsidP="00166823">
      <w:pPr>
        <w:pStyle w:val="ListParagraph"/>
        <w:widowControl w:val="0"/>
        <w:numPr>
          <w:ilvl w:val="0"/>
          <w:numId w:val="13"/>
        </w:numPr>
        <w:adjustRightInd/>
        <w:snapToGrid/>
        <w:ind w:leftChars="0"/>
        <w:jc w:val="left"/>
        <w:rPr>
          <w:del w:id="445" w:author="Siu Ham Wong" w:date="2024-01-12T16:41:00Z"/>
          <w:rFonts w:cs="Arial"/>
          <w:lang w:eastAsia="zh-HK"/>
        </w:rPr>
      </w:pPr>
      <w:del w:id="446" w:author="Siu Ham Wong" w:date="2024-01-12T16:41:00Z">
        <w:r w:rsidRPr="002A1236" w:rsidDel="00571A77">
          <w:rPr>
            <w:rFonts w:cs="Arial"/>
            <w:lang w:eastAsia="zh-HK"/>
          </w:rPr>
          <w:delText>MPS find the matching parking vehicle record according to facial recognition.</w:delText>
        </w:r>
      </w:del>
    </w:p>
    <w:p w14:paraId="613DE825" w14:textId="0E5D8DBE" w:rsidR="002A1236" w:rsidRPr="002D7C93" w:rsidDel="00571A77" w:rsidRDefault="002A1236" w:rsidP="00166823">
      <w:pPr>
        <w:pStyle w:val="ListParagraph"/>
        <w:widowControl w:val="0"/>
        <w:numPr>
          <w:ilvl w:val="0"/>
          <w:numId w:val="13"/>
        </w:numPr>
        <w:adjustRightInd/>
        <w:snapToGrid/>
        <w:ind w:leftChars="0"/>
        <w:jc w:val="left"/>
        <w:rPr>
          <w:del w:id="447" w:author="Siu Ham Wong" w:date="2024-01-12T16:41:00Z"/>
          <w:rFonts w:cs="Arial"/>
          <w:lang w:eastAsia="zh-HK"/>
        </w:rPr>
      </w:pPr>
      <w:del w:id="448" w:author="Siu Ham Wong" w:date="2024-01-12T16:41:00Z">
        <w:r w:rsidRPr="002A1236" w:rsidDel="00571A77">
          <w:rPr>
            <w:rFonts w:cs="Arial"/>
            <w:lang w:eastAsia="zh-HK"/>
          </w:rPr>
          <w:delText>MPS check and return the patron's vehicle status to ACPB.</w:delText>
        </w:r>
      </w:del>
    </w:p>
    <w:p w14:paraId="11080CF4" w14:textId="2185AD09" w:rsidR="00166823" w:rsidRPr="002D7C93" w:rsidDel="00571A77" w:rsidRDefault="00166823" w:rsidP="00166823">
      <w:pPr>
        <w:pStyle w:val="ListParagraph"/>
        <w:widowControl w:val="0"/>
        <w:numPr>
          <w:ilvl w:val="0"/>
          <w:numId w:val="13"/>
        </w:numPr>
        <w:adjustRightInd/>
        <w:snapToGrid/>
        <w:ind w:leftChars="0"/>
        <w:jc w:val="left"/>
        <w:rPr>
          <w:del w:id="449" w:author="Siu Ham Wong" w:date="2024-01-12T16:41:00Z"/>
          <w:rFonts w:cs="Arial"/>
          <w:lang w:eastAsia="zh-HK"/>
        </w:rPr>
      </w:pPr>
      <w:del w:id="450" w:author="Siu Ham Wong" w:date="2024-01-12T16:41:00Z">
        <w:r w:rsidRPr="002D7C93" w:rsidDel="00571A77">
          <w:rPr>
            <w:rFonts w:cs="Arial"/>
            <w:lang w:eastAsia="zh-HK"/>
          </w:rPr>
          <w:delText>Enquiry about any outstanding parking fee with this vehicle from BOSS.</w:delText>
        </w:r>
      </w:del>
    </w:p>
    <w:p w14:paraId="7CE59B78" w14:textId="1DE43D97" w:rsidR="00166823" w:rsidRPr="002D7C93" w:rsidDel="00571A77" w:rsidRDefault="00166823" w:rsidP="00166823">
      <w:pPr>
        <w:pStyle w:val="ListParagraph"/>
        <w:widowControl w:val="0"/>
        <w:numPr>
          <w:ilvl w:val="0"/>
          <w:numId w:val="13"/>
        </w:numPr>
        <w:adjustRightInd/>
        <w:snapToGrid/>
        <w:ind w:leftChars="0"/>
        <w:jc w:val="left"/>
        <w:rPr>
          <w:del w:id="451" w:author="Siu Ham Wong" w:date="2024-01-12T16:41:00Z"/>
          <w:rFonts w:cs="Arial"/>
          <w:lang w:eastAsia="zh-HK"/>
        </w:rPr>
      </w:pPr>
      <w:del w:id="452" w:author="Siu Ham Wong" w:date="2024-01-12T16:41:00Z">
        <w:r w:rsidRPr="002D7C93" w:rsidDel="00571A77">
          <w:rPr>
            <w:rFonts w:cs="Arial"/>
            <w:lang w:eastAsia="zh-HK"/>
          </w:rPr>
          <w:delText>Settle any outstanding parking fee with Credit Card online Terminal.</w:delText>
        </w:r>
      </w:del>
    </w:p>
    <w:p w14:paraId="0F8A3897" w14:textId="35A34983" w:rsidR="00166823" w:rsidRPr="002D7C93" w:rsidDel="00571A77" w:rsidRDefault="00166823" w:rsidP="00166823">
      <w:pPr>
        <w:pStyle w:val="ListParagraph"/>
        <w:widowControl w:val="0"/>
        <w:numPr>
          <w:ilvl w:val="0"/>
          <w:numId w:val="13"/>
        </w:numPr>
        <w:adjustRightInd/>
        <w:snapToGrid/>
        <w:ind w:leftChars="0"/>
        <w:jc w:val="left"/>
        <w:rPr>
          <w:del w:id="453" w:author="Siu Ham Wong" w:date="2024-01-12T16:41:00Z"/>
          <w:rFonts w:cs="Arial"/>
          <w:lang w:eastAsia="zh-HK"/>
        </w:rPr>
      </w:pPr>
      <w:del w:id="454" w:author="Siu Ham Wong" w:date="2024-01-12T16:41:00Z">
        <w:r w:rsidRPr="002D7C93" w:rsidDel="00571A77">
          <w:rPr>
            <w:rFonts w:cs="Arial"/>
            <w:lang w:eastAsia="zh-HK"/>
          </w:rPr>
          <w:delText>After the patron settles the payment, request MPS to assign retrieval cabin to check out vehicle.</w:delText>
        </w:r>
      </w:del>
    </w:p>
    <w:p w14:paraId="44A9C535" w14:textId="67CF9E71" w:rsidR="00166823" w:rsidRPr="002D7C93" w:rsidDel="00571A77" w:rsidRDefault="00166823" w:rsidP="00166823">
      <w:pPr>
        <w:pStyle w:val="ListParagraph"/>
        <w:widowControl w:val="0"/>
        <w:numPr>
          <w:ilvl w:val="0"/>
          <w:numId w:val="13"/>
        </w:numPr>
        <w:adjustRightInd/>
        <w:snapToGrid/>
        <w:ind w:leftChars="0"/>
        <w:jc w:val="left"/>
        <w:rPr>
          <w:del w:id="455" w:author="Siu Ham Wong" w:date="2024-01-12T16:41:00Z"/>
          <w:rFonts w:cs="Arial"/>
          <w:lang w:eastAsia="zh-HK"/>
        </w:rPr>
      </w:pPr>
      <w:del w:id="456" w:author="Siu Ham Wong" w:date="2024-01-12T16:41:00Z">
        <w:r w:rsidRPr="002D7C93" w:rsidDel="00571A77">
          <w:rPr>
            <w:rFonts w:cs="Arial"/>
            <w:lang w:eastAsia="zh-HK"/>
          </w:rPr>
          <w:delText>Inform BOSS the payment amount and status.</w:delText>
        </w:r>
      </w:del>
    </w:p>
    <w:p w14:paraId="3FFF5F9D" w14:textId="11D47364" w:rsidR="00166823" w:rsidRPr="002D7C93" w:rsidDel="00571A77" w:rsidRDefault="00166823" w:rsidP="00166823">
      <w:pPr>
        <w:pStyle w:val="ListParagraph"/>
        <w:widowControl w:val="0"/>
        <w:numPr>
          <w:ilvl w:val="0"/>
          <w:numId w:val="13"/>
        </w:numPr>
        <w:adjustRightInd/>
        <w:snapToGrid/>
        <w:ind w:leftChars="0"/>
        <w:jc w:val="left"/>
        <w:rPr>
          <w:del w:id="457" w:author="Siu Ham Wong" w:date="2024-01-12T16:41:00Z"/>
          <w:rFonts w:cs="Arial"/>
          <w:lang w:eastAsia="zh-HK"/>
        </w:rPr>
      </w:pPr>
      <w:del w:id="458" w:author="Siu Ham Wong" w:date="2024-01-12T16:41:00Z">
        <w:r w:rsidRPr="002D7C93" w:rsidDel="00571A77">
          <w:rPr>
            <w:rFonts w:cs="Arial"/>
            <w:lang w:eastAsia="zh-HK"/>
          </w:rPr>
          <w:delText>Related confirmed information will be shown on the displays.</w:delText>
        </w:r>
      </w:del>
    </w:p>
    <w:p w14:paraId="4303F050" w14:textId="392B2901" w:rsidR="00166823" w:rsidRPr="002D7C93" w:rsidDel="00571A77" w:rsidRDefault="00166823" w:rsidP="00166823">
      <w:pPr>
        <w:pStyle w:val="ListParagraph"/>
        <w:widowControl w:val="0"/>
        <w:numPr>
          <w:ilvl w:val="0"/>
          <w:numId w:val="13"/>
        </w:numPr>
        <w:adjustRightInd/>
        <w:snapToGrid/>
        <w:ind w:leftChars="0"/>
        <w:jc w:val="left"/>
        <w:rPr>
          <w:del w:id="459" w:author="Siu Ham Wong" w:date="2024-01-12T16:41:00Z"/>
          <w:rFonts w:cs="Arial"/>
          <w:lang w:eastAsia="zh-HK"/>
        </w:rPr>
      </w:pPr>
      <w:del w:id="460" w:author="Siu Ham Wong" w:date="2024-01-12T16:41:00Z">
        <w:r w:rsidRPr="002D7C93" w:rsidDel="00571A77">
          <w:rPr>
            <w:rFonts w:cs="Arial"/>
            <w:lang w:eastAsia="zh-HK"/>
          </w:rPr>
          <w:delText>After retrieval cabin is ready and let patron to pick up the vehicle, inform BOSS and ACPB about the timestamp to update the related record.</w:delText>
        </w:r>
      </w:del>
    </w:p>
    <w:p w14:paraId="3DC8043F" w14:textId="3304586D" w:rsidR="00166823" w:rsidRPr="002D7C93" w:rsidDel="00571A77" w:rsidRDefault="00166823" w:rsidP="00166823">
      <w:pPr>
        <w:pStyle w:val="ListParagraph"/>
        <w:widowControl w:val="0"/>
        <w:numPr>
          <w:ilvl w:val="0"/>
          <w:numId w:val="13"/>
        </w:numPr>
        <w:adjustRightInd/>
        <w:snapToGrid/>
        <w:ind w:leftChars="0"/>
        <w:jc w:val="left"/>
        <w:rPr>
          <w:del w:id="461" w:author="Siu Ham Wong" w:date="2024-01-12T16:41:00Z"/>
          <w:rFonts w:cs="Arial"/>
          <w:lang w:eastAsia="zh-HK"/>
        </w:rPr>
      </w:pPr>
      <w:del w:id="462" w:author="Siu Ham Wong" w:date="2024-01-12T16:41:00Z">
        <w:r w:rsidRPr="002D7C93" w:rsidDel="00571A77">
          <w:rPr>
            <w:rFonts w:cs="Arial"/>
            <w:lang w:eastAsia="zh-HK"/>
          </w:rPr>
          <w:delText>If the retrieval cabin is a rental car, inform ACPB to update the related record (Optional).</w:delText>
        </w:r>
      </w:del>
    </w:p>
    <w:p w14:paraId="2C16071F" w14:textId="48C127E3" w:rsidR="00E50BBF" w:rsidRPr="00571A77" w:rsidRDefault="00E50BBF">
      <w:pPr>
        <w:widowControl w:val="0"/>
        <w:adjustRightInd/>
        <w:snapToGrid/>
        <w:jc w:val="left"/>
        <w:rPr>
          <w:rFonts w:cs="Arial"/>
          <w:lang w:eastAsia="zh-HK"/>
        </w:rPr>
        <w:pPrChange w:id="463" w:author="Siu Ham Wong" w:date="2024-01-12T16:41:00Z">
          <w:pPr>
            <w:pStyle w:val="ListParagraph"/>
            <w:widowControl w:val="0"/>
            <w:adjustRightInd/>
            <w:snapToGrid/>
            <w:ind w:leftChars="0" w:left="960"/>
            <w:jc w:val="left"/>
          </w:pPr>
        </w:pPrChange>
      </w:pPr>
      <w:del w:id="464" w:author="Siu Ham Wong" w:date="2024-01-12T16:41:00Z">
        <w:r w:rsidRPr="00571A77" w:rsidDel="00571A77">
          <w:rPr>
            <w:rFonts w:cs="Arial"/>
            <w:lang w:eastAsia="zh-HK"/>
          </w:rPr>
          <w:delText xml:space="preserve"> </w:delText>
        </w:r>
      </w:del>
    </w:p>
    <w:p w14:paraId="250A1CF1" w14:textId="5E473052" w:rsidR="006F1A17" w:rsidRPr="008B1896" w:rsidRDefault="00166823" w:rsidP="00852D90">
      <w:pPr>
        <w:pStyle w:val="Heading3"/>
        <w:rPr>
          <w:lang w:eastAsia="zh-HK"/>
        </w:rPr>
      </w:pPr>
      <w:bookmarkStart w:id="465" w:name="_Toc188888784"/>
      <w:r w:rsidRPr="008B1896">
        <w:rPr>
          <w:lang w:eastAsia="zh-HK"/>
        </w:rPr>
        <w:t>ACPB’s Car Parking G/F, M/F Exit Gate and M/F Exit Gate in Rental Car Pick Up Area Scenario</w:t>
      </w:r>
      <w:bookmarkEnd w:id="465"/>
    </w:p>
    <w:p w14:paraId="7C3AA417" w14:textId="7F1BA03B" w:rsidR="00166823" w:rsidRDefault="00166823" w:rsidP="00166823">
      <w:pPr>
        <w:pStyle w:val="ListParagraph"/>
        <w:widowControl w:val="0"/>
        <w:numPr>
          <w:ilvl w:val="0"/>
          <w:numId w:val="14"/>
        </w:numPr>
        <w:adjustRightInd/>
        <w:snapToGrid/>
        <w:ind w:leftChars="0"/>
        <w:jc w:val="left"/>
        <w:rPr>
          <w:rFonts w:cs="Arial"/>
          <w:lang w:eastAsia="zh-HK"/>
        </w:rPr>
      </w:pPr>
      <w:r w:rsidRPr="002D7C93">
        <w:rPr>
          <w:rFonts w:cs="Arial"/>
          <w:lang w:eastAsia="zh-HK"/>
        </w:rPr>
        <w:t>Vehicle Arrived G/F or M.F Exit Gate and Capture LPN.</w:t>
      </w:r>
    </w:p>
    <w:p w14:paraId="2CEA2155" w14:textId="3ECD7DB3" w:rsidR="00470F9B" w:rsidRPr="002D7C93" w:rsidRDefault="00470F9B" w:rsidP="00166823">
      <w:pPr>
        <w:pStyle w:val="ListParagraph"/>
        <w:widowControl w:val="0"/>
        <w:numPr>
          <w:ilvl w:val="0"/>
          <w:numId w:val="14"/>
        </w:numPr>
        <w:adjustRightInd/>
        <w:snapToGrid/>
        <w:ind w:leftChars="0"/>
        <w:jc w:val="left"/>
        <w:rPr>
          <w:rFonts w:cs="Arial"/>
          <w:lang w:eastAsia="zh-HK"/>
        </w:rPr>
      </w:pPr>
      <w:r w:rsidRPr="00470F9B">
        <w:rPr>
          <w:rFonts w:cs="Arial"/>
          <w:lang w:eastAsia="zh-HK"/>
        </w:rPr>
        <w:t>Open Gate Barrier if the Vehicle is in the whitelist.</w:t>
      </w:r>
    </w:p>
    <w:p w14:paraId="70B5FE63" w14:textId="61DEE1FB" w:rsidR="00166823" w:rsidRPr="002D7C93" w:rsidRDefault="00470F9B" w:rsidP="00166823">
      <w:pPr>
        <w:pStyle w:val="ListParagraph"/>
        <w:widowControl w:val="0"/>
        <w:numPr>
          <w:ilvl w:val="0"/>
          <w:numId w:val="14"/>
        </w:numPr>
        <w:adjustRightInd/>
        <w:snapToGrid/>
        <w:ind w:leftChars="0"/>
        <w:jc w:val="left"/>
        <w:rPr>
          <w:rFonts w:cs="Arial"/>
          <w:lang w:eastAsia="zh-HK"/>
        </w:rPr>
      </w:pPr>
      <w:r w:rsidRPr="00470F9B">
        <w:rPr>
          <w:rFonts w:cs="Arial"/>
          <w:lang w:eastAsia="zh-HK"/>
        </w:rPr>
        <w:t>If the Vehicle is not in the whitelist,</w:t>
      </w:r>
      <w:r>
        <w:rPr>
          <w:rFonts w:cs="Arial"/>
          <w:lang w:eastAsia="zh-HK"/>
        </w:rPr>
        <w:t xml:space="preserve"> e</w:t>
      </w:r>
      <w:r w:rsidR="00166823" w:rsidRPr="002D7C93">
        <w:rPr>
          <w:rFonts w:cs="Arial"/>
          <w:lang w:eastAsia="zh-HK"/>
        </w:rPr>
        <w:t xml:space="preserve">nquiry Vehicle Status in MPS with LPN. </w:t>
      </w:r>
    </w:p>
    <w:p w14:paraId="10ED1BDF" w14:textId="3E903F6A" w:rsidR="00166823" w:rsidRPr="002D7C93" w:rsidRDefault="00470F9B" w:rsidP="00166823">
      <w:pPr>
        <w:pStyle w:val="ListParagraph"/>
        <w:widowControl w:val="0"/>
        <w:numPr>
          <w:ilvl w:val="0"/>
          <w:numId w:val="14"/>
        </w:numPr>
        <w:adjustRightInd/>
        <w:snapToGrid/>
        <w:ind w:leftChars="0"/>
        <w:jc w:val="left"/>
        <w:rPr>
          <w:rFonts w:cs="Arial"/>
          <w:lang w:eastAsia="zh-HK"/>
        </w:rPr>
      </w:pPr>
      <w:r w:rsidRPr="00470F9B">
        <w:rPr>
          <w:rFonts w:cs="Arial"/>
          <w:lang w:eastAsia="zh-HK"/>
        </w:rPr>
        <w:t>If the Vehicle is not in the whitelist,</w:t>
      </w:r>
      <w:r>
        <w:rPr>
          <w:rFonts w:cs="Arial"/>
          <w:lang w:eastAsia="zh-HK"/>
        </w:rPr>
        <w:t xml:space="preserve"> c</w:t>
      </w:r>
      <w:r w:rsidR="00166823" w:rsidRPr="002D7C93">
        <w:rPr>
          <w:rFonts w:cs="Arial"/>
          <w:lang w:eastAsia="zh-HK"/>
        </w:rPr>
        <w:t>heck Vehicle Rental Car Information with LPN (TBC).</w:t>
      </w:r>
    </w:p>
    <w:p w14:paraId="7352EFE2" w14:textId="77777777" w:rsidR="00166823" w:rsidRPr="002D7C93" w:rsidRDefault="00166823" w:rsidP="00166823">
      <w:pPr>
        <w:pStyle w:val="ListParagraph"/>
        <w:widowControl w:val="0"/>
        <w:numPr>
          <w:ilvl w:val="0"/>
          <w:numId w:val="14"/>
        </w:numPr>
        <w:adjustRightInd/>
        <w:snapToGrid/>
        <w:ind w:leftChars="0"/>
        <w:jc w:val="left"/>
        <w:rPr>
          <w:rFonts w:cs="Arial"/>
          <w:lang w:eastAsia="zh-HK"/>
        </w:rPr>
      </w:pPr>
      <w:r w:rsidRPr="002D7C93">
        <w:rPr>
          <w:rFonts w:cs="Arial"/>
          <w:lang w:eastAsia="zh-HK"/>
        </w:rPr>
        <w:t>If vehicle information is matched, display Information in Display.</w:t>
      </w:r>
    </w:p>
    <w:p w14:paraId="2F16BBC2" w14:textId="3EDD8832" w:rsidR="00166823" w:rsidRPr="002D7C93" w:rsidRDefault="00166823" w:rsidP="00166823">
      <w:pPr>
        <w:pStyle w:val="ListParagraph"/>
        <w:widowControl w:val="0"/>
        <w:numPr>
          <w:ilvl w:val="0"/>
          <w:numId w:val="14"/>
        </w:numPr>
        <w:adjustRightInd/>
        <w:snapToGrid/>
        <w:ind w:leftChars="0"/>
        <w:jc w:val="left"/>
        <w:rPr>
          <w:rFonts w:cs="Arial"/>
          <w:lang w:eastAsia="zh-HK"/>
        </w:rPr>
      </w:pPr>
      <w:r w:rsidRPr="002D7C93">
        <w:rPr>
          <w:rFonts w:cs="Arial"/>
          <w:lang w:eastAsia="zh-HK"/>
        </w:rPr>
        <w:t xml:space="preserve">Open Gate Barrier. Update Parking Record and inform </w:t>
      </w:r>
      <w:r w:rsidR="00D02296" w:rsidRPr="008F5A5C">
        <w:rPr>
          <w:rFonts w:cs="Arial"/>
          <w:lang w:eastAsia="zh-HK"/>
        </w:rPr>
        <w:t>BOSS</w:t>
      </w:r>
      <w:r w:rsidR="00D02296">
        <w:rPr>
          <w:rFonts w:cs="Arial"/>
          <w:lang w:eastAsia="zh-HK"/>
        </w:rPr>
        <w:t xml:space="preserve"> and ACPA-</w:t>
      </w:r>
      <w:proofErr w:type="gramStart"/>
      <w:r w:rsidR="00D02296">
        <w:rPr>
          <w:rFonts w:cs="Arial"/>
          <w:lang w:eastAsia="zh-HK"/>
        </w:rPr>
        <w:t>ICK</w:t>
      </w:r>
      <w:r w:rsidR="00D02296" w:rsidRPr="00D02296" w:rsidDel="00D02296">
        <w:rPr>
          <w:rFonts w:cs="Arial"/>
          <w:lang w:eastAsia="zh-HK"/>
        </w:rPr>
        <w:t xml:space="preserve"> </w:t>
      </w:r>
      <w:r w:rsidRPr="002D7C93">
        <w:rPr>
          <w:rFonts w:cs="Arial"/>
          <w:lang w:eastAsia="zh-HK"/>
        </w:rPr>
        <w:t xml:space="preserve"> the</w:t>
      </w:r>
      <w:proofErr w:type="gramEnd"/>
      <w:r w:rsidRPr="002D7C93">
        <w:rPr>
          <w:rFonts w:cs="Arial"/>
          <w:lang w:eastAsia="zh-HK"/>
        </w:rPr>
        <w:t xml:space="preserve"> “Exit from Car Parking B” timestamp.</w:t>
      </w:r>
    </w:p>
    <w:p w14:paraId="056D1B2B" w14:textId="022217EF" w:rsidR="006F1A17" w:rsidRPr="002D7C93" w:rsidRDefault="006F1A17" w:rsidP="00B6287A">
      <w:pPr>
        <w:pStyle w:val="ListParagraph"/>
        <w:widowControl w:val="0"/>
        <w:adjustRightInd/>
        <w:snapToGrid/>
        <w:ind w:leftChars="0" w:left="960"/>
        <w:jc w:val="left"/>
        <w:rPr>
          <w:rFonts w:cs="Arial"/>
          <w:lang w:eastAsia="zh-HK"/>
        </w:rPr>
      </w:pPr>
      <w:r w:rsidRPr="002D7C93">
        <w:rPr>
          <w:rFonts w:cs="Arial"/>
          <w:lang w:eastAsia="zh-HK"/>
        </w:rPr>
        <w:t xml:space="preserve"> </w:t>
      </w:r>
    </w:p>
    <w:p w14:paraId="68A7675C" w14:textId="559D144F" w:rsidR="00611A5E" w:rsidRPr="00611A5E" w:rsidRDefault="00166823" w:rsidP="00611A5E">
      <w:pPr>
        <w:pStyle w:val="Heading3"/>
        <w:rPr>
          <w:lang w:eastAsia="zh-HK"/>
        </w:rPr>
      </w:pPr>
      <w:bookmarkStart w:id="466" w:name="_Toc188888785"/>
      <w:r w:rsidRPr="008B1896">
        <w:rPr>
          <w:lang w:eastAsia="zh-HK"/>
        </w:rPr>
        <w:t>ACPB’s Car Parking for Cabin Other Cases Scenario</w:t>
      </w:r>
      <w:bookmarkEnd w:id="466"/>
    </w:p>
    <w:p w14:paraId="0DAB58DB" w14:textId="77777777" w:rsidR="00611A5E" w:rsidRPr="008B1896" w:rsidRDefault="00611A5E" w:rsidP="00611A5E">
      <w:pPr>
        <w:pStyle w:val="Heading4"/>
        <w:rPr>
          <w:lang w:eastAsia="zh-HK"/>
        </w:rPr>
      </w:pPr>
      <w:r w:rsidRPr="008B1896">
        <w:rPr>
          <w:rFonts w:cs="Arial"/>
          <w:lang w:eastAsia="zh-HK"/>
        </w:rPr>
        <w:t>Drop Off Vehicle</w:t>
      </w:r>
    </w:p>
    <w:p w14:paraId="017C81C2" w14:textId="77777777" w:rsidR="00611A5E" w:rsidRPr="003A4800" w:rsidRDefault="00611A5E" w:rsidP="00611A5E">
      <w:pPr>
        <w:pStyle w:val="ListParagraph"/>
        <w:widowControl w:val="0"/>
        <w:numPr>
          <w:ilvl w:val="0"/>
          <w:numId w:val="15"/>
        </w:numPr>
        <w:adjustRightInd/>
        <w:snapToGrid/>
        <w:ind w:leftChars="0"/>
        <w:jc w:val="left"/>
        <w:rPr>
          <w:rFonts w:cs="Arial"/>
          <w:lang w:eastAsia="zh-HK"/>
        </w:rPr>
      </w:pPr>
      <w:r w:rsidRPr="003A4800">
        <w:rPr>
          <w:rFonts w:cs="Arial"/>
          <w:lang w:eastAsia="zh-HK"/>
        </w:rPr>
        <w:t xml:space="preserve">Patron turned on the telecom device embedded at cabin door when drop off </w:t>
      </w:r>
      <w:r w:rsidRPr="003A4800">
        <w:rPr>
          <w:rFonts w:cs="Arial"/>
          <w:lang w:eastAsia="zh-HK"/>
        </w:rPr>
        <w:lastRenderedPageBreak/>
        <w:t>vehicle.</w:t>
      </w:r>
    </w:p>
    <w:p w14:paraId="208AABCC" w14:textId="77777777" w:rsidR="00611A5E" w:rsidRPr="003A4800" w:rsidRDefault="00611A5E" w:rsidP="00611A5E">
      <w:pPr>
        <w:pStyle w:val="ListParagraph"/>
        <w:widowControl w:val="0"/>
        <w:numPr>
          <w:ilvl w:val="0"/>
          <w:numId w:val="15"/>
        </w:numPr>
        <w:adjustRightInd/>
        <w:snapToGrid/>
        <w:ind w:leftChars="0"/>
        <w:jc w:val="left"/>
        <w:rPr>
          <w:rFonts w:cs="Arial"/>
          <w:lang w:eastAsia="zh-HK"/>
        </w:rPr>
      </w:pPr>
      <w:r w:rsidRPr="003A4800">
        <w:rPr>
          <w:rFonts w:cs="Arial"/>
          <w:lang w:eastAsia="zh-HK"/>
        </w:rPr>
        <w:t>ACPB inform MPS telecom device is turned on.</w:t>
      </w:r>
    </w:p>
    <w:p w14:paraId="02ED6D0F" w14:textId="77777777" w:rsidR="00611A5E" w:rsidRPr="00611A5E" w:rsidRDefault="00611A5E" w:rsidP="00611A5E">
      <w:pPr>
        <w:pStyle w:val="ListParagraph"/>
        <w:widowControl w:val="0"/>
        <w:numPr>
          <w:ilvl w:val="0"/>
          <w:numId w:val="15"/>
        </w:numPr>
        <w:adjustRightInd/>
        <w:snapToGrid/>
        <w:ind w:leftChars="0"/>
        <w:jc w:val="left"/>
        <w:rPr>
          <w:rFonts w:cs="Arial"/>
          <w:lang w:eastAsia="zh-HK"/>
        </w:rPr>
      </w:pPr>
      <w:r w:rsidRPr="003A4800">
        <w:rPr>
          <w:rFonts w:cs="Arial"/>
          <w:lang w:eastAsia="zh-HK"/>
        </w:rPr>
        <w:t>MPS display telecom signal on MMI.</w:t>
      </w:r>
    </w:p>
    <w:p w14:paraId="697D7D0D" w14:textId="77777777" w:rsidR="00611A5E" w:rsidRPr="008B1896" w:rsidRDefault="00611A5E" w:rsidP="00611A5E">
      <w:pPr>
        <w:pStyle w:val="Heading4"/>
        <w:rPr>
          <w:rFonts w:cs="Arial"/>
          <w:lang w:eastAsia="zh-HK"/>
        </w:rPr>
      </w:pPr>
      <w:r w:rsidRPr="008B1896">
        <w:rPr>
          <w:rFonts w:cs="Arial"/>
          <w:lang w:eastAsia="zh-HK"/>
        </w:rPr>
        <w:t>Detect Vehicle</w:t>
      </w:r>
    </w:p>
    <w:p w14:paraId="0E333E72" w14:textId="77777777" w:rsidR="00611A5E" w:rsidRPr="003A4800" w:rsidRDefault="00611A5E" w:rsidP="00611A5E">
      <w:pPr>
        <w:pStyle w:val="ListParagraph"/>
        <w:widowControl w:val="0"/>
        <w:numPr>
          <w:ilvl w:val="0"/>
          <w:numId w:val="19"/>
        </w:numPr>
        <w:adjustRightInd/>
        <w:snapToGrid/>
        <w:ind w:leftChars="0"/>
        <w:jc w:val="left"/>
        <w:rPr>
          <w:rFonts w:cs="Arial"/>
          <w:lang w:eastAsia="zh-HK"/>
        </w:rPr>
      </w:pPr>
      <w:r w:rsidRPr="003A4800">
        <w:rPr>
          <w:rFonts w:cs="Arial"/>
          <w:lang w:eastAsia="zh-HK"/>
        </w:rPr>
        <w:t>MPS need to retrieve vehicle information stored at the cabin under different scenarios.</w:t>
      </w:r>
    </w:p>
    <w:p w14:paraId="5EEF5EA0" w14:textId="77777777" w:rsidR="00611A5E" w:rsidRPr="003A4800" w:rsidRDefault="00611A5E" w:rsidP="00611A5E">
      <w:pPr>
        <w:pStyle w:val="ListParagraph"/>
        <w:widowControl w:val="0"/>
        <w:numPr>
          <w:ilvl w:val="0"/>
          <w:numId w:val="19"/>
        </w:numPr>
        <w:adjustRightInd/>
        <w:snapToGrid/>
        <w:ind w:leftChars="0"/>
        <w:jc w:val="left"/>
        <w:rPr>
          <w:rFonts w:cs="Arial"/>
          <w:lang w:eastAsia="zh-HK"/>
        </w:rPr>
      </w:pPr>
      <w:r w:rsidRPr="003A4800">
        <w:rPr>
          <w:rFonts w:cs="Arial"/>
          <w:lang w:eastAsia="zh-HK"/>
        </w:rPr>
        <w:t>MPS request ACPB retrieve vehicle information stored at the cabin.</w:t>
      </w:r>
    </w:p>
    <w:p w14:paraId="200DF758" w14:textId="77777777" w:rsidR="00611A5E" w:rsidRPr="001B0C9D" w:rsidRDefault="00611A5E" w:rsidP="00611A5E">
      <w:pPr>
        <w:pStyle w:val="ListParagraph"/>
        <w:widowControl w:val="0"/>
        <w:numPr>
          <w:ilvl w:val="0"/>
          <w:numId w:val="19"/>
        </w:numPr>
        <w:adjustRightInd/>
        <w:snapToGrid/>
        <w:ind w:leftChars="0"/>
        <w:jc w:val="left"/>
        <w:rPr>
          <w:ins w:id="467" w:author="Siu Ham Wong" w:date="2024-01-22T13:12:00Z"/>
          <w:lang w:eastAsia="zh-HK"/>
        </w:rPr>
      </w:pPr>
      <w:r w:rsidRPr="003A4800">
        <w:rPr>
          <w:rFonts w:cs="Arial"/>
          <w:lang w:eastAsia="zh-HK"/>
        </w:rPr>
        <w:t>ACPB capture vehicle stored at the specific cabin and refine the LPN.</w:t>
      </w:r>
    </w:p>
    <w:p w14:paraId="7E48B03E" w14:textId="6BBDAA80" w:rsidR="001B0C9D" w:rsidRDefault="001B0C9D" w:rsidP="001B0C9D">
      <w:pPr>
        <w:pStyle w:val="ListParagraph"/>
        <w:widowControl w:val="0"/>
        <w:numPr>
          <w:ilvl w:val="0"/>
          <w:numId w:val="19"/>
        </w:numPr>
        <w:adjustRightInd/>
        <w:snapToGrid/>
        <w:ind w:leftChars="0"/>
        <w:jc w:val="left"/>
        <w:rPr>
          <w:ins w:id="468" w:author="Siu Ham Wong" w:date="2024-01-22T13:12:00Z"/>
          <w:lang w:eastAsia="zh-HK"/>
        </w:rPr>
      </w:pPr>
      <w:ins w:id="469" w:author="Siu Ham Wong" w:date="2024-01-22T13:12:00Z">
        <w:r>
          <w:rPr>
            <w:lang w:eastAsia="zh-HK"/>
          </w:rPr>
          <w:t>If LPN matched with the queuing vehicle</w:t>
        </w:r>
      </w:ins>
      <w:ins w:id="470" w:author="Siu Ham Wong" w:date="2024-01-22T13:39:00Z">
        <w:r w:rsidR="00110E02">
          <w:rPr>
            <w:lang w:eastAsia="zh-HK"/>
          </w:rPr>
          <w:t xml:space="preserve"> and with other conditions</w:t>
        </w:r>
      </w:ins>
      <w:ins w:id="471" w:author="Siu Ham Wong" w:date="2024-01-22T13:12:00Z">
        <w:r>
          <w:rPr>
            <w:lang w:eastAsia="zh-HK"/>
          </w:rPr>
          <w:t>, MPS send assigned pickup cabin information to ACPB.</w:t>
        </w:r>
      </w:ins>
    </w:p>
    <w:p w14:paraId="29F92F37" w14:textId="459E333C" w:rsidR="001B0C9D" w:rsidRPr="008B1896" w:rsidRDefault="001B0C9D" w:rsidP="001B0C9D">
      <w:pPr>
        <w:pStyle w:val="ListParagraph"/>
        <w:widowControl w:val="0"/>
        <w:numPr>
          <w:ilvl w:val="0"/>
          <w:numId w:val="19"/>
        </w:numPr>
        <w:adjustRightInd/>
        <w:snapToGrid/>
        <w:ind w:leftChars="0"/>
        <w:jc w:val="left"/>
        <w:rPr>
          <w:lang w:eastAsia="zh-HK"/>
        </w:rPr>
      </w:pPr>
      <w:ins w:id="472" w:author="Siu Ham Wong" w:date="2024-01-22T13:12:00Z">
        <w:r>
          <w:rPr>
            <w:lang w:eastAsia="zh-HK"/>
          </w:rPr>
          <w:t>ACPB update the assigned cabin information to the displays.</w:t>
        </w:r>
      </w:ins>
    </w:p>
    <w:p w14:paraId="52D6AEEE" w14:textId="77777777" w:rsidR="00611A5E" w:rsidRPr="008B1896" w:rsidRDefault="00611A5E" w:rsidP="00611A5E">
      <w:pPr>
        <w:pStyle w:val="Heading4"/>
        <w:rPr>
          <w:rFonts w:cs="Arial"/>
          <w:lang w:eastAsia="zh-HK"/>
        </w:rPr>
      </w:pPr>
      <w:r w:rsidRPr="008B1896">
        <w:rPr>
          <w:rFonts w:cs="Arial"/>
          <w:lang w:eastAsia="zh-HK"/>
        </w:rPr>
        <w:t>Vehicle Retrieval</w:t>
      </w:r>
    </w:p>
    <w:p w14:paraId="1101B0A3" w14:textId="77777777" w:rsidR="00611A5E" w:rsidRPr="003A4800" w:rsidRDefault="00611A5E" w:rsidP="00611A5E">
      <w:pPr>
        <w:pStyle w:val="ListParagraph"/>
        <w:widowControl w:val="0"/>
        <w:numPr>
          <w:ilvl w:val="0"/>
          <w:numId w:val="20"/>
        </w:numPr>
        <w:adjustRightInd/>
        <w:snapToGrid/>
        <w:ind w:leftChars="0"/>
        <w:jc w:val="left"/>
        <w:rPr>
          <w:rFonts w:cs="Arial"/>
          <w:lang w:eastAsia="zh-HK"/>
        </w:rPr>
      </w:pPr>
      <w:r w:rsidRPr="003A4800">
        <w:rPr>
          <w:rFonts w:cs="Arial"/>
          <w:lang w:eastAsia="zh-HK"/>
        </w:rPr>
        <w:t>MPS retrieve the vehicle for special cases e.g., patron leave the handbag on the car.</w:t>
      </w:r>
    </w:p>
    <w:p w14:paraId="08E21E55" w14:textId="77777777" w:rsidR="00611A5E" w:rsidRPr="003A4800" w:rsidRDefault="00611A5E" w:rsidP="00611A5E">
      <w:pPr>
        <w:pStyle w:val="ListParagraph"/>
        <w:widowControl w:val="0"/>
        <w:numPr>
          <w:ilvl w:val="0"/>
          <w:numId w:val="20"/>
        </w:numPr>
        <w:adjustRightInd/>
        <w:snapToGrid/>
        <w:ind w:leftChars="0"/>
        <w:jc w:val="left"/>
        <w:rPr>
          <w:rFonts w:cs="Arial"/>
          <w:lang w:eastAsia="zh-HK"/>
        </w:rPr>
      </w:pPr>
      <w:r w:rsidRPr="003A4800">
        <w:rPr>
          <w:rFonts w:cs="Arial"/>
          <w:lang w:eastAsia="zh-HK"/>
        </w:rPr>
        <w:t>MPS inform APS the "Vehicle Retrieval" timestamp.</w:t>
      </w:r>
    </w:p>
    <w:p w14:paraId="65B2506F" w14:textId="77777777" w:rsidR="00611A5E" w:rsidRPr="003A4800" w:rsidRDefault="00611A5E" w:rsidP="00611A5E">
      <w:pPr>
        <w:pStyle w:val="ListParagraph"/>
        <w:widowControl w:val="0"/>
        <w:numPr>
          <w:ilvl w:val="0"/>
          <w:numId w:val="20"/>
        </w:numPr>
        <w:adjustRightInd/>
        <w:snapToGrid/>
        <w:ind w:leftChars="0"/>
        <w:jc w:val="left"/>
        <w:rPr>
          <w:rFonts w:cs="Arial"/>
          <w:lang w:eastAsia="zh-HK"/>
        </w:rPr>
      </w:pPr>
      <w:r w:rsidRPr="003A4800">
        <w:rPr>
          <w:rFonts w:cs="Arial"/>
          <w:lang w:eastAsia="zh-HK"/>
        </w:rPr>
        <w:t>APS inform BOSS the "Vehicle Retrieval" timestamp.</w:t>
      </w:r>
    </w:p>
    <w:p w14:paraId="6B2B0928" w14:textId="77777777" w:rsidR="0063183C" w:rsidRPr="002D7C93" w:rsidRDefault="0063183C" w:rsidP="0063183C">
      <w:pPr>
        <w:pStyle w:val="ListParagraph"/>
        <w:widowControl w:val="0"/>
        <w:adjustRightInd/>
        <w:snapToGrid/>
        <w:ind w:leftChars="0" w:left="960"/>
        <w:jc w:val="left"/>
        <w:rPr>
          <w:rFonts w:cs="Arial"/>
          <w:lang w:eastAsia="zh-HK"/>
        </w:rPr>
      </w:pPr>
    </w:p>
    <w:p w14:paraId="6D0B272F" w14:textId="4A0776FF" w:rsidR="0063183C" w:rsidRPr="008B1896" w:rsidRDefault="0063183C" w:rsidP="0063183C">
      <w:pPr>
        <w:pStyle w:val="Heading3"/>
        <w:rPr>
          <w:lang w:eastAsia="zh-HK"/>
        </w:rPr>
      </w:pPr>
      <w:bookmarkStart w:id="473" w:name="_Toc188888786"/>
      <w:r w:rsidRPr="008B1896">
        <w:rPr>
          <w:lang w:eastAsia="zh-HK"/>
        </w:rPr>
        <w:t>ACPB’s Car Parking G/F Exit Gate in Rental Car Drop Off Area Scenario</w:t>
      </w:r>
      <w:bookmarkEnd w:id="473"/>
    </w:p>
    <w:p w14:paraId="5FEB2664" w14:textId="77777777" w:rsidR="0063183C" w:rsidRPr="002D7C93" w:rsidRDefault="0063183C" w:rsidP="0063183C">
      <w:pPr>
        <w:pStyle w:val="ListParagraph"/>
        <w:widowControl w:val="0"/>
        <w:numPr>
          <w:ilvl w:val="0"/>
          <w:numId w:val="14"/>
        </w:numPr>
        <w:adjustRightInd/>
        <w:snapToGrid/>
        <w:ind w:leftChars="0"/>
        <w:jc w:val="left"/>
        <w:rPr>
          <w:rFonts w:cs="Arial"/>
          <w:lang w:eastAsia="zh-HK"/>
        </w:rPr>
      </w:pPr>
      <w:r w:rsidRPr="002D7C93">
        <w:rPr>
          <w:rFonts w:cs="Arial"/>
          <w:lang w:eastAsia="zh-HK"/>
        </w:rPr>
        <w:t>Rental Vehicle Arrived G/F Exit Gate in Rental Car Drop Off Area and capture LPN.</w:t>
      </w:r>
    </w:p>
    <w:p w14:paraId="5B2CAEF5" w14:textId="77777777" w:rsidR="0063183C" w:rsidRPr="002D7C93" w:rsidRDefault="0063183C" w:rsidP="0063183C">
      <w:pPr>
        <w:pStyle w:val="ListParagraph"/>
        <w:widowControl w:val="0"/>
        <w:numPr>
          <w:ilvl w:val="0"/>
          <w:numId w:val="14"/>
        </w:numPr>
        <w:adjustRightInd/>
        <w:snapToGrid/>
        <w:ind w:leftChars="0"/>
        <w:jc w:val="left"/>
        <w:rPr>
          <w:rFonts w:cs="Arial"/>
          <w:lang w:eastAsia="zh-HK"/>
        </w:rPr>
      </w:pPr>
      <w:r w:rsidRPr="002D7C93">
        <w:rPr>
          <w:rFonts w:cs="Arial"/>
          <w:lang w:eastAsia="zh-HK"/>
        </w:rPr>
        <w:t>Check Vehicle Rental Car Information with LPN (TBC).</w:t>
      </w:r>
    </w:p>
    <w:p w14:paraId="5C40C4AB" w14:textId="77777777" w:rsidR="0063183C" w:rsidRPr="002D7C93" w:rsidRDefault="0063183C" w:rsidP="0063183C">
      <w:pPr>
        <w:pStyle w:val="ListParagraph"/>
        <w:widowControl w:val="0"/>
        <w:numPr>
          <w:ilvl w:val="0"/>
          <w:numId w:val="14"/>
        </w:numPr>
        <w:adjustRightInd/>
        <w:snapToGrid/>
        <w:ind w:leftChars="0"/>
        <w:jc w:val="left"/>
        <w:rPr>
          <w:rFonts w:cs="Arial"/>
          <w:lang w:eastAsia="zh-HK"/>
        </w:rPr>
      </w:pPr>
      <w:r w:rsidRPr="002D7C93">
        <w:rPr>
          <w:rFonts w:cs="Arial"/>
          <w:lang w:eastAsia="zh-HK"/>
        </w:rPr>
        <w:t>If vehicle information is matched, display Information in Display (TBC).</w:t>
      </w:r>
    </w:p>
    <w:p w14:paraId="3BC5C1E4" w14:textId="77777777" w:rsidR="0063183C" w:rsidRPr="002D7C93" w:rsidRDefault="0063183C" w:rsidP="0063183C">
      <w:pPr>
        <w:pStyle w:val="ListParagraph"/>
        <w:widowControl w:val="0"/>
        <w:numPr>
          <w:ilvl w:val="0"/>
          <w:numId w:val="14"/>
        </w:numPr>
        <w:adjustRightInd/>
        <w:snapToGrid/>
        <w:ind w:leftChars="0"/>
        <w:jc w:val="left"/>
        <w:rPr>
          <w:rFonts w:cs="Arial"/>
          <w:lang w:eastAsia="zh-HK"/>
        </w:rPr>
      </w:pPr>
      <w:r w:rsidRPr="002D7C93">
        <w:rPr>
          <w:rFonts w:cs="Arial"/>
          <w:lang w:eastAsia="zh-HK"/>
        </w:rPr>
        <w:t>Open Gate Barrier and Update Parking Record.</w:t>
      </w:r>
    </w:p>
    <w:p w14:paraId="2CAC25A4" w14:textId="77777777" w:rsidR="0063183C" w:rsidRPr="002D7C93" w:rsidRDefault="0063183C" w:rsidP="0063183C">
      <w:pPr>
        <w:pStyle w:val="ListParagraph"/>
        <w:widowControl w:val="0"/>
        <w:adjustRightInd/>
        <w:snapToGrid/>
        <w:ind w:leftChars="0" w:left="960"/>
        <w:jc w:val="left"/>
        <w:rPr>
          <w:rFonts w:cs="Arial"/>
          <w:lang w:eastAsia="zh-HK"/>
        </w:rPr>
      </w:pPr>
      <w:r w:rsidRPr="002D7C93">
        <w:rPr>
          <w:rFonts w:cs="Arial"/>
          <w:lang w:eastAsia="zh-HK"/>
        </w:rPr>
        <w:t xml:space="preserve"> </w:t>
      </w:r>
    </w:p>
    <w:p w14:paraId="632CC7F0" w14:textId="19A4AA6C" w:rsidR="0063183C" w:rsidRPr="008B1896" w:rsidRDefault="0063183C" w:rsidP="0063183C">
      <w:pPr>
        <w:pStyle w:val="Heading3"/>
        <w:rPr>
          <w:lang w:eastAsia="zh-HK"/>
        </w:rPr>
      </w:pPr>
      <w:bookmarkStart w:id="474" w:name="_Toc188888787"/>
      <w:r w:rsidRPr="008B1896">
        <w:rPr>
          <w:lang w:eastAsia="zh-HK"/>
        </w:rPr>
        <w:t>ACPB’s Car Parking G/F Entry Gate in Rental Car Drop Off Area Scenario</w:t>
      </w:r>
      <w:bookmarkEnd w:id="474"/>
    </w:p>
    <w:p w14:paraId="47FF2757" w14:textId="77777777" w:rsidR="0063183C" w:rsidRPr="002D7C93" w:rsidRDefault="0063183C" w:rsidP="0063183C">
      <w:pPr>
        <w:pStyle w:val="ListParagraph"/>
        <w:widowControl w:val="0"/>
        <w:numPr>
          <w:ilvl w:val="0"/>
          <w:numId w:val="15"/>
        </w:numPr>
        <w:adjustRightInd/>
        <w:snapToGrid/>
        <w:ind w:leftChars="0"/>
        <w:jc w:val="left"/>
        <w:rPr>
          <w:rFonts w:cs="Arial"/>
          <w:lang w:eastAsia="zh-HK"/>
        </w:rPr>
      </w:pPr>
      <w:r w:rsidRPr="002D7C93">
        <w:rPr>
          <w:rFonts w:cs="Arial"/>
          <w:lang w:eastAsia="zh-HK"/>
        </w:rPr>
        <w:t>Rental Vehicle Arrived G/F Entry in Rental Car Drop Off Area and capture LPN.</w:t>
      </w:r>
    </w:p>
    <w:p w14:paraId="229516B0" w14:textId="77777777" w:rsidR="0063183C" w:rsidRPr="002D7C93" w:rsidRDefault="0063183C" w:rsidP="0063183C">
      <w:pPr>
        <w:pStyle w:val="ListParagraph"/>
        <w:widowControl w:val="0"/>
        <w:numPr>
          <w:ilvl w:val="0"/>
          <w:numId w:val="15"/>
        </w:numPr>
        <w:adjustRightInd/>
        <w:snapToGrid/>
        <w:ind w:leftChars="0"/>
        <w:jc w:val="left"/>
        <w:rPr>
          <w:rFonts w:cs="Arial"/>
          <w:lang w:eastAsia="zh-HK"/>
        </w:rPr>
      </w:pPr>
      <w:r w:rsidRPr="002D7C93">
        <w:rPr>
          <w:rFonts w:cs="Arial"/>
          <w:lang w:eastAsia="zh-HK"/>
        </w:rPr>
        <w:t>Check Vehicle Rental Car Information with LPN (TBC).</w:t>
      </w:r>
    </w:p>
    <w:p w14:paraId="4C942EDC" w14:textId="77777777" w:rsidR="0063183C" w:rsidRPr="002D7C93" w:rsidRDefault="0063183C" w:rsidP="0063183C">
      <w:pPr>
        <w:pStyle w:val="ListParagraph"/>
        <w:widowControl w:val="0"/>
        <w:numPr>
          <w:ilvl w:val="0"/>
          <w:numId w:val="15"/>
        </w:numPr>
        <w:adjustRightInd/>
        <w:snapToGrid/>
        <w:ind w:leftChars="0"/>
        <w:jc w:val="left"/>
        <w:rPr>
          <w:rFonts w:cs="Arial"/>
          <w:lang w:eastAsia="zh-HK"/>
        </w:rPr>
      </w:pPr>
      <w:r w:rsidRPr="002D7C93">
        <w:rPr>
          <w:rFonts w:cs="Arial"/>
          <w:lang w:eastAsia="zh-HK"/>
        </w:rPr>
        <w:t>If vehicle information is matched, request MPS to assign Cabin and Display Information in Display (TBC)</w:t>
      </w:r>
    </w:p>
    <w:p w14:paraId="6BD68E5A" w14:textId="77777777" w:rsidR="0063183C" w:rsidRPr="002D7C93" w:rsidRDefault="0063183C" w:rsidP="0063183C">
      <w:pPr>
        <w:pStyle w:val="ListParagraph"/>
        <w:widowControl w:val="0"/>
        <w:numPr>
          <w:ilvl w:val="0"/>
          <w:numId w:val="15"/>
        </w:numPr>
        <w:adjustRightInd/>
        <w:snapToGrid/>
        <w:ind w:leftChars="0"/>
        <w:jc w:val="left"/>
        <w:rPr>
          <w:rFonts w:cs="Arial"/>
          <w:lang w:eastAsia="zh-HK"/>
        </w:rPr>
      </w:pPr>
      <w:r w:rsidRPr="002D7C93">
        <w:rPr>
          <w:rFonts w:cs="Arial"/>
          <w:lang w:eastAsia="zh-HK"/>
        </w:rPr>
        <w:t>Open Gate Barrier and Create Parking Record.</w:t>
      </w:r>
    </w:p>
    <w:p w14:paraId="21200A22" w14:textId="77777777" w:rsidR="0063183C" w:rsidRPr="002D7C93" w:rsidRDefault="0063183C" w:rsidP="0063183C">
      <w:pPr>
        <w:pStyle w:val="ListParagraph"/>
        <w:widowControl w:val="0"/>
        <w:adjustRightInd/>
        <w:snapToGrid/>
        <w:ind w:leftChars="0" w:left="960"/>
        <w:jc w:val="left"/>
        <w:rPr>
          <w:rFonts w:cs="Arial"/>
          <w:lang w:eastAsia="zh-HK"/>
        </w:rPr>
      </w:pPr>
    </w:p>
    <w:p w14:paraId="65318281" w14:textId="438DBE95" w:rsidR="0063183C" w:rsidRPr="008B1896" w:rsidRDefault="0063183C" w:rsidP="0063183C">
      <w:pPr>
        <w:pStyle w:val="Heading3"/>
        <w:rPr>
          <w:lang w:eastAsia="zh-HK"/>
        </w:rPr>
      </w:pPr>
      <w:bookmarkStart w:id="475" w:name="_Toc188888788"/>
      <w:r w:rsidRPr="008B1896">
        <w:rPr>
          <w:lang w:eastAsia="zh-HK"/>
        </w:rPr>
        <w:t>ACPB’s Car Parking M/F Entry Gate in Rental Car Pick Up Area Scenario</w:t>
      </w:r>
      <w:bookmarkEnd w:id="475"/>
    </w:p>
    <w:p w14:paraId="37688BFF" w14:textId="77777777" w:rsidR="0063183C" w:rsidRPr="002D7C93" w:rsidRDefault="0063183C" w:rsidP="0063183C">
      <w:pPr>
        <w:pStyle w:val="ListParagraph"/>
        <w:widowControl w:val="0"/>
        <w:numPr>
          <w:ilvl w:val="0"/>
          <w:numId w:val="16"/>
        </w:numPr>
        <w:adjustRightInd/>
        <w:snapToGrid/>
        <w:ind w:leftChars="0"/>
        <w:jc w:val="left"/>
        <w:rPr>
          <w:rFonts w:cs="Arial"/>
          <w:lang w:eastAsia="zh-HK"/>
        </w:rPr>
      </w:pPr>
      <w:r w:rsidRPr="002D7C93">
        <w:rPr>
          <w:rFonts w:cs="Arial"/>
          <w:lang w:eastAsia="zh-HK"/>
        </w:rPr>
        <w:t>Rental Vehicle Arrived Entry Gate in Rental Car Pick Up Area and Capture LPN.</w:t>
      </w:r>
    </w:p>
    <w:p w14:paraId="40CF7626" w14:textId="77777777" w:rsidR="0063183C" w:rsidRPr="002D7C93" w:rsidRDefault="0063183C" w:rsidP="0063183C">
      <w:pPr>
        <w:pStyle w:val="ListParagraph"/>
        <w:widowControl w:val="0"/>
        <w:numPr>
          <w:ilvl w:val="0"/>
          <w:numId w:val="16"/>
        </w:numPr>
        <w:adjustRightInd/>
        <w:snapToGrid/>
        <w:ind w:leftChars="0"/>
        <w:jc w:val="left"/>
        <w:rPr>
          <w:rFonts w:cs="Arial"/>
          <w:lang w:eastAsia="zh-HK"/>
        </w:rPr>
      </w:pPr>
      <w:r w:rsidRPr="002D7C93">
        <w:rPr>
          <w:rFonts w:cs="Arial"/>
          <w:lang w:eastAsia="zh-HK"/>
        </w:rPr>
        <w:lastRenderedPageBreak/>
        <w:t>Check Vehicle Rental Car Information with LPN (TBC).</w:t>
      </w:r>
    </w:p>
    <w:p w14:paraId="71F478B4" w14:textId="77777777" w:rsidR="0063183C" w:rsidRPr="002D7C93" w:rsidRDefault="0063183C" w:rsidP="0063183C">
      <w:pPr>
        <w:pStyle w:val="ListParagraph"/>
        <w:widowControl w:val="0"/>
        <w:numPr>
          <w:ilvl w:val="0"/>
          <w:numId w:val="16"/>
        </w:numPr>
        <w:adjustRightInd/>
        <w:snapToGrid/>
        <w:ind w:leftChars="0"/>
        <w:jc w:val="left"/>
        <w:rPr>
          <w:rFonts w:cs="Arial"/>
          <w:lang w:eastAsia="zh-HK"/>
        </w:rPr>
      </w:pPr>
      <w:r w:rsidRPr="002D7C93">
        <w:rPr>
          <w:rFonts w:cs="Arial"/>
          <w:lang w:eastAsia="zh-HK"/>
        </w:rPr>
        <w:t>If vehicle information is matched, display Information in Display (TBC).</w:t>
      </w:r>
    </w:p>
    <w:p w14:paraId="4AC7769E" w14:textId="77777777" w:rsidR="0063183C" w:rsidRPr="002D7C93" w:rsidRDefault="0063183C" w:rsidP="0063183C">
      <w:pPr>
        <w:pStyle w:val="ListParagraph"/>
        <w:widowControl w:val="0"/>
        <w:numPr>
          <w:ilvl w:val="0"/>
          <w:numId w:val="16"/>
        </w:numPr>
        <w:adjustRightInd/>
        <w:snapToGrid/>
        <w:ind w:leftChars="0"/>
        <w:jc w:val="left"/>
        <w:rPr>
          <w:rFonts w:cs="Arial"/>
          <w:lang w:eastAsia="zh-HK"/>
        </w:rPr>
      </w:pPr>
      <w:r w:rsidRPr="002D7C93">
        <w:rPr>
          <w:rFonts w:cs="Arial"/>
          <w:lang w:eastAsia="zh-HK"/>
        </w:rPr>
        <w:t>Open Gate Barrier and Update Parking Record.</w:t>
      </w:r>
    </w:p>
    <w:p w14:paraId="23469ADD" w14:textId="77777777" w:rsidR="0063183C" w:rsidRPr="002D7C93" w:rsidRDefault="0063183C" w:rsidP="0063183C">
      <w:pPr>
        <w:widowControl w:val="0"/>
        <w:adjustRightInd/>
        <w:snapToGrid/>
        <w:jc w:val="left"/>
        <w:rPr>
          <w:rFonts w:cs="Arial"/>
          <w:b/>
          <w:lang w:eastAsia="zh-HK"/>
        </w:rPr>
      </w:pPr>
    </w:p>
    <w:p w14:paraId="66AFDA76" w14:textId="02E2C41D" w:rsidR="0063183C" w:rsidRPr="008B1896" w:rsidRDefault="00430187" w:rsidP="0063183C">
      <w:pPr>
        <w:pStyle w:val="Heading3"/>
        <w:rPr>
          <w:lang w:eastAsia="zh-HK"/>
        </w:rPr>
      </w:pPr>
      <w:bookmarkStart w:id="476" w:name="_Toc188888789"/>
      <w:r w:rsidRPr="00430187">
        <w:rPr>
          <w:lang w:eastAsia="zh-HK"/>
        </w:rPr>
        <w:t>ACPB’s Car Parking for Other Cases Scenario</w:t>
      </w:r>
      <w:bookmarkEnd w:id="476"/>
    </w:p>
    <w:p w14:paraId="5CF9848D" w14:textId="4E0FE925" w:rsidR="00611A5E" w:rsidRPr="008B1896" w:rsidRDefault="00611A5E" w:rsidP="00611A5E">
      <w:pPr>
        <w:pStyle w:val="Heading4"/>
        <w:rPr>
          <w:rFonts w:cs="Arial"/>
          <w:lang w:eastAsia="zh-HK"/>
        </w:rPr>
      </w:pPr>
      <w:r w:rsidRPr="00611A5E">
        <w:rPr>
          <w:rFonts w:cs="Arial"/>
          <w:lang w:eastAsia="zh-HK"/>
        </w:rPr>
        <w:t>Entry/Exit Gate</w:t>
      </w:r>
    </w:p>
    <w:p w14:paraId="52D67677" w14:textId="77915F37" w:rsidR="00611A5E" w:rsidRPr="00611A5E" w:rsidRDefault="00611A5E" w:rsidP="00611A5E">
      <w:pPr>
        <w:pStyle w:val="ListParagraph"/>
        <w:widowControl w:val="0"/>
        <w:numPr>
          <w:ilvl w:val="0"/>
          <w:numId w:val="21"/>
        </w:numPr>
        <w:adjustRightInd/>
        <w:snapToGrid/>
        <w:ind w:leftChars="0"/>
        <w:jc w:val="left"/>
        <w:rPr>
          <w:rFonts w:cs="Arial"/>
          <w:lang w:eastAsia="zh-HK"/>
        </w:rPr>
      </w:pPr>
      <w:r w:rsidRPr="00611A5E">
        <w:rPr>
          <w:rFonts w:cs="Arial"/>
          <w:lang w:eastAsia="zh-HK"/>
        </w:rPr>
        <w:t>ACPB control the barrier rise or lower mostly when car enter or leave the car park.</w:t>
      </w:r>
    </w:p>
    <w:p w14:paraId="088B9A43" w14:textId="3CB44C33" w:rsidR="00611A5E" w:rsidRPr="00611A5E" w:rsidRDefault="00611A5E" w:rsidP="00611A5E">
      <w:pPr>
        <w:pStyle w:val="ListParagraph"/>
        <w:widowControl w:val="0"/>
        <w:numPr>
          <w:ilvl w:val="0"/>
          <w:numId w:val="21"/>
        </w:numPr>
        <w:adjustRightInd/>
        <w:snapToGrid/>
        <w:ind w:leftChars="0"/>
        <w:jc w:val="left"/>
        <w:rPr>
          <w:rFonts w:cs="Arial"/>
          <w:lang w:eastAsia="zh-HK"/>
        </w:rPr>
      </w:pPr>
      <w:r w:rsidRPr="00611A5E">
        <w:rPr>
          <w:rFonts w:cs="Arial"/>
          <w:lang w:eastAsia="zh-HK"/>
        </w:rPr>
        <w:t xml:space="preserve">ACPB inform MPS the barrier begins to </w:t>
      </w:r>
      <w:proofErr w:type="spellStart"/>
      <w:r w:rsidRPr="00611A5E">
        <w:rPr>
          <w:rFonts w:cs="Arial"/>
          <w:lang w:eastAsia="zh-HK"/>
        </w:rPr>
        <w:t>rise</w:t>
      </w:r>
      <w:proofErr w:type="spellEnd"/>
      <w:r w:rsidRPr="00611A5E">
        <w:rPr>
          <w:rFonts w:cs="Arial"/>
          <w:lang w:eastAsia="zh-HK"/>
        </w:rPr>
        <w:t xml:space="preserve"> or lower.</w:t>
      </w:r>
    </w:p>
    <w:p w14:paraId="6EA9A672" w14:textId="77777777" w:rsidR="00611A5E" w:rsidRPr="00611A5E" w:rsidRDefault="00611A5E" w:rsidP="00611A5E">
      <w:pPr>
        <w:pStyle w:val="ListParagraph"/>
        <w:widowControl w:val="0"/>
        <w:numPr>
          <w:ilvl w:val="0"/>
          <w:numId w:val="21"/>
        </w:numPr>
        <w:adjustRightInd/>
        <w:snapToGrid/>
        <w:ind w:leftChars="0"/>
        <w:jc w:val="left"/>
        <w:rPr>
          <w:rFonts w:cs="Arial"/>
          <w:lang w:eastAsia="zh-HK"/>
        </w:rPr>
      </w:pPr>
      <w:r w:rsidRPr="00611A5E">
        <w:rPr>
          <w:rFonts w:cs="Arial"/>
          <w:lang w:eastAsia="zh-HK"/>
        </w:rPr>
        <w:t>MPS update the status of gate to "start rising/lowering" and display on MMI.</w:t>
      </w:r>
    </w:p>
    <w:p w14:paraId="7D6366C3" w14:textId="72663B79" w:rsidR="00611A5E" w:rsidRPr="00611A5E" w:rsidRDefault="00611A5E" w:rsidP="00611A5E">
      <w:pPr>
        <w:pStyle w:val="ListParagraph"/>
        <w:widowControl w:val="0"/>
        <w:numPr>
          <w:ilvl w:val="0"/>
          <w:numId w:val="21"/>
        </w:numPr>
        <w:adjustRightInd/>
        <w:snapToGrid/>
        <w:ind w:leftChars="0"/>
        <w:jc w:val="left"/>
        <w:rPr>
          <w:rFonts w:cs="Arial"/>
          <w:lang w:eastAsia="zh-HK"/>
        </w:rPr>
      </w:pPr>
      <w:r w:rsidRPr="00611A5E">
        <w:rPr>
          <w:rFonts w:cs="Arial"/>
          <w:lang w:eastAsia="zh-HK"/>
        </w:rPr>
        <w:t>ACPB inform MPS the barrier is r</w:t>
      </w:r>
      <w:r>
        <w:rPr>
          <w:rFonts w:cs="Arial"/>
          <w:lang w:eastAsia="zh-HK"/>
        </w:rPr>
        <w:t>a</w:t>
      </w:r>
      <w:r w:rsidRPr="00611A5E">
        <w:rPr>
          <w:rFonts w:cs="Arial"/>
          <w:lang w:eastAsia="zh-HK"/>
        </w:rPr>
        <w:t>ised or lowered.</w:t>
      </w:r>
    </w:p>
    <w:p w14:paraId="7812EE94" w14:textId="3655A812" w:rsidR="00611A5E" w:rsidRPr="00611A5E" w:rsidRDefault="00611A5E" w:rsidP="002D7C93">
      <w:pPr>
        <w:pStyle w:val="ListParagraph"/>
        <w:widowControl w:val="0"/>
        <w:numPr>
          <w:ilvl w:val="0"/>
          <w:numId w:val="21"/>
        </w:numPr>
        <w:adjustRightInd/>
        <w:snapToGrid/>
        <w:ind w:leftChars="0"/>
        <w:jc w:val="left"/>
        <w:rPr>
          <w:lang w:eastAsia="zh-HK"/>
        </w:rPr>
      </w:pPr>
      <w:r w:rsidRPr="00611A5E">
        <w:rPr>
          <w:rFonts w:cs="Arial"/>
          <w:lang w:eastAsia="zh-HK"/>
        </w:rPr>
        <w:t>MPS update the status of gate to r</w:t>
      </w:r>
      <w:r>
        <w:rPr>
          <w:rFonts w:cs="Arial"/>
          <w:lang w:eastAsia="zh-HK"/>
        </w:rPr>
        <w:t>a</w:t>
      </w:r>
      <w:r w:rsidRPr="00611A5E">
        <w:rPr>
          <w:rFonts w:cs="Arial"/>
          <w:lang w:eastAsia="zh-HK"/>
        </w:rPr>
        <w:t>ised/lowered and display on MMI.</w:t>
      </w:r>
    </w:p>
    <w:p w14:paraId="09579B94" w14:textId="4542F659" w:rsidR="00611A5E" w:rsidRPr="008B1896" w:rsidRDefault="0064280F" w:rsidP="00611A5E">
      <w:pPr>
        <w:pStyle w:val="Heading4"/>
        <w:rPr>
          <w:rFonts w:cs="Arial"/>
          <w:lang w:eastAsia="zh-HK"/>
        </w:rPr>
      </w:pPr>
      <w:r w:rsidRPr="0064280F">
        <w:rPr>
          <w:rFonts w:cs="Arial"/>
          <w:lang w:eastAsia="zh-HK"/>
        </w:rPr>
        <w:t>CAS/LPR</w:t>
      </w:r>
    </w:p>
    <w:p w14:paraId="7AAD3038" w14:textId="77777777" w:rsidR="0064280F" w:rsidRPr="0064280F" w:rsidRDefault="0064280F" w:rsidP="0064280F">
      <w:pPr>
        <w:pStyle w:val="ListParagraph"/>
        <w:widowControl w:val="0"/>
        <w:numPr>
          <w:ilvl w:val="0"/>
          <w:numId w:val="22"/>
        </w:numPr>
        <w:adjustRightInd/>
        <w:snapToGrid/>
        <w:ind w:leftChars="0"/>
        <w:jc w:val="left"/>
        <w:rPr>
          <w:rFonts w:cs="Arial"/>
          <w:lang w:eastAsia="zh-HK"/>
        </w:rPr>
      </w:pPr>
      <w:r w:rsidRPr="0064280F">
        <w:rPr>
          <w:rFonts w:cs="Arial"/>
          <w:lang w:eastAsia="zh-HK"/>
        </w:rPr>
        <w:t>MPS request ACPB check the status of all CAS/LPRs in car park b according to MPS needs.</w:t>
      </w:r>
    </w:p>
    <w:p w14:paraId="3742573E" w14:textId="611FC290" w:rsidR="00611A5E" w:rsidRPr="00611A5E" w:rsidRDefault="0064280F" w:rsidP="002D7C93">
      <w:pPr>
        <w:pStyle w:val="ListParagraph"/>
        <w:widowControl w:val="0"/>
        <w:numPr>
          <w:ilvl w:val="0"/>
          <w:numId w:val="22"/>
        </w:numPr>
        <w:adjustRightInd/>
        <w:snapToGrid/>
        <w:ind w:leftChars="0"/>
        <w:jc w:val="left"/>
        <w:rPr>
          <w:rFonts w:cs="Arial"/>
          <w:lang w:eastAsia="zh-HK"/>
        </w:rPr>
      </w:pPr>
      <w:r w:rsidRPr="0064280F">
        <w:rPr>
          <w:rFonts w:cs="Arial"/>
          <w:lang w:eastAsia="zh-HK"/>
        </w:rPr>
        <w:t>ACPB check and send the status of all CAS/LPRs to MPS.</w:t>
      </w:r>
    </w:p>
    <w:p w14:paraId="1A8AD9E1" w14:textId="77777777" w:rsidR="00430187" w:rsidRPr="008B1896" w:rsidRDefault="00430187" w:rsidP="00430187">
      <w:pPr>
        <w:pStyle w:val="Heading3"/>
        <w:rPr>
          <w:lang w:eastAsia="zh-HK"/>
        </w:rPr>
      </w:pPr>
      <w:bookmarkStart w:id="477" w:name="_Toc188888790"/>
      <w:r w:rsidRPr="008B1896">
        <w:rPr>
          <w:lang w:eastAsia="zh-HK"/>
        </w:rPr>
        <w:t>MPS Create/Update/Retrieve Booking from BOSS Scenario</w:t>
      </w:r>
      <w:bookmarkEnd w:id="477"/>
    </w:p>
    <w:p w14:paraId="5BD5563E" w14:textId="77777777" w:rsidR="00430187" w:rsidRPr="003A4800" w:rsidRDefault="00430187" w:rsidP="00430187">
      <w:pPr>
        <w:pStyle w:val="ListParagraph"/>
        <w:widowControl w:val="0"/>
        <w:numPr>
          <w:ilvl w:val="0"/>
          <w:numId w:val="18"/>
        </w:numPr>
        <w:adjustRightInd/>
        <w:snapToGrid/>
        <w:ind w:leftChars="0"/>
        <w:jc w:val="left"/>
        <w:rPr>
          <w:rFonts w:cs="Arial"/>
          <w:lang w:eastAsia="zh-HK"/>
        </w:rPr>
      </w:pPr>
      <w:r w:rsidRPr="003A4800">
        <w:rPr>
          <w:rFonts w:cs="Arial"/>
          <w:lang w:eastAsia="zh-HK"/>
        </w:rPr>
        <w:t>MPS requests to fetch any new Booking Data in BOSS and update in MPS.</w:t>
      </w:r>
    </w:p>
    <w:p w14:paraId="225A69A2" w14:textId="77777777" w:rsidR="00430187" w:rsidRPr="003A4800" w:rsidRDefault="00430187" w:rsidP="00430187">
      <w:pPr>
        <w:pStyle w:val="ListParagraph"/>
        <w:widowControl w:val="0"/>
        <w:numPr>
          <w:ilvl w:val="0"/>
          <w:numId w:val="18"/>
        </w:numPr>
        <w:adjustRightInd/>
        <w:snapToGrid/>
        <w:ind w:leftChars="0"/>
        <w:jc w:val="left"/>
        <w:rPr>
          <w:rFonts w:cs="Arial"/>
          <w:lang w:eastAsia="zh-HK"/>
        </w:rPr>
      </w:pPr>
      <w:r w:rsidRPr="003A4800">
        <w:rPr>
          <w:rFonts w:cs="Arial"/>
          <w:lang w:eastAsia="zh-HK"/>
        </w:rPr>
        <w:t>BOSS request MPS to bulk export the booking data.</w:t>
      </w:r>
    </w:p>
    <w:p w14:paraId="01932EEB" w14:textId="77777777" w:rsidR="00430187" w:rsidRPr="003A4800" w:rsidRDefault="00430187" w:rsidP="00430187">
      <w:pPr>
        <w:pStyle w:val="ListParagraph"/>
        <w:widowControl w:val="0"/>
        <w:numPr>
          <w:ilvl w:val="0"/>
          <w:numId w:val="18"/>
        </w:numPr>
        <w:adjustRightInd/>
        <w:snapToGrid/>
        <w:ind w:leftChars="0"/>
        <w:jc w:val="left"/>
        <w:rPr>
          <w:rFonts w:cs="Arial"/>
          <w:lang w:eastAsia="zh-HK"/>
        </w:rPr>
      </w:pPr>
      <w:r w:rsidRPr="003A4800">
        <w:rPr>
          <w:rFonts w:cs="Arial"/>
          <w:lang w:eastAsia="zh-HK"/>
        </w:rPr>
        <w:t>BOSS inform MPS to update any change of booking.</w:t>
      </w:r>
    </w:p>
    <w:p w14:paraId="2CE3DC54" w14:textId="28E55E9C" w:rsidR="004A0241" w:rsidRPr="008B1896" w:rsidRDefault="004A0241" w:rsidP="002D7C93">
      <w:pPr>
        <w:rPr>
          <w:rFonts w:cs="Arial"/>
          <w:lang w:eastAsia="zh-HK"/>
        </w:rPr>
      </w:pPr>
    </w:p>
    <w:p w14:paraId="58CF59E1" w14:textId="77777777" w:rsidR="00AE19D5" w:rsidRPr="008B1896" w:rsidRDefault="00AE19D5">
      <w:pPr>
        <w:adjustRightInd/>
        <w:snapToGrid/>
        <w:spacing w:line="240" w:lineRule="auto"/>
        <w:jc w:val="left"/>
        <w:rPr>
          <w:rFonts w:cs="Arial"/>
          <w:b/>
          <w:lang w:eastAsia="zh-HK"/>
        </w:rPr>
      </w:pPr>
      <w:r w:rsidRPr="008B1896">
        <w:rPr>
          <w:rFonts w:cs="Arial"/>
          <w:b/>
          <w:lang w:eastAsia="zh-HK"/>
        </w:rPr>
        <w:br w:type="page"/>
      </w:r>
    </w:p>
    <w:p w14:paraId="22DD0928" w14:textId="63EC9C4E" w:rsidR="00852D90" w:rsidRPr="008B1896" w:rsidRDefault="00864263" w:rsidP="00852D90">
      <w:pPr>
        <w:pStyle w:val="Heading2"/>
        <w:rPr>
          <w:lang w:eastAsia="zh-HK"/>
        </w:rPr>
      </w:pPr>
      <w:bookmarkStart w:id="478" w:name="_Toc188888791"/>
      <w:r w:rsidRPr="008B1896">
        <w:rPr>
          <w:lang w:eastAsia="zh-HK"/>
        </w:rPr>
        <w:lastRenderedPageBreak/>
        <w:t>API Integration Flo</w:t>
      </w:r>
      <w:r w:rsidR="00852D90" w:rsidRPr="008B1896">
        <w:rPr>
          <w:lang w:eastAsia="zh-HK"/>
        </w:rPr>
        <w:t>w</w:t>
      </w:r>
      <w:bookmarkEnd w:id="478"/>
    </w:p>
    <w:p w14:paraId="2C3D2B61" w14:textId="13DA92C9" w:rsidR="003E07C5" w:rsidRPr="008B1896" w:rsidRDefault="003E07C5" w:rsidP="003E07C5">
      <w:pPr>
        <w:pStyle w:val="Heading3"/>
        <w:rPr>
          <w:lang w:eastAsia="zh-HK"/>
        </w:rPr>
      </w:pPr>
      <w:bookmarkStart w:id="479" w:name="_Toc142575130"/>
      <w:bookmarkStart w:id="480" w:name="_Toc142642803"/>
      <w:bookmarkStart w:id="481" w:name="_Toc142645219"/>
      <w:bookmarkStart w:id="482" w:name="_Toc144737205"/>
      <w:bookmarkStart w:id="483" w:name="_Toc153144367"/>
      <w:bookmarkStart w:id="484" w:name="_Toc142575131"/>
      <w:bookmarkStart w:id="485" w:name="_Toc142642804"/>
      <w:bookmarkStart w:id="486" w:name="_Toc142645220"/>
      <w:bookmarkStart w:id="487" w:name="_Toc144737206"/>
      <w:bookmarkStart w:id="488" w:name="_Toc153144368"/>
      <w:bookmarkStart w:id="489" w:name="_Toc142575132"/>
      <w:bookmarkStart w:id="490" w:name="_Toc142642805"/>
      <w:bookmarkStart w:id="491" w:name="_Toc142645221"/>
      <w:bookmarkStart w:id="492" w:name="_Toc144737207"/>
      <w:bookmarkStart w:id="493" w:name="_Toc153144369"/>
      <w:bookmarkStart w:id="494" w:name="_Toc142575133"/>
      <w:bookmarkStart w:id="495" w:name="_Toc142642806"/>
      <w:bookmarkStart w:id="496" w:name="_Toc142645222"/>
      <w:bookmarkStart w:id="497" w:name="_Toc144737208"/>
      <w:bookmarkStart w:id="498" w:name="_Toc153144370"/>
      <w:bookmarkStart w:id="499" w:name="_Toc142575134"/>
      <w:bookmarkStart w:id="500" w:name="_Toc142642807"/>
      <w:bookmarkStart w:id="501" w:name="_Toc142645223"/>
      <w:bookmarkStart w:id="502" w:name="_Toc144737209"/>
      <w:bookmarkStart w:id="503" w:name="_Toc153144371"/>
      <w:bookmarkStart w:id="504" w:name="_Toc142575135"/>
      <w:bookmarkStart w:id="505" w:name="_Toc142642808"/>
      <w:bookmarkStart w:id="506" w:name="_Toc142645224"/>
      <w:bookmarkStart w:id="507" w:name="_Toc144737210"/>
      <w:bookmarkStart w:id="508" w:name="_Toc153144372"/>
      <w:bookmarkStart w:id="509" w:name="_Toc142575136"/>
      <w:bookmarkStart w:id="510" w:name="_Toc142642809"/>
      <w:bookmarkStart w:id="511" w:name="_Toc142645225"/>
      <w:bookmarkStart w:id="512" w:name="_Toc144737211"/>
      <w:bookmarkStart w:id="513" w:name="_Toc153144373"/>
      <w:bookmarkStart w:id="514" w:name="_Toc142575137"/>
      <w:bookmarkStart w:id="515" w:name="_Toc142642810"/>
      <w:bookmarkStart w:id="516" w:name="_Toc142645226"/>
      <w:bookmarkStart w:id="517" w:name="_Toc144737212"/>
      <w:bookmarkStart w:id="518" w:name="_Toc153144374"/>
      <w:bookmarkStart w:id="519" w:name="_Toc142575138"/>
      <w:bookmarkStart w:id="520" w:name="_Toc142642811"/>
      <w:bookmarkStart w:id="521" w:name="_Toc142645227"/>
      <w:bookmarkStart w:id="522" w:name="_Toc144737213"/>
      <w:bookmarkStart w:id="523" w:name="_Toc153144375"/>
      <w:bookmarkStart w:id="524" w:name="_Toc142575139"/>
      <w:bookmarkStart w:id="525" w:name="_Toc142642812"/>
      <w:bookmarkStart w:id="526" w:name="_Toc142645228"/>
      <w:bookmarkStart w:id="527" w:name="_Toc144737214"/>
      <w:bookmarkStart w:id="528" w:name="_Toc153144376"/>
      <w:bookmarkStart w:id="529" w:name="_Toc142575140"/>
      <w:bookmarkStart w:id="530" w:name="_Toc142642813"/>
      <w:bookmarkStart w:id="531" w:name="_Toc142645229"/>
      <w:bookmarkStart w:id="532" w:name="_Toc144737215"/>
      <w:bookmarkStart w:id="533" w:name="_Toc153144377"/>
      <w:bookmarkStart w:id="534" w:name="_Toc142575141"/>
      <w:bookmarkStart w:id="535" w:name="_Toc142642814"/>
      <w:bookmarkStart w:id="536" w:name="_Toc142645230"/>
      <w:bookmarkStart w:id="537" w:name="_Toc144737216"/>
      <w:bookmarkStart w:id="538" w:name="_Toc153144378"/>
      <w:bookmarkStart w:id="539" w:name="_Toc142575142"/>
      <w:bookmarkStart w:id="540" w:name="_Toc142642815"/>
      <w:bookmarkStart w:id="541" w:name="_Toc142645231"/>
      <w:bookmarkStart w:id="542" w:name="_Toc144737217"/>
      <w:bookmarkStart w:id="543" w:name="_Toc153144379"/>
      <w:bookmarkStart w:id="544" w:name="_Toc142575143"/>
      <w:bookmarkStart w:id="545" w:name="_Toc142642816"/>
      <w:bookmarkStart w:id="546" w:name="_Toc142645232"/>
      <w:bookmarkStart w:id="547" w:name="_Toc144737218"/>
      <w:bookmarkStart w:id="548" w:name="_Toc153144380"/>
      <w:bookmarkStart w:id="549" w:name="_Toc142575144"/>
      <w:bookmarkStart w:id="550" w:name="_Toc142642817"/>
      <w:bookmarkStart w:id="551" w:name="_Toc142645233"/>
      <w:bookmarkStart w:id="552" w:name="_Toc144737219"/>
      <w:bookmarkStart w:id="553" w:name="_Toc153144381"/>
      <w:bookmarkStart w:id="554" w:name="_Toc142575145"/>
      <w:bookmarkStart w:id="555" w:name="_Toc142642818"/>
      <w:bookmarkStart w:id="556" w:name="_Toc142645234"/>
      <w:bookmarkStart w:id="557" w:name="_Toc144737220"/>
      <w:bookmarkStart w:id="558" w:name="_Toc153144382"/>
      <w:bookmarkStart w:id="559" w:name="_Toc142575146"/>
      <w:bookmarkStart w:id="560" w:name="_Toc142642819"/>
      <w:bookmarkStart w:id="561" w:name="_Toc142645235"/>
      <w:bookmarkStart w:id="562" w:name="_Toc144737221"/>
      <w:bookmarkStart w:id="563" w:name="_Toc153144383"/>
      <w:bookmarkStart w:id="564" w:name="_Toc18888879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rsidRPr="008B1896">
        <w:rPr>
          <w:lang w:eastAsia="zh-HK"/>
        </w:rPr>
        <w:t>CPVACS ICK to G/F Entry</w:t>
      </w:r>
      <w:bookmarkEnd w:id="564"/>
    </w:p>
    <w:p w14:paraId="0AE844A7" w14:textId="7ABB3EA4" w:rsidR="003E07C5" w:rsidRPr="008B1896" w:rsidRDefault="00142438" w:rsidP="003E07C5">
      <w:pPr>
        <w:rPr>
          <w:rFonts w:cs="Arial"/>
          <w:lang w:eastAsia="zh-HK"/>
        </w:rPr>
      </w:pPr>
      <w:del w:id="565" w:author="Siu Ham Wong" w:date="2025-01-26T03:20:00Z" w16du:dateUtc="2025-01-25T19:20:00Z">
        <w:r w:rsidDel="00085DA2">
          <w:rPr>
            <w:noProof/>
          </w:rPr>
          <w:drawing>
            <wp:inline distT="0" distB="0" distL="0" distR="0" wp14:anchorId="20130F98" wp14:editId="3F4B28D5">
              <wp:extent cx="5731510" cy="4051935"/>
              <wp:effectExtent l="0" t="0" r="2540" b="5715"/>
              <wp:docPr id="116357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48" name="Picture 1"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del>
      <w:ins w:id="566" w:author="Siu Ham Wong" w:date="2025-01-26T03:20:00Z" w16du:dateUtc="2025-01-25T19:20:00Z">
        <w:r w:rsidR="00085DA2">
          <w:rPr>
            <w:noProof/>
          </w:rPr>
          <w:drawing>
            <wp:inline distT="0" distB="0" distL="0" distR="0" wp14:anchorId="579F606F" wp14:editId="611A9563">
              <wp:extent cx="5731510" cy="4053840"/>
              <wp:effectExtent l="0" t="0" r="2540" b="3810"/>
              <wp:docPr id="129755384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3841"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ins>
    </w:p>
    <w:p w14:paraId="41B5F7BD" w14:textId="6F9FAAC9" w:rsidR="003E07C5" w:rsidRPr="008B1896" w:rsidRDefault="003E07C5" w:rsidP="003E07C5">
      <w:pPr>
        <w:pStyle w:val="Heading3"/>
        <w:rPr>
          <w:lang w:eastAsia="zh-HK"/>
        </w:rPr>
      </w:pPr>
      <w:bookmarkStart w:id="567" w:name="_Toc188888793"/>
      <w:r w:rsidRPr="008B1896">
        <w:rPr>
          <w:lang w:eastAsia="zh-HK"/>
        </w:rPr>
        <w:lastRenderedPageBreak/>
        <w:t>CPVACS G/F Entry</w:t>
      </w:r>
      <w:bookmarkEnd w:id="567"/>
    </w:p>
    <w:p w14:paraId="434CC7E8" w14:textId="114CFED2" w:rsidR="004317D4" w:rsidRPr="008B1896" w:rsidRDefault="00576D0E" w:rsidP="004317D4">
      <w:pPr>
        <w:rPr>
          <w:rFonts w:cs="Arial"/>
          <w:lang w:eastAsia="zh-HK"/>
        </w:rPr>
      </w:pPr>
      <w:del w:id="568" w:author="Siu Ham Wong" w:date="2024-11-05T15:16:00Z" w16du:dateUtc="2024-11-05T07:16:00Z">
        <w:r w:rsidRPr="00576D0E" w:rsidDel="0052203A">
          <w:delText xml:space="preserve"> </w:delText>
        </w:r>
      </w:del>
      <w:del w:id="569" w:author="Siu Ham Wong" w:date="2024-11-20T15:16:00Z" w16du:dateUtc="2024-11-20T07:16:00Z">
        <w:r w:rsidR="0066393F" w:rsidDel="00EF13D6">
          <w:rPr>
            <w:noProof/>
          </w:rPr>
          <w:drawing>
            <wp:inline distT="0" distB="0" distL="0" distR="0" wp14:anchorId="690EEFC6" wp14:editId="06EF4FF3">
              <wp:extent cx="5731510" cy="4072255"/>
              <wp:effectExtent l="0" t="0" r="2540" b="4445"/>
              <wp:docPr id="94575279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2790" name="Picture 2"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del>
      <w:ins w:id="570" w:author="Siu Ham Wong" w:date="2025-01-26T03:20:00Z" w16du:dateUtc="2025-01-25T19:20:00Z">
        <w:r w:rsidR="00085DA2" w:rsidRPr="00085DA2">
          <w:t xml:space="preserve"> </w:t>
        </w:r>
        <w:r w:rsidR="00085DA2">
          <w:rPr>
            <w:noProof/>
          </w:rPr>
          <w:drawing>
            <wp:inline distT="0" distB="0" distL="0" distR="0" wp14:anchorId="5275A6E0" wp14:editId="06D495C3">
              <wp:extent cx="5731510" cy="4070350"/>
              <wp:effectExtent l="0" t="0" r="2540" b="6350"/>
              <wp:docPr id="64092669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6696" name="Picture 2"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ins>
    </w:p>
    <w:p w14:paraId="7CEDDCC8" w14:textId="22361334" w:rsidR="003E07C5" w:rsidRPr="008B1896" w:rsidRDefault="003E07C5" w:rsidP="003E07C5">
      <w:pPr>
        <w:pStyle w:val="Heading3"/>
        <w:rPr>
          <w:lang w:eastAsia="zh-HK"/>
        </w:rPr>
      </w:pPr>
      <w:bookmarkStart w:id="571" w:name="_Toc188888794"/>
      <w:r w:rsidRPr="008B1896">
        <w:rPr>
          <w:lang w:eastAsia="zh-HK"/>
        </w:rPr>
        <w:lastRenderedPageBreak/>
        <w:t>CPVACS G/F Cabin Drop Off Area</w:t>
      </w:r>
      <w:bookmarkEnd w:id="571"/>
    </w:p>
    <w:p w14:paraId="1DEDBAD2" w14:textId="1327DAAC" w:rsidR="004317D4" w:rsidRPr="0052203A" w:rsidRDefault="00B82C17" w:rsidP="004317D4">
      <w:pPr>
        <w:rPr>
          <w:rFonts w:cs="Arial"/>
          <w:b/>
          <w:bCs/>
          <w:lang w:eastAsia="zh-HK"/>
          <w:rPrChange w:id="572" w:author="Siu Ham Wong" w:date="2024-11-05T15:16:00Z" w16du:dateUtc="2024-11-05T07:16:00Z">
            <w:rPr>
              <w:rFonts w:cs="Arial"/>
              <w:lang w:eastAsia="zh-HK"/>
            </w:rPr>
          </w:rPrChange>
        </w:rPr>
      </w:pPr>
      <w:ins w:id="573" w:author="Siu Ham Wong" w:date="2024-11-06T17:30:00Z" w16du:dateUtc="2024-11-06T09:30:00Z">
        <w:r w:rsidRPr="008B1896" w:rsidDel="00DC3D2B">
          <w:rPr>
            <w:rFonts w:cs="Arial"/>
            <w:noProof/>
          </w:rPr>
          <w:t xml:space="preserve"> </w:t>
        </w:r>
      </w:ins>
      <w:ins w:id="574" w:author="Siu Ham Wong" w:date="2025-01-26T03:20:00Z" w16du:dateUtc="2025-01-25T19:20:00Z">
        <w:r w:rsidR="00085DA2">
          <w:rPr>
            <w:noProof/>
          </w:rPr>
          <w:drawing>
            <wp:inline distT="0" distB="0" distL="0" distR="0" wp14:anchorId="0D7D2C45" wp14:editId="5E75A336">
              <wp:extent cx="5731510" cy="4060190"/>
              <wp:effectExtent l="0" t="0" r="2540" b="0"/>
              <wp:docPr id="132321831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8317" name="Picture 3"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60190"/>
                      </a:xfrm>
                      <a:prstGeom prst="rect">
                        <a:avLst/>
                      </a:prstGeom>
                      <a:noFill/>
                      <a:ln>
                        <a:noFill/>
                      </a:ln>
                    </pic:spPr>
                  </pic:pic>
                </a:graphicData>
              </a:graphic>
            </wp:inline>
          </w:drawing>
        </w:r>
      </w:ins>
      <w:del w:id="575" w:author="Siu Ham Wong" w:date="2024-11-04T14:56:00Z" w16du:dateUtc="2024-11-04T06:56:00Z">
        <w:r w:rsidR="004317D4" w:rsidRPr="008B1896" w:rsidDel="00DC3D2B">
          <w:rPr>
            <w:rFonts w:cs="Arial"/>
            <w:noProof/>
          </w:rPr>
          <w:drawing>
            <wp:inline distT="0" distB="0" distL="0" distR="0" wp14:anchorId="46D4D112" wp14:editId="20A30230">
              <wp:extent cx="5731510" cy="4064635"/>
              <wp:effectExtent l="0" t="0" r="2540" b="0"/>
              <wp:docPr id="151741172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11724" name="Picture 3"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64635"/>
                      </a:xfrm>
                      <a:prstGeom prst="rect">
                        <a:avLst/>
                      </a:prstGeom>
                      <a:noFill/>
                      <a:ln>
                        <a:noFill/>
                      </a:ln>
                    </pic:spPr>
                  </pic:pic>
                </a:graphicData>
              </a:graphic>
            </wp:inline>
          </w:drawing>
        </w:r>
      </w:del>
    </w:p>
    <w:p w14:paraId="4C3BDDAA" w14:textId="0F43C6F5" w:rsidR="003E07C5" w:rsidRPr="008B1896" w:rsidRDefault="003E07C5" w:rsidP="003E07C5">
      <w:pPr>
        <w:pStyle w:val="Heading3"/>
        <w:rPr>
          <w:lang w:eastAsia="zh-HK"/>
        </w:rPr>
      </w:pPr>
      <w:bookmarkStart w:id="576" w:name="_Toc188888795"/>
      <w:r w:rsidRPr="008B1896">
        <w:rPr>
          <w:lang w:eastAsia="zh-HK"/>
        </w:rPr>
        <w:lastRenderedPageBreak/>
        <w:t>CPVACS Cabin Pick Up Area</w:t>
      </w:r>
      <w:bookmarkEnd w:id="576"/>
    </w:p>
    <w:p w14:paraId="05E8EFA9" w14:textId="653378B3" w:rsidR="004317D4" w:rsidRPr="008B1896" w:rsidRDefault="00B82C17" w:rsidP="004317D4">
      <w:pPr>
        <w:rPr>
          <w:rFonts w:cs="Arial"/>
          <w:lang w:eastAsia="zh-HK"/>
        </w:rPr>
      </w:pPr>
      <w:ins w:id="577" w:author="Siu Ham Wong" w:date="2024-11-06T17:30:00Z" w16du:dateUtc="2024-11-06T09:30:00Z">
        <w:r w:rsidDel="00866897">
          <w:rPr>
            <w:noProof/>
          </w:rPr>
          <w:t xml:space="preserve"> </w:t>
        </w:r>
      </w:ins>
      <w:ins w:id="578" w:author="Siu Ham Wong" w:date="2025-01-26T03:20:00Z" w16du:dateUtc="2025-01-25T19:20:00Z">
        <w:r w:rsidR="00085DA2">
          <w:rPr>
            <w:noProof/>
          </w:rPr>
          <w:drawing>
            <wp:inline distT="0" distB="0" distL="0" distR="0" wp14:anchorId="5A473E99" wp14:editId="7AE6E532">
              <wp:extent cx="5731510" cy="4053840"/>
              <wp:effectExtent l="0" t="0" r="2540" b="3810"/>
              <wp:docPr id="130266944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9446" name="Picture 4"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ins>
      <w:del w:id="579" w:author="Siu Ham Wong" w:date="2024-01-12T16:42:00Z">
        <w:r w:rsidR="00552005" w:rsidDel="00866897">
          <w:rPr>
            <w:noProof/>
          </w:rPr>
          <w:drawing>
            <wp:inline distT="0" distB="0" distL="0" distR="0" wp14:anchorId="21B3E327" wp14:editId="37ED67C0">
              <wp:extent cx="5731510" cy="4054475"/>
              <wp:effectExtent l="0" t="0" r="2540" b="3175"/>
              <wp:docPr id="18481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del>
    </w:p>
    <w:p w14:paraId="2FB3AA16" w14:textId="52146B2E" w:rsidR="003E07C5" w:rsidRPr="008B1896" w:rsidRDefault="003E07C5" w:rsidP="003E07C5">
      <w:pPr>
        <w:pStyle w:val="Heading3"/>
        <w:rPr>
          <w:lang w:eastAsia="zh-HK"/>
        </w:rPr>
      </w:pPr>
      <w:bookmarkStart w:id="580" w:name="_Toc188888796"/>
      <w:r w:rsidRPr="008B1896">
        <w:rPr>
          <w:lang w:eastAsia="zh-HK"/>
        </w:rPr>
        <w:lastRenderedPageBreak/>
        <w:t>CPVACS G/F, M/F Exit Gate and M/F Exit Gate in Rental Car Pick Up Area</w:t>
      </w:r>
      <w:bookmarkEnd w:id="580"/>
    </w:p>
    <w:p w14:paraId="21F0D0B4" w14:textId="5FF6DD89" w:rsidR="004317D4" w:rsidRPr="008B1896" w:rsidRDefault="0066393F" w:rsidP="004317D4">
      <w:pPr>
        <w:rPr>
          <w:rFonts w:cs="Arial"/>
          <w:lang w:eastAsia="zh-HK"/>
        </w:rPr>
      </w:pPr>
      <w:del w:id="581" w:author="Siu Ham Wong" w:date="2024-11-20T15:17:00Z" w16du:dateUtc="2024-11-20T07:17:00Z">
        <w:r w:rsidDel="00EF13D6">
          <w:rPr>
            <w:noProof/>
          </w:rPr>
          <w:drawing>
            <wp:inline distT="0" distB="0" distL="0" distR="0" wp14:anchorId="4504FE90" wp14:editId="642C28FB">
              <wp:extent cx="5731510" cy="4057015"/>
              <wp:effectExtent l="0" t="0" r="2540" b="635"/>
              <wp:docPr id="47588042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0422" name="Picture 3"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del>
      <w:ins w:id="582" w:author="Siu Ham Wong" w:date="2025-01-26T03:20:00Z" w16du:dateUtc="2025-01-25T19:20:00Z">
        <w:r w:rsidR="00085DA2" w:rsidRPr="00085DA2">
          <w:t xml:space="preserve"> </w:t>
        </w:r>
        <w:r w:rsidR="00085DA2">
          <w:rPr>
            <w:noProof/>
          </w:rPr>
          <w:drawing>
            <wp:inline distT="0" distB="0" distL="0" distR="0" wp14:anchorId="6ECD2C25" wp14:editId="44290A63">
              <wp:extent cx="5731510" cy="4057015"/>
              <wp:effectExtent l="0" t="0" r="2540" b="635"/>
              <wp:docPr id="93180417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4175" name="Picture 5"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ins>
    </w:p>
    <w:p w14:paraId="1A90D3FA" w14:textId="76509CB2" w:rsidR="003E07C5" w:rsidRPr="008B1896" w:rsidRDefault="003E07C5" w:rsidP="003E07C5">
      <w:pPr>
        <w:pStyle w:val="Heading3"/>
        <w:rPr>
          <w:lang w:eastAsia="zh-HK"/>
        </w:rPr>
      </w:pPr>
      <w:bookmarkStart w:id="583" w:name="_Toc188888797"/>
      <w:r w:rsidRPr="008B1896">
        <w:rPr>
          <w:lang w:eastAsia="zh-HK"/>
        </w:rPr>
        <w:lastRenderedPageBreak/>
        <w:t>CPVACS Cabin Other Cases</w:t>
      </w:r>
      <w:bookmarkEnd w:id="583"/>
    </w:p>
    <w:p w14:paraId="1E9F4D74" w14:textId="2A05C0B1" w:rsidR="004317D4" w:rsidRPr="008B1896" w:rsidRDefault="004317D4" w:rsidP="004317D4">
      <w:pPr>
        <w:rPr>
          <w:rFonts w:cs="Arial"/>
          <w:lang w:eastAsia="zh-HK"/>
        </w:rPr>
      </w:pPr>
      <w:del w:id="584" w:author="Siu Ham Wong" w:date="2024-01-22T13:38:00Z">
        <w:r w:rsidRPr="008B1896" w:rsidDel="000304D4">
          <w:rPr>
            <w:rFonts w:cs="Arial"/>
            <w:noProof/>
          </w:rPr>
          <w:drawing>
            <wp:inline distT="0" distB="0" distL="0" distR="0" wp14:anchorId="129682C1" wp14:editId="799A8FB5">
              <wp:extent cx="5731510" cy="4053840"/>
              <wp:effectExtent l="0" t="0" r="2540" b="3810"/>
              <wp:docPr id="2131313814"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13814" name="Picture 6" descr="A diagram of a company&#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del>
      <w:ins w:id="585" w:author="Siu Ham Wong" w:date="2025-01-26T03:21:00Z" w16du:dateUtc="2025-01-25T19:21:00Z">
        <w:r w:rsidR="00085DA2" w:rsidRPr="00085DA2">
          <w:t xml:space="preserve"> </w:t>
        </w:r>
        <w:r w:rsidR="00085DA2">
          <w:rPr>
            <w:noProof/>
          </w:rPr>
          <w:drawing>
            <wp:inline distT="0" distB="0" distL="0" distR="0" wp14:anchorId="5FE507C2" wp14:editId="359A9861">
              <wp:extent cx="5731510" cy="4058285"/>
              <wp:effectExtent l="0" t="0" r="2540" b="0"/>
              <wp:docPr id="1774610902"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0902" name="Picture 6" descr="A diagram of a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58285"/>
                      </a:xfrm>
                      <a:prstGeom prst="rect">
                        <a:avLst/>
                      </a:prstGeom>
                      <a:noFill/>
                      <a:ln>
                        <a:noFill/>
                      </a:ln>
                    </pic:spPr>
                  </pic:pic>
                </a:graphicData>
              </a:graphic>
            </wp:inline>
          </w:drawing>
        </w:r>
      </w:ins>
    </w:p>
    <w:p w14:paraId="4120EA53" w14:textId="47330A90" w:rsidR="003E07C5" w:rsidRPr="008B1896" w:rsidRDefault="003E07C5" w:rsidP="003E07C5">
      <w:pPr>
        <w:pStyle w:val="Heading3"/>
        <w:rPr>
          <w:lang w:eastAsia="zh-HK"/>
        </w:rPr>
      </w:pPr>
      <w:bookmarkStart w:id="586" w:name="_Toc188888798"/>
      <w:r w:rsidRPr="008B1896">
        <w:rPr>
          <w:lang w:eastAsia="zh-HK"/>
        </w:rPr>
        <w:lastRenderedPageBreak/>
        <w:t>CPVACS G/F Exit in Rental Car Drop Off Area</w:t>
      </w:r>
      <w:bookmarkEnd w:id="586"/>
    </w:p>
    <w:p w14:paraId="03314E4D" w14:textId="1D68F878" w:rsidR="004317D4" w:rsidRPr="008B1896" w:rsidRDefault="009B2390" w:rsidP="004317D4">
      <w:pPr>
        <w:rPr>
          <w:rFonts w:cs="Arial"/>
          <w:lang w:eastAsia="zh-HK"/>
        </w:rPr>
      </w:pPr>
      <w:del w:id="587" w:author="Siu Ham Wong" w:date="2025-01-26T03:21:00Z" w16du:dateUtc="2025-01-25T19:21:00Z">
        <w:r w:rsidDel="00085DA2">
          <w:rPr>
            <w:noProof/>
          </w:rPr>
          <w:drawing>
            <wp:inline distT="0" distB="0" distL="0" distR="0" wp14:anchorId="2FB623A1" wp14:editId="1C3B58DE">
              <wp:extent cx="5731510" cy="5842000"/>
              <wp:effectExtent l="0" t="0" r="2540" b="6350"/>
              <wp:docPr id="2144933988" name="Picture 1"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33988" name="Picture 1" descr="A diagram of a ca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del>
      <w:ins w:id="588" w:author="Siu Ham Wong" w:date="2025-01-26T03:21:00Z" w16du:dateUtc="2025-01-25T19:21:00Z">
        <w:r w:rsidR="00085DA2" w:rsidRPr="00085DA2">
          <w:t xml:space="preserve"> </w:t>
        </w:r>
        <w:r w:rsidR="00085DA2">
          <w:rPr>
            <w:noProof/>
          </w:rPr>
          <w:drawing>
            <wp:inline distT="0" distB="0" distL="0" distR="0" wp14:anchorId="3D1E462F" wp14:editId="63197C07">
              <wp:extent cx="5731510" cy="5842000"/>
              <wp:effectExtent l="0" t="0" r="2540" b="6350"/>
              <wp:docPr id="92578116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1166" name="Picture 8" descr="A diagram of a flow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ins>
    </w:p>
    <w:p w14:paraId="26CA3717" w14:textId="38692264" w:rsidR="003E07C5" w:rsidRPr="008B1896" w:rsidRDefault="003E07C5" w:rsidP="003E07C5">
      <w:pPr>
        <w:pStyle w:val="Heading3"/>
        <w:rPr>
          <w:lang w:eastAsia="zh-HK"/>
        </w:rPr>
      </w:pPr>
      <w:bookmarkStart w:id="589" w:name="_Toc188888799"/>
      <w:r w:rsidRPr="008B1896">
        <w:rPr>
          <w:lang w:eastAsia="zh-HK"/>
        </w:rPr>
        <w:lastRenderedPageBreak/>
        <w:t>CPVACS G/F Entry in Rental Car Drop Off Area</w:t>
      </w:r>
      <w:bookmarkEnd w:id="589"/>
    </w:p>
    <w:p w14:paraId="49FC7E1E" w14:textId="3FE638E4" w:rsidR="004317D4" w:rsidRPr="008B1896" w:rsidRDefault="00600561" w:rsidP="004317D4">
      <w:pPr>
        <w:rPr>
          <w:rFonts w:cs="Arial"/>
          <w:lang w:eastAsia="zh-HK"/>
        </w:rPr>
      </w:pPr>
      <w:del w:id="590" w:author="Siu Ham Wong" w:date="2025-01-26T03:21:00Z" w16du:dateUtc="2025-01-25T19:21:00Z">
        <w:r w:rsidDel="00085DA2">
          <w:rPr>
            <w:noProof/>
          </w:rPr>
          <w:drawing>
            <wp:inline distT="0" distB="0" distL="0" distR="0" wp14:anchorId="059BF40B" wp14:editId="617734CD">
              <wp:extent cx="5731510" cy="5139690"/>
              <wp:effectExtent l="0" t="0" r="2540" b="3810"/>
              <wp:docPr id="1967920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0828" name="Picture 1"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39690"/>
                      </a:xfrm>
                      <a:prstGeom prst="rect">
                        <a:avLst/>
                      </a:prstGeom>
                      <a:noFill/>
                      <a:ln>
                        <a:noFill/>
                      </a:ln>
                    </pic:spPr>
                  </pic:pic>
                </a:graphicData>
              </a:graphic>
            </wp:inline>
          </w:drawing>
        </w:r>
      </w:del>
      <w:ins w:id="591" w:author="Siu Ham Wong" w:date="2025-01-26T03:22:00Z" w16du:dateUtc="2025-01-25T19:22:00Z">
        <w:r w:rsidR="00085DA2" w:rsidRPr="00085DA2">
          <w:t xml:space="preserve"> </w:t>
        </w:r>
        <w:r w:rsidR="00085DA2">
          <w:rPr>
            <w:noProof/>
          </w:rPr>
          <w:drawing>
            <wp:inline distT="0" distB="0" distL="0" distR="0" wp14:anchorId="015702CA" wp14:editId="3C45FEFB">
              <wp:extent cx="5731510" cy="5142865"/>
              <wp:effectExtent l="0" t="0" r="2540" b="635"/>
              <wp:docPr id="832690741"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90741" name="Picture 9"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42865"/>
                      </a:xfrm>
                      <a:prstGeom prst="rect">
                        <a:avLst/>
                      </a:prstGeom>
                      <a:noFill/>
                      <a:ln>
                        <a:noFill/>
                      </a:ln>
                    </pic:spPr>
                  </pic:pic>
                </a:graphicData>
              </a:graphic>
            </wp:inline>
          </w:drawing>
        </w:r>
      </w:ins>
    </w:p>
    <w:p w14:paraId="36B02507" w14:textId="4995AFA3" w:rsidR="003E07C5" w:rsidRPr="008B1896" w:rsidRDefault="003E07C5" w:rsidP="003E07C5">
      <w:pPr>
        <w:pStyle w:val="Heading3"/>
        <w:rPr>
          <w:lang w:eastAsia="zh-HK"/>
        </w:rPr>
      </w:pPr>
      <w:bookmarkStart w:id="592" w:name="_Toc188888800"/>
      <w:r w:rsidRPr="008B1896">
        <w:rPr>
          <w:lang w:eastAsia="zh-HK"/>
        </w:rPr>
        <w:lastRenderedPageBreak/>
        <w:t>CPVACS M/F Entry in Rental Car Pick Up Area</w:t>
      </w:r>
      <w:bookmarkEnd w:id="592"/>
    </w:p>
    <w:p w14:paraId="00D0C624" w14:textId="3E71B794" w:rsidR="004317D4" w:rsidRPr="008B1896" w:rsidRDefault="00600561" w:rsidP="004317D4">
      <w:pPr>
        <w:rPr>
          <w:rFonts w:cs="Arial"/>
          <w:lang w:eastAsia="zh-HK"/>
        </w:rPr>
      </w:pPr>
      <w:del w:id="593" w:author="Siu Ham Wong" w:date="2025-01-26T03:22:00Z" w16du:dateUtc="2025-01-25T19:22:00Z">
        <w:r w:rsidDel="00085DA2">
          <w:rPr>
            <w:noProof/>
          </w:rPr>
          <w:drawing>
            <wp:inline distT="0" distB="0" distL="0" distR="0" wp14:anchorId="5C8CA813" wp14:editId="3103A40D">
              <wp:extent cx="5731510" cy="4052570"/>
              <wp:effectExtent l="0" t="0" r="2540" b="5080"/>
              <wp:docPr id="202794330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3300" name="Picture 2"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del>
      <w:ins w:id="594" w:author="Siu Ham Wong" w:date="2025-01-26T03:22:00Z" w16du:dateUtc="2025-01-25T19:22:00Z">
        <w:r w:rsidR="00085DA2" w:rsidRPr="00085DA2">
          <w:t xml:space="preserve"> </w:t>
        </w:r>
        <w:r w:rsidR="00085DA2">
          <w:rPr>
            <w:noProof/>
          </w:rPr>
          <w:drawing>
            <wp:inline distT="0" distB="0" distL="0" distR="0" wp14:anchorId="6A9487F8" wp14:editId="63B85235">
              <wp:extent cx="5731510" cy="4053840"/>
              <wp:effectExtent l="0" t="0" r="2540" b="3810"/>
              <wp:docPr id="1405317844"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7844" name="Picture 10" descr="A diagram of a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ins>
    </w:p>
    <w:p w14:paraId="369B957B" w14:textId="110E2312" w:rsidR="00CD2F70" w:rsidDel="00EF13D6" w:rsidRDefault="00CD2F70">
      <w:pPr>
        <w:adjustRightInd/>
        <w:snapToGrid/>
        <w:spacing w:line="240" w:lineRule="auto"/>
        <w:jc w:val="left"/>
        <w:rPr>
          <w:del w:id="595" w:author="Siu Ham Wong" w:date="2024-11-20T15:17:00Z" w16du:dateUtc="2024-11-20T07:17:00Z"/>
          <w:rFonts w:cs="Arial"/>
          <w:lang w:eastAsia="zh-HK"/>
        </w:rPr>
      </w:pPr>
      <w:del w:id="596" w:author="Siu Ham Wong" w:date="2024-11-20T15:17:00Z" w16du:dateUtc="2024-11-20T07:17:00Z">
        <w:r w:rsidDel="00EF13D6">
          <w:rPr>
            <w:rFonts w:cs="Arial"/>
            <w:lang w:eastAsia="zh-HK"/>
          </w:rPr>
          <w:br w:type="page"/>
        </w:r>
      </w:del>
    </w:p>
    <w:p w14:paraId="69CB80C4" w14:textId="03BD537A" w:rsidR="00CD2F70" w:rsidDel="00EF13D6" w:rsidRDefault="00CD2F70" w:rsidP="00CD2F70">
      <w:pPr>
        <w:pStyle w:val="Heading3"/>
        <w:rPr>
          <w:del w:id="597" w:author="Siu Ham Wong" w:date="2024-11-20T15:17:00Z" w16du:dateUtc="2024-11-20T07:17:00Z"/>
          <w:lang w:eastAsia="zh-HK"/>
        </w:rPr>
      </w:pPr>
      <w:del w:id="598" w:author="Siu Ham Wong" w:date="2024-11-20T15:17:00Z" w16du:dateUtc="2024-11-20T07:17:00Z">
        <w:r w:rsidRPr="008B1896" w:rsidDel="00EF13D6">
          <w:rPr>
            <w:lang w:eastAsia="zh-HK"/>
          </w:rPr>
          <w:delText>CPVACS Other Cases</w:delText>
        </w:r>
      </w:del>
    </w:p>
    <w:p w14:paraId="1EBF9D0D" w14:textId="1504C40A" w:rsidR="008F0597" w:rsidRPr="008F0597" w:rsidRDefault="008F0597">
      <w:pPr>
        <w:adjustRightInd/>
        <w:snapToGrid/>
        <w:spacing w:line="240" w:lineRule="auto"/>
        <w:jc w:val="left"/>
        <w:rPr>
          <w:lang w:eastAsia="zh-HK"/>
        </w:rPr>
        <w:pPrChange w:id="599" w:author="Siu Ham Wong" w:date="2024-11-20T15:17:00Z" w16du:dateUtc="2024-11-20T07:17:00Z">
          <w:pPr/>
        </w:pPrChange>
      </w:pPr>
      <w:del w:id="600" w:author="Siu Ham Wong" w:date="2024-11-20T15:17:00Z" w16du:dateUtc="2024-11-20T07:17:00Z">
        <w:r w:rsidDel="00EF13D6">
          <w:rPr>
            <w:noProof/>
          </w:rPr>
          <w:drawing>
            <wp:inline distT="0" distB="0" distL="0" distR="0" wp14:anchorId="66B3E69C" wp14:editId="72E169E1">
              <wp:extent cx="5731510" cy="4053840"/>
              <wp:effectExtent l="0" t="0" r="2540" b="3810"/>
              <wp:docPr id="5011375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37545" name="Picture 1"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del>
    </w:p>
    <w:p w14:paraId="66641213" w14:textId="57068369" w:rsidR="00CD2F70" w:rsidDel="00EF13D6" w:rsidRDefault="00CD2F70">
      <w:pPr>
        <w:adjustRightInd/>
        <w:snapToGrid/>
        <w:spacing w:line="240" w:lineRule="auto"/>
        <w:jc w:val="left"/>
        <w:rPr>
          <w:del w:id="601" w:author="Siu Ham Wong" w:date="2024-11-20T15:17:00Z" w16du:dateUtc="2024-11-20T07:17:00Z"/>
          <w:rFonts w:cs="Arial"/>
          <w:lang w:eastAsia="zh-HK"/>
        </w:rPr>
      </w:pPr>
      <w:del w:id="602" w:author="Siu Ham Wong" w:date="2024-11-20T15:17:00Z" w16du:dateUtc="2024-11-20T07:17:00Z">
        <w:r w:rsidDel="00EF13D6">
          <w:rPr>
            <w:rFonts w:cs="Arial"/>
            <w:lang w:eastAsia="zh-HK"/>
          </w:rPr>
          <w:br w:type="page"/>
        </w:r>
      </w:del>
    </w:p>
    <w:p w14:paraId="2FEC4650" w14:textId="77777777" w:rsidR="004317D4" w:rsidRPr="008B1896" w:rsidRDefault="004317D4">
      <w:pPr>
        <w:adjustRightInd/>
        <w:snapToGrid/>
        <w:spacing w:line="240" w:lineRule="auto"/>
        <w:jc w:val="left"/>
        <w:rPr>
          <w:rFonts w:cs="Arial"/>
          <w:lang w:eastAsia="zh-HK"/>
        </w:rPr>
        <w:pPrChange w:id="603" w:author="Siu Ham Wong" w:date="2024-11-20T15:17:00Z" w16du:dateUtc="2024-11-20T07:17:00Z">
          <w:pPr/>
        </w:pPrChange>
      </w:pPr>
    </w:p>
    <w:p w14:paraId="120C5A82" w14:textId="423683C1" w:rsidR="00C62E3E" w:rsidRPr="008B1896" w:rsidRDefault="003E07C5" w:rsidP="003E07C5">
      <w:pPr>
        <w:pStyle w:val="Heading3"/>
        <w:rPr>
          <w:lang w:eastAsia="zh-HK"/>
        </w:rPr>
      </w:pPr>
      <w:bookmarkStart w:id="604" w:name="_Toc188888801"/>
      <w:r w:rsidRPr="008B1896">
        <w:rPr>
          <w:lang w:eastAsia="zh-HK"/>
        </w:rPr>
        <w:lastRenderedPageBreak/>
        <w:t>MPS and BOSS Booking Information</w:t>
      </w:r>
      <w:bookmarkEnd w:id="604"/>
    </w:p>
    <w:p w14:paraId="0FCC07A0" w14:textId="11893B3F" w:rsidR="004317D4" w:rsidRPr="008B1896" w:rsidRDefault="0066393F" w:rsidP="004317D4">
      <w:pPr>
        <w:rPr>
          <w:rFonts w:cs="Arial"/>
          <w:lang w:eastAsia="zh-HK"/>
        </w:rPr>
      </w:pPr>
      <w:del w:id="605" w:author="Siu Ham Wong" w:date="2024-11-20T15:17:00Z" w16du:dateUtc="2024-11-20T07:17:00Z">
        <w:r w:rsidDel="00EF13D6">
          <w:rPr>
            <w:noProof/>
          </w:rPr>
          <w:drawing>
            <wp:inline distT="0" distB="0" distL="0" distR="0" wp14:anchorId="6CC07813" wp14:editId="56C2E60F">
              <wp:extent cx="5731510" cy="4053840"/>
              <wp:effectExtent l="0" t="0" r="2540" b="3810"/>
              <wp:docPr id="158264357"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357" name="Picture 1" descr="A diagram of a software projec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del>
      <w:ins w:id="606" w:author="Siu Ham Wong" w:date="2025-01-26T03:22:00Z" w16du:dateUtc="2025-01-25T19:22:00Z">
        <w:r w:rsidR="00085DA2" w:rsidRPr="00085DA2">
          <w:t xml:space="preserve"> </w:t>
        </w:r>
        <w:r w:rsidR="00085DA2">
          <w:rPr>
            <w:noProof/>
          </w:rPr>
          <w:drawing>
            <wp:inline distT="0" distB="0" distL="0" distR="0" wp14:anchorId="62A63A5A" wp14:editId="56EE6060">
              <wp:extent cx="5731510" cy="4053840"/>
              <wp:effectExtent l="0" t="0" r="2540" b="3810"/>
              <wp:docPr id="270878659"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78659" name="Picture 12"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ins>
    </w:p>
    <w:p w14:paraId="1AB2496F" w14:textId="1E12838F" w:rsidR="002572A0" w:rsidRPr="008B1896" w:rsidRDefault="00085DA2" w:rsidP="002572A0">
      <w:pPr>
        <w:pStyle w:val="Heading3"/>
        <w:rPr>
          <w:ins w:id="607" w:author="Siu Ham Wong" w:date="2025-01-26T03:25:00Z" w16du:dateUtc="2025-01-25T19:25:00Z"/>
          <w:lang w:eastAsia="zh-HK"/>
        </w:rPr>
      </w:pPr>
      <w:ins w:id="608" w:author="Siu Ham Wong" w:date="2025-01-26T03:23:00Z" w16du:dateUtc="2025-01-25T19:23:00Z">
        <w:r>
          <w:rPr>
            <w:lang w:eastAsia="zh-HK"/>
          </w:rPr>
          <w:br w:type="page"/>
        </w:r>
      </w:ins>
      <w:bookmarkStart w:id="609" w:name="_Toc188888802"/>
      <w:ins w:id="610" w:author="Siu Ham Wong" w:date="2025-01-26T03:25:00Z" w16du:dateUtc="2025-01-25T19:25:00Z">
        <w:r w:rsidR="002572A0" w:rsidRPr="002572A0">
          <w:rPr>
            <w:lang w:eastAsia="zh-HK"/>
          </w:rPr>
          <w:lastRenderedPageBreak/>
          <w:t>CPVACS Shun Hang Road Access Control</w:t>
        </w:r>
        <w:bookmarkEnd w:id="609"/>
      </w:ins>
    </w:p>
    <w:p w14:paraId="44B7E9DC" w14:textId="400EDB66" w:rsidR="002572A0" w:rsidRPr="008B1896" w:rsidRDefault="002572A0" w:rsidP="002572A0">
      <w:pPr>
        <w:rPr>
          <w:ins w:id="611" w:author="Siu Ham Wong" w:date="2025-01-26T03:25:00Z" w16du:dateUtc="2025-01-25T19:25:00Z"/>
          <w:rFonts w:cs="Arial"/>
          <w:lang w:eastAsia="zh-HK"/>
        </w:rPr>
      </w:pPr>
      <w:ins w:id="612" w:author="Siu Ham Wong" w:date="2025-01-26T03:25:00Z" w16du:dateUtc="2025-01-25T19:25:00Z">
        <w:r w:rsidRPr="00085DA2">
          <w:t xml:space="preserve"> </w:t>
        </w:r>
        <w:r>
          <w:rPr>
            <w:noProof/>
          </w:rPr>
          <w:drawing>
            <wp:inline distT="0" distB="0" distL="0" distR="0" wp14:anchorId="4CA39396" wp14:editId="65CD1F45">
              <wp:extent cx="5731510" cy="4259580"/>
              <wp:effectExtent l="0" t="0" r="2540" b="7620"/>
              <wp:docPr id="1106600871"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0871" name="Picture 14" descr="A diagram of a flow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noFill/>
                      </a:ln>
                    </pic:spPr>
                  </pic:pic>
                </a:graphicData>
              </a:graphic>
            </wp:inline>
          </w:drawing>
        </w:r>
      </w:ins>
    </w:p>
    <w:p w14:paraId="5E938226" w14:textId="77777777" w:rsidR="002572A0" w:rsidRDefault="002572A0" w:rsidP="002572A0">
      <w:pPr>
        <w:adjustRightInd/>
        <w:snapToGrid/>
        <w:spacing w:line="240" w:lineRule="auto"/>
        <w:jc w:val="left"/>
        <w:rPr>
          <w:ins w:id="613" w:author="Siu Ham Wong" w:date="2025-01-26T03:25:00Z" w16du:dateUtc="2025-01-25T19:25:00Z"/>
          <w:rFonts w:cs="Arial"/>
          <w:lang w:eastAsia="zh-HK"/>
        </w:rPr>
      </w:pPr>
      <w:ins w:id="614" w:author="Siu Ham Wong" w:date="2025-01-26T03:25:00Z" w16du:dateUtc="2025-01-25T19:25:00Z">
        <w:r>
          <w:rPr>
            <w:rFonts w:cs="Arial"/>
            <w:lang w:eastAsia="zh-HK"/>
          </w:rPr>
          <w:br w:type="page"/>
        </w:r>
      </w:ins>
    </w:p>
    <w:p w14:paraId="29496045" w14:textId="5BF4D4DA" w:rsidR="00085DA2" w:rsidRDefault="00085DA2">
      <w:pPr>
        <w:adjustRightInd/>
        <w:snapToGrid/>
        <w:spacing w:line="240" w:lineRule="auto"/>
        <w:jc w:val="left"/>
        <w:rPr>
          <w:ins w:id="615" w:author="Siu Ham Wong" w:date="2025-01-26T03:23:00Z" w16du:dateUtc="2025-01-25T19:23:00Z"/>
          <w:rFonts w:cs="Arial"/>
          <w:lang w:eastAsia="zh-HK"/>
        </w:rPr>
      </w:pPr>
    </w:p>
    <w:p w14:paraId="5B7397B2" w14:textId="0F0BE294" w:rsidR="00EB147D" w:rsidRPr="008B1896" w:rsidDel="002572A0" w:rsidRDefault="00EB147D" w:rsidP="00EB147D">
      <w:pPr>
        <w:rPr>
          <w:del w:id="616" w:author="Siu Ham Wong" w:date="2025-01-26T03:25:00Z" w16du:dateUtc="2025-01-25T19:25:00Z"/>
          <w:rFonts w:cs="Arial"/>
          <w:lang w:eastAsia="zh-HK"/>
        </w:rPr>
      </w:pPr>
      <w:bookmarkStart w:id="617" w:name="_Toc188754356"/>
      <w:bookmarkStart w:id="618" w:name="_Toc188754417"/>
      <w:bookmarkStart w:id="619" w:name="_Toc188888803"/>
      <w:bookmarkEnd w:id="617"/>
      <w:bookmarkEnd w:id="618"/>
      <w:bookmarkEnd w:id="619"/>
    </w:p>
    <w:p w14:paraId="55A5E93C" w14:textId="73EB1304" w:rsidR="00EB147D" w:rsidRPr="00085DA2" w:rsidDel="00085DA2" w:rsidRDefault="00EB147D">
      <w:pPr>
        <w:pStyle w:val="Heading3"/>
        <w:rPr>
          <w:del w:id="620" w:author="Siu Ham Wong" w:date="2025-01-26T03:23:00Z" w16du:dateUtc="2025-01-25T19:23:00Z"/>
          <w:lang w:eastAsia="zh-HK"/>
        </w:rPr>
        <w:pPrChange w:id="621" w:author="Siu Ham Wong" w:date="2025-01-26T03:23:00Z" w16du:dateUtc="2025-01-25T19:23:00Z">
          <w:pPr/>
        </w:pPrChange>
      </w:pPr>
      <w:bookmarkStart w:id="622" w:name="_Toc188754357"/>
      <w:bookmarkStart w:id="623" w:name="_Toc188754418"/>
      <w:bookmarkStart w:id="624" w:name="_Toc188888804"/>
      <w:bookmarkEnd w:id="622"/>
      <w:bookmarkEnd w:id="623"/>
      <w:bookmarkEnd w:id="624"/>
    </w:p>
    <w:p w14:paraId="72C4EE88" w14:textId="77777777" w:rsidR="00852D90" w:rsidRPr="008B1896" w:rsidDel="00085DA2" w:rsidRDefault="00852D90">
      <w:pPr>
        <w:pStyle w:val="Heading3"/>
        <w:rPr>
          <w:del w:id="625" w:author="Siu Ham Wong" w:date="2025-01-26T03:23:00Z" w16du:dateUtc="2025-01-25T19:23:00Z"/>
          <w:lang w:eastAsia="zh-HK"/>
        </w:rPr>
        <w:pPrChange w:id="626" w:author="Siu Ham Wong" w:date="2025-01-26T03:23:00Z" w16du:dateUtc="2025-01-25T19:23:00Z">
          <w:pPr/>
        </w:pPrChange>
      </w:pPr>
      <w:bookmarkStart w:id="627" w:name="_Toc188754300"/>
      <w:bookmarkStart w:id="628" w:name="_Toc188754358"/>
      <w:bookmarkStart w:id="629" w:name="_Toc188754419"/>
      <w:bookmarkStart w:id="630" w:name="_Toc188888805"/>
      <w:bookmarkEnd w:id="627"/>
      <w:bookmarkEnd w:id="628"/>
      <w:bookmarkEnd w:id="629"/>
      <w:bookmarkEnd w:id="630"/>
    </w:p>
    <w:p w14:paraId="10BB20CB" w14:textId="3C05FC02" w:rsidR="00852D90" w:rsidRPr="008B1896" w:rsidDel="002572A0" w:rsidRDefault="00852D90" w:rsidP="00852D90">
      <w:pPr>
        <w:rPr>
          <w:del w:id="631" w:author="Siu Ham Wong" w:date="2025-01-26T03:25:00Z" w16du:dateUtc="2025-01-25T19:25:00Z"/>
          <w:rFonts w:cs="Arial"/>
          <w:lang w:eastAsia="zh-HK"/>
        </w:rPr>
      </w:pPr>
      <w:bookmarkStart w:id="632" w:name="_Toc188754359"/>
      <w:bookmarkStart w:id="633" w:name="_Toc188754420"/>
      <w:bookmarkStart w:id="634" w:name="_Toc188888806"/>
      <w:bookmarkEnd w:id="632"/>
      <w:bookmarkEnd w:id="633"/>
      <w:bookmarkEnd w:id="634"/>
    </w:p>
    <w:p w14:paraId="1FD34DC0" w14:textId="4CA1A8F9" w:rsidR="00864263" w:rsidRPr="008B1896" w:rsidDel="002572A0" w:rsidRDefault="00864263" w:rsidP="00864263">
      <w:pPr>
        <w:pStyle w:val="ListParagraph"/>
        <w:widowControl w:val="0"/>
        <w:adjustRightInd/>
        <w:snapToGrid/>
        <w:spacing w:line="240" w:lineRule="auto"/>
        <w:ind w:leftChars="0" w:left="360"/>
        <w:jc w:val="left"/>
        <w:rPr>
          <w:del w:id="635" w:author="Siu Ham Wong" w:date="2025-01-26T03:25:00Z" w16du:dateUtc="2025-01-25T19:25:00Z"/>
          <w:rFonts w:cs="Arial"/>
          <w:b/>
          <w:lang w:eastAsia="zh-HK"/>
        </w:rPr>
      </w:pPr>
      <w:bookmarkStart w:id="636" w:name="_Toc188754360"/>
      <w:bookmarkStart w:id="637" w:name="_Toc188754421"/>
      <w:bookmarkStart w:id="638" w:name="_Toc188888807"/>
      <w:bookmarkEnd w:id="636"/>
      <w:bookmarkEnd w:id="637"/>
      <w:bookmarkEnd w:id="638"/>
    </w:p>
    <w:p w14:paraId="137D8E7C" w14:textId="70DC46E6" w:rsidR="00864263" w:rsidRPr="008B1896" w:rsidDel="002572A0" w:rsidRDefault="00864263" w:rsidP="00864263">
      <w:pPr>
        <w:pStyle w:val="ListParagraph"/>
        <w:widowControl w:val="0"/>
        <w:adjustRightInd/>
        <w:snapToGrid/>
        <w:spacing w:line="240" w:lineRule="auto"/>
        <w:ind w:leftChars="0" w:left="360"/>
        <w:jc w:val="left"/>
        <w:rPr>
          <w:del w:id="639" w:author="Siu Ham Wong" w:date="2025-01-26T03:25:00Z" w16du:dateUtc="2025-01-25T19:25:00Z"/>
          <w:rFonts w:cs="Arial"/>
          <w:b/>
          <w:lang w:eastAsia="zh-HK"/>
        </w:rPr>
      </w:pPr>
      <w:bookmarkStart w:id="640" w:name="_Toc188754361"/>
      <w:bookmarkStart w:id="641" w:name="_Toc188754422"/>
      <w:bookmarkStart w:id="642" w:name="_Toc188888808"/>
      <w:bookmarkEnd w:id="640"/>
      <w:bookmarkEnd w:id="641"/>
      <w:bookmarkEnd w:id="642"/>
    </w:p>
    <w:p w14:paraId="0FDF74CF" w14:textId="7C31E68D" w:rsidR="00864263" w:rsidRPr="008B1896" w:rsidDel="002572A0" w:rsidRDefault="00864263" w:rsidP="00864263">
      <w:pPr>
        <w:adjustRightInd/>
        <w:snapToGrid/>
        <w:spacing w:line="240" w:lineRule="auto"/>
        <w:jc w:val="left"/>
        <w:rPr>
          <w:del w:id="643" w:author="Siu Ham Wong" w:date="2025-01-26T03:25:00Z" w16du:dateUtc="2025-01-25T19:25:00Z"/>
          <w:rFonts w:cs="Arial"/>
          <w:b/>
          <w:lang w:eastAsia="zh-HK"/>
        </w:rPr>
      </w:pPr>
      <w:del w:id="644" w:author="Siu Ham Wong" w:date="2025-01-26T03:25:00Z" w16du:dateUtc="2025-01-25T19:25:00Z">
        <w:r w:rsidRPr="008B1896" w:rsidDel="002572A0">
          <w:rPr>
            <w:rFonts w:cs="Arial"/>
            <w:b/>
            <w:lang w:eastAsia="zh-HK"/>
          </w:rPr>
          <w:br w:type="page"/>
        </w:r>
      </w:del>
    </w:p>
    <w:p w14:paraId="1657CF20" w14:textId="4304474C" w:rsidR="004F26F3" w:rsidRPr="008B1896" w:rsidRDefault="004F26F3" w:rsidP="00852D90">
      <w:pPr>
        <w:pStyle w:val="Heading2"/>
        <w:rPr>
          <w:lang w:eastAsia="zh-HK"/>
        </w:rPr>
      </w:pPr>
      <w:bookmarkStart w:id="645" w:name="_Toc188888809"/>
      <w:r w:rsidRPr="008B1896">
        <w:rPr>
          <w:lang w:eastAsia="zh-HK"/>
        </w:rPr>
        <w:t>API Specification</w:t>
      </w:r>
      <w:r w:rsidR="00AB5861" w:rsidRPr="008B1896">
        <w:rPr>
          <w:lang w:eastAsia="zh-HK"/>
        </w:rPr>
        <w:t>s</w:t>
      </w:r>
      <w:bookmarkEnd w:id="645"/>
    </w:p>
    <w:p w14:paraId="4769941F" w14:textId="5E216513" w:rsidR="009943D0" w:rsidRPr="002D7C93" w:rsidRDefault="009943D0" w:rsidP="00852D90">
      <w:pPr>
        <w:pStyle w:val="Heading3"/>
        <w:rPr>
          <w:highlight w:val="yellow"/>
          <w:lang w:eastAsia="zh-HK"/>
        </w:rPr>
      </w:pPr>
      <w:bookmarkStart w:id="646" w:name="_Toc188888810"/>
      <w:r w:rsidRPr="002D7C93">
        <w:rPr>
          <w:highlight w:val="yellow"/>
          <w:lang w:eastAsia="zh-HK"/>
        </w:rPr>
        <w:t>Grant J</w:t>
      </w:r>
      <w:r w:rsidR="00D437F0" w:rsidRPr="002D7C93">
        <w:rPr>
          <w:highlight w:val="yellow"/>
          <w:lang w:eastAsia="zh-HK"/>
        </w:rPr>
        <w:t>WT</w:t>
      </w:r>
      <w:r w:rsidRPr="002D7C93">
        <w:rPr>
          <w:highlight w:val="yellow"/>
          <w:lang w:eastAsia="zh-HK"/>
        </w:rPr>
        <w:t xml:space="preserve"> Token</w:t>
      </w:r>
      <w:bookmarkEnd w:id="646"/>
      <w:r w:rsidRPr="002D7C93">
        <w:rPr>
          <w:highlight w:val="yellow"/>
          <w:lang w:eastAsia="zh-HK"/>
        </w:rPr>
        <w:t xml:space="preserve"> </w:t>
      </w:r>
    </w:p>
    <w:p w14:paraId="4CC4DB32" w14:textId="0686B5B6" w:rsidR="009943D0" w:rsidRPr="008B1896" w:rsidRDefault="009943D0" w:rsidP="009943D0">
      <w:pPr>
        <w:pStyle w:val="ListParagraph"/>
        <w:widowControl w:val="0"/>
        <w:adjustRightInd/>
        <w:snapToGrid/>
        <w:ind w:leftChars="0" w:left="960"/>
        <w:jc w:val="left"/>
        <w:rPr>
          <w:rFonts w:cs="Arial"/>
          <w:lang w:eastAsia="zh-HK"/>
        </w:rPr>
      </w:pPr>
      <w:r w:rsidRPr="008B1896">
        <w:rPr>
          <w:rFonts w:cs="Arial"/>
          <w:lang w:eastAsia="zh-HK"/>
        </w:rPr>
        <w:t>Path:/</w:t>
      </w:r>
      <w:proofErr w:type="spellStart"/>
      <w:r w:rsidRPr="008B1896">
        <w:rPr>
          <w:rFonts w:cs="Arial"/>
          <w:lang w:eastAsia="zh-HK"/>
        </w:rPr>
        <w:t>api</w:t>
      </w:r>
      <w:proofErr w:type="spellEnd"/>
      <w:r w:rsidRPr="008B1896">
        <w:rPr>
          <w:rFonts w:cs="Arial"/>
          <w:lang w:eastAsia="zh-HK"/>
        </w:rPr>
        <w:t>/</w:t>
      </w:r>
      <w:r w:rsidR="0002030F" w:rsidRPr="008B1896">
        <w:rPr>
          <w:rFonts w:cs="Arial"/>
          <w:lang w:eastAsia="zh-HK"/>
        </w:rPr>
        <w:t>cps</w:t>
      </w:r>
      <w:r w:rsidRPr="008B1896">
        <w:rPr>
          <w:rFonts w:cs="Arial"/>
          <w:lang w:eastAsia="zh-HK"/>
        </w:rPr>
        <w:t>/</w:t>
      </w:r>
      <w:proofErr w:type="spellStart"/>
      <w:r w:rsidRPr="008B1896">
        <w:rPr>
          <w:rFonts w:cs="Arial"/>
          <w:lang w:eastAsia="zh-HK"/>
        </w:rPr>
        <w:t>grantToken</w:t>
      </w:r>
      <w:proofErr w:type="spellEnd"/>
    </w:p>
    <w:p w14:paraId="410D0B34" w14:textId="76FC96D9" w:rsidR="002E34BD" w:rsidRPr="008B1896" w:rsidRDefault="002E34BD" w:rsidP="009943D0">
      <w:pPr>
        <w:pStyle w:val="ListParagraph"/>
        <w:widowControl w:val="0"/>
        <w:adjustRightInd/>
        <w:snapToGrid/>
        <w:ind w:leftChars="0" w:left="960"/>
        <w:jc w:val="left"/>
        <w:rPr>
          <w:rFonts w:cs="Arial"/>
          <w:lang w:eastAsia="zh-HK"/>
        </w:rPr>
      </w:pPr>
      <w:r w:rsidRPr="008B1896">
        <w:rPr>
          <w:rFonts w:cs="Arial"/>
          <w:lang w:eastAsia="zh-HK"/>
        </w:rPr>
        <w:t>Method: Post</w:t>
      </w:r>
    </w:p>
    <w:p w14:paraId="425FE123" w14:textId="5EE37AE6" w:rsidR="002E34BD" w:rsidRPr="008B1896" w:rsidRDefault="002E34BD" w:rsidP="002E34BD">
      <w:pPr>
        <w:pStyle w:val="ListParagraph"/>
        <w:ind w:leftChars="0" w:left="960"/>
        <w:rPr>
          <w:rFonts w:eastAsiaTheme="minorEastAsia" w:cs="Arial"/>
          <w:lang w:eastAsia="zh-HK"/>
        </w:rPr>
      </w:pPr>
      <w:r w:rsidRPr="008B1896">
        <w:rPr>
          <w:rFonts w:eastAsiaTheme="minorEastAsia" w:cs="Arial"/>
          <w:lang w:eastAsia="zh-HK"/>
        </w:rPr>
        <w:t>Content-Type: JSON</w:t>
      </w:r>
    </w:p>
    <w:p w14:paraId="04C9FE84" w14:textId="77777777" w:rsidR="002E34BD" w:rsidRPr="008B1896" w:rsidRDefault="002E34BD" w:rsidP="002E34BD">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89"/>
        <w:gridCol w:w="2172"/>
        <w:gridCol w:w="3195"/>
      </w:tblGrid>
      <w:tr w:rsidR="008B1896" w:rsidRPr="008B1896" w14:paraId="5A717EEF" w14:textId="77777777" w:rsidTr="002E34BD">
        <w:tc>
          <w:tcPr>
            <w:tcW w:w="2787" w:type="dxa"/>
          </w:tcPr>
          <w:p w14:paraId="5435CBD8" w14:textId="77777777" w:rsidR="002E34BD" w:rsidRPr="008B1896" w:rsidRDefault="002E34BD" w:rsidP="002E34BD">
            <w:pPr>
              <w:pStyle w:val="ListParagraph"/>
              <w:ind w:leftChars="0" w:left="0"/>
              <w:rPr>
                <w:rFonts w:cs="Arial"/>
                <w:b/>
                <w:lang w:eastAsia="zh-HK"/>
              </w:rPr>
            </w:pPr>
            <w:r w:rsidRPr="007E47F3">
              <w:rPr>
                <w:rFonts w:cs="Arial"/>
                <w:b/>
                <w:lang w:eastAsia="zh-HK"/>
              </w:rPr>
              <w:t>Field</w:t>
            </w:r>
          </w:p>
        </w:tc>
        <w:tc>
          <w:tcPr>
            <w:tcW w:w="2264" w:type="dxa"/>
          </w:tcPr>
          <w:p w14:paraId="2ED9F8A8" w14:textId="77777777" w:rsidR="002E34BD" w:rsidRPr="008B1896" w:rsidRDefault="002E34BD" w:rsidP="002E34BD">
            <w:pPr>
              <w:pStyle w:val="ListParagraph"/>
              <w:ind w:leftChars="0" w:left="0"/>
              <w:rPr>
                <w:rFonts w:cs="Arial"/>
                <w:b/>
                <w:lang w:eastAsia="zh-HK"/>
              </w:rPr>
            </w:pPr>
            <w:r w:rsidRPr="007E47F3">
              <w:rPr>
                <w:rFonts w:cs="Arial"/>
                <w:b/>
                <w:lang w:eastAsia="zh-HK"/>
              </w:rPr>
              <w:t>Type</w:t>
            </w:r>
          </w:p>
        </w:tc>
        <w:tc>
          <w:tcPr>
            <w:tcW w:w="3311" w:type="dxa"/>
          </w:tcPr>
          <w:p w14:paraId="7B25210A" w14:textId="77777777" w:rsidR="002E34BD" w:rsidRPr="008B1896" w:rsidRDefault="002E34BD" w:rsidP="002E34BD">
            <w:pPr>
              <w:pStyle w:val="ListParagraph"/>
              <w:ind w:leftChars="0" w:left="0"/>
              <w:rPr>
                <w:rFonts w:cs="Arial"/>
                <w:b/>
                <w:lang w:eastAsia="zh-HK"/>
              </w:rPr>
            </w:pPr>
            <w:r w:rsidRPr="007E47F3">
              <w:rPr>
                <w:rFonts w:cs="Arial"/>
                <w:b/>
                <w:lang w:eastAsia="zh-HK"/>
              </w:rPr>
              <w:t>Description</w:t>
            </w:r>
          </w:p>
        </w:tc>
      </w:tr>
      <w:tr w:rsidR="008B1896" w:rsidRPr="008B1896" w14:paraId="72D931F1" w14:textId="77777777" w:rsidTr="002E34BD">
        <w:tc>
          <w:tcPr>
            <w:tcW w:w="2787" w:type="dxa"/>
          </w:tcPr>
          <w:p w14:paraId="4F1F6BDE" w14:textId="609DB498" w:rsidR="002E34BD" w:rsidRPr="008B1896" w:rsidRDefault="0002030F" w:rsidP="002E34BD">
            <w:pPr>
              <w:pStyle w:val="ListParagraph"/>
              <w:ind w:leftChars="0" w:left="0"/>
              <w:rPr>
                <w:rFonts w:cs="Arial"/>
                <w:lang w:eastAsia="zh-HK"/>
              </w:rPr>
            </w:pPr>
            <w:r w:rsidRPr="008B1896">
              <w:rPr>
                <w:rFonts w:cs="Arial"/>
                <w:lang w:eastAsia="zh-HK"/>
              </w:rPr>
              <w:t>U</w:t>
            </w:r>
            <w:r w:rsidR="002E34BD" w:rsidRPr="008B1896">
              <w:rPr>
                <w:rFonts w:cs="Arial"/>
                <w:lang w:eastAsia="zh-HK"/>
              </w:rPr>
              <w:t>sername</w:t>
            </w:r>
          </w:p>
        </w:tc>
        <w:tc>
          <w:tcPr>
            <w:tcW w:w="2264" w:type="dxa"/>
          </w:tcPr>
          <w:p w14:paraId="037A03B6" w14:textId="016FD158" w:rsidR="002E34BD" w:rsidRPr="008B1896" w:rsidRDefault="002E34BD" w:rsidP="002E34BD">
            <w:pPr>
              <w:pStyle w:val="ListParagraph"/>
              <w:ind w:leftChars="0" w:left="0"/>
              <w:rPr>
                <w:rFonts w:cs="Arial"/>
                <w:lang w:eastAsia="zh-HK"/>
              </w:rPr>
            </w:pPr>
            <w:r w:rsidRPr="008B1896">
              <w:rPr>
                <w:rFonts w:cs="Arial"/>
                <w:lang w:eastAsia="zh-HK"/>
              </w:rPr>
              <w:t>String</w:t>
            </w:r>
          </w:p>
        </w:tc>
        <w:tc>
          <w:tcPr>
            <w:tcW w:w="3311" w:type="dxa"/>
          </w:tcPr>
          <w:p w14:paraId="7AED0B58" w14:textId="0B08ECA9" w:rsidR="002E34BD" w:rsidRPr="008B1896" w:rsidRDefault="002E34BD" w:rsidP="002E34BD">
            <w:pPr>
              <w:pStyle w:val="ListParagraph"/>
              <w:ind w:leftChars="0" w:left="0"/>
              <w:rPr>
                <w:rFonts w:cs="Arial"/>
                <w:lang w:eastAsia="zh-HK"/>
              </w:rPr>
            </w:pPr>
            <w:proofErr w:type="gramStart"/>
            <w:r w:rsidRPr="008B1896">
              <w:rPr>
                <w:rFonts w:cs="Arial"/>
                <w:lang w:eastAsia="zh-HK"/>
              </w:rPr>
              <w:t>User name</w:t>
            </w:r>
            <w:proofErr w:type="gramEnd"/>
          </w:p>
        </w:tc>
      </w:tr>
      <w:tr w:rsidR="008B1896" w:rsidRPr="008B1896" w14:paraId="3EB6FB86" w14:textId="77777777" w:rsidTr="002E34BD">
        <w:tc>
          <w:tcPr>
            <w:tcW w:w="2787" w:type="dxa"/>
          </w:tcPr>
          <w:p w14:paraId="6C639B35" w14:textId="56E6FC3F" w:rsidR="002E34BD" w:rsidRPr="008B1896" w:rsidRDefault="002E34BD" w:rsidP="002E34BD">
            <w:pPr>
              <w:pStyle w:val="ListParagraph"/>
              <w:ind w:leftChars="0" w:left="0"/>
              <w:rPr>
                <w:rFonts w:cs="Arial"/>
                <w:lang w:eastAsia="zh-HK"/>
              </w:rPr>
            </w:pPr>
            <w:r w:rsidRPr="008B1896">
              <w:rPr>
                <w:rFonts w:cs="Arial"/>
                <w:lang w:eastAsia="zh-HK"/>
              </w:rPr>
              <w:t>Password</w:t>
            </w:r>
          </w:p>
        </w:tc>
        <w:tc>
          <w:tcPr>
            <w:tcW w:w="2264" w:type="dxa"/>
          </w:tcPr>
          <w:p w14:paraId="44463DAF" w14:textId="1695C085" w:rsidR="002E34BD" w:rsidRPr="008B1896" w:rsidRDefault="002E34BD" w:rsidP="002E34BD">
            <w:pPr>
              <w:pStyle w:val="ListParagraph"/>
              <w:ind w:leftChars="0" w:left="0"/>
              <w:rPr>
                <w:rFonts w:cs="Arial"/>
                <w:lang w:eastAsia="zh-HK"/>
              </w:rPr>
            </w:pPr>
            <w:proofErr w:type="spellStart"/>
            <w:r w:rsidRPr="008B1896">
              <w:rPr>
                <w:rFonts w:cs="Arial"/>
                <w:lang w:eastAsia="zh-HK"/>
              </w:rPr>
              <w:t>Strng</w:t>
            </w:r>
            <w:proofErr w:type="spellEnd"/>
          </w:p>
        </w:tc>
        <w:tc>
          <w:tcPr>
            <w:tcW w:w="3311" w:type="dxa"/>
          </w:tcPr>
          <w:p w14:paraId="55B93F1C" w14:textId="51E578AD" w:rsidR="002E34BD" w:rsidRPr="008B1896" w:rsidRDefault="002E34BD" w:rsidP="002E34BD">
            <w:pPr>
              <w:pStyle w:val="ListParagraph"/>
              <w:ind w:leftChars="0" w:left="0"/>
              <w:rPr>
                <w:rFonts w:cs="Arial"/>
                <w:lang w:eastAsia="zh-HK"/>
              </w:rPr>
            </w:pPr>
            <w:r w:rsidRPr="008B1896">
              <w:rPr>
                <w:rFonts w:cs="Arial"/>
                <w:lang w:eastAsia="zh-HK"/>
              </w:rPr>
              <w:t>Password</w:t>
            </w:r>
          </w:p>
        </w:tc>
      </w:tr>
    </w:tbl>
    <w:p w14:paraId="7129DE73" w14:textId="77777777" w:rsidR="004D6DF6" w:rsidRPr="008B1896" w:rsidRDefault="004D6DF6" w:rsidP="0002030F">
      <w:pPr>
        <w:rPr>
          <w:rFonts w:cs="Arial"/>
          <w:lang w:eastAsia="zh-HK"/>
        </w:rPr>
      </w:pPr>
    </w:p>
    <w:p w14:paraId="3254082B" w14:textId="77777777" w:rsidR="002E34BD" w:rsidRPr="008B1896" w:rsidRDefault="002E34BD" w:rsidP="002E34BD">
      <w:pPr>
        <w:pStyle w:val="ListParagraph"/>
        <w:ind w:leftChars="0" w:left="960"/>
        <w:rPr>
          <w:rFonts w:cs="Arial"/>
          <w:lang w:eastAsia="zh-HK"/>
        </w:rPr>
      </w:pPr>
      <w:r w:rsidRPr="007E47F3">
        <w:rPr>
          <w:rFonts w:cs="Arial"/>
          <w:lang w:eastAsia="zh-HK"/>
        </w:rPr>
        <w:t>Response</w:t>
      </w:r>
    </w:p>
    <w:p w14:paraId="5CCA2838" w14:textId="77777777" w:rsidR="002E34BD" w:rsidRPr="008B1896" w:rsidRDefault="002E34BD" w:rsidP="002E34BD">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ayout w:type="fixed"/>
        <w:tblLook w:val="04A0" w:firstRow="1" w:lastRow="0" w:firstColumn="1" w:lastColumn="0" w:noHBand="0" w:noVBand="1"/>
      </w:tblPr>
      <w:tblGrid>
        <w:gridCol w:w="2783"/>
        <w:gridCol w:w="2268"/>
        <w:gridCol w:w="3855"/>
      </w:tblGrid>
      <w:tr w:rsidR="008B1896" w:rsidRPr="008B1896" w14:paraId="139E9AB0" w14:textId="77777777" w:rsidTr="002E34BD">
        <w:tc>
          <w:tcPr>
            <w:tcW w:w="2783" w:type="dxa"/>
          </w:tcPr>
          <w:p w14:paraId="5275DAF0" w14:textId="77777777" w:rsidR="002E34BD" w:rsidRPr="008B1896" w:rsidRDefault="002E34BD" w:rsidP="002E34BD">
            <w:pPr>
              <w:pStyle w:val="ListParagraph"/>
              <w:ind w:leftChars="0" w:left="0"/>
              <w:rPr>
                <w:rFonts w:cs="Arial"/>
                <w:b/>
                <w:lang w:eastAsia="zh-HK"/>
              </w:rPr>
            </w:pPr>
            <w:r w:rsidRPr="007E47F3">
              <w:rPr>
                <w:rFonts w:cs="Arial"/>
                <w:b/>
                <w:lang w:eastAsia="zh-HK"/>
              </w:rPr>
              <w:t>Field</w:t>
            </w:r>
          </w:p>
        </w:tc>
        <w:tc>
          <w:tcPr>
            <w:tcW w:w="2268" w:type="dxa"/>
          </w:tcPr>
          <w:p w14:paraId="0E5D06ED" w14:textId="77777777" w:rsidR="002E34BD" w:rsidRPr="008B1896" w:rsidRDefault="002E34BD" w:rsidP="002E34BD">
            <w:pPr>
              <w:pStyle w:val="ListParagraph"/>
              <w:ind w:leftChars="0" w:left="0"/>
              <w:rPr>
                <w:rFonts w:cs="Arial"/>
                <w:b/>
                <w:lang w:eastAsia="zh-HK"/>
              </w:rPr>
            </w:pPr>
            <w:r w:rsidRPr="007E47F3">
              <w:rPr>
                <w:rFonts w:cs="Arial"/>
                <w:b/>
                <w:lang w:eastAsia="zh-HK"/>
              </w:rPr>
              <w:t>Type</w:t>
            </w:r>
          </w:p>
        </w:tc>
        <w:tc>
          <w:tcPr>
            <w:tcW w:w="3855" w:type="dxa"/>
          </w:tcPr>
          <w:p w14:paraId="21DF6E7E" w14:textId="77777777" w:rsidR="002E34BD" w:rsidRPr="008B1896" w:rsidRDefault="002E34BD" w:rsidP="002E34BD">
            <w:pPr>
              <w:pStyle w:val="ListParagraph"/>
              <w:ind w:leftChars="0" w:left="0"/>
              <w:rPr>
                <w:rFonts w:cs="Arial"/>
                <w:b/>
                <w:lang w:eastAsia="zh-HK"/>
              </w:rPr>
            </w:pPr>
            <w:r w:rsidRPr="007E47F3">
              <w:rPr>
                <w:rFonts w:cs="Arial"/>
                <w:b/>
                <w:lang w:eastAsia="zh-HK"/>
              </w:rPr>
              <w:t>Description</w:t>
            </w:r>
          </w:p>
        </w:tc>
      </w:tr>
      <w:tr w:rsidR="008B1896" w:rsidRPr="008B1896" w14:paraId="4C380BF6" w14:textId="77777777" w:rsidTr="002E34BD">
        <w:tc>
          <w:tcPr>
            <w:tcW w:w="2783" w:type="dxa"/>
          </w:tcPr>
          <w:p w14:paraId="46A10D48" w14:textId="4A3F7AB6" w:rsidR="002E34BD" w:rsidRPr="008B1896" w:rsidRDefault="002E34BD" w:rsidP="002E34BD">
            <w:pPr>
              <w:pStyle w:val="ListParagraph"/>
              <w:ind w:leftChars="0" w:left="0"/>
              <w:rPr>
                <w:rFonts w:cs="Arial"/>
                <w:lang w:eastAsia="zh-HK"/>
              </w:rPr>
            </w:pPr>
            <w:proofErr w:type="spellStart"/>
            <w:r w:rsidRPr="008B1896">
              <w:rPr>
                <w:rFonts w:cs="Arial"/>
                <w:lang w:eastAsia="zh-HK"/>
              </w:rPr>
              <w:t>accessToken</w:t>
            </w:r>
            <w:proofErr w:type="spellEnd"/>
          </w:p>
        </w:tc>
        <w:tc>
          <w:tcPr>
            <w:tcW w:w="2268" w:type="dxa"/>
          </w:tcPr>
          <w:p w14:paraId="2B87579A" w14:textId="77777777" w:rsidR="002E34BD" w:rsidRPr="008B1896" w:rsidRDefault="002E34BD" w:rsidP="002E34BD">
            <w:pPr>
              <w:pStyle w:val="ListParagraph"/>
              <w:ind w:leftChars="0" w:left="0"/>
              <w:rPr>
                <w:rFonts w:cs="Arial"/>
                <w:lang w:eastAsia="zh-HK"/>
              </w:rPr>
            </w:pPr>
            <w:r w:rsidRPr="008B1896">
              <w:rPr>
                <w:rFonts w:cs="Arial"/>
                <w:lang w:eastAsia="zh-HK"/>
              </w:rPr>
              <w:t>String</w:t>
            </w:r>
          </w:p>
        </w:tc>
        <w:tc>
          <w:tcPr>
            <w:tcW w:w="3855" w:type="dxa"/>
          </w:tcPr>
          <w:p w14:paraId="5D0BC4FB" w14:textId="77777777" w:rsidR="002E34BD" w:rsidRPr="008B1896" w:rsidRDefault="002E34BD" w:rsidP="002E34BD">
            <w:pPr>
              <w:pStyle w:val="ListParagraph"/>
              <w:ind w:leftChars="0" w:left="0"/>
              <w:rPr>
                <w:rFonts w:cs="Arial"/>
              </w:rPr>
            </w:pPr>
            <w:r w:rsidRPr="008B1896">
              <w:rPr>
                <w:rFonts w:cs="Arial"/>
              </w:rPr>
              <w:t>Sample:</w:t>
            </w:r>
          </w:p>
          <w:p w14:paraId="02387DA0" w14:textId="2790C493" w:rsidR="002E34BD" w:rsidRPr="008B1896" w:rsidRDefault="002E34BD" w:rsidP="002E34BD">
            <w:pPr>
              <w:pStyle w:val="ListParagraph"/>
              <w:ind w:leftChars="0" w:left="0"/>
              <w:rPr>
                <w:rFonts w:eastAsiaTheme="minorEastAsia" w:cs="Arial"/>
                <w:lang w:eastAsia="zh-HK"/>
              </w:rPr>
            </w:pPr>
            <w:r w:rsidRPr="008B1896">
              <w:rPr>
                <w:rFonts w:cs="Arial"/>
                <w:lang w:eastAsia="en-GB"/>
              </w:rPr>
              <w:t>eyJhbGciOiJIUzI1NiIsInR5cCI6IkpXVCJ9.eyJqdGkiOiI5ZDdmZWZjYy0wYTFkLTQyNTAtYjRmNS04Mm</w:t>
            </w:r>
          </w:p>
        </w:tc>
      </w:tr>
      <w:tr w:rsidR="008B1896" w:rsidRPr="008B1896" w14:paraId="7302F3D0" w14:textId="77777777" w:rsidTr="002E34BD">
        <w:tc>
          <w:tcPr>
            <w:tcW w:w="2783" w:type="dxa"/>
          </w:tcPr>
          <w:p w14:paraId="4E90DABC" w14:textId="205BE072" w:rsidR="002E34BD" w:rsidRPr="008B1896" w:rsidRDefault="002E34BD" w:rsidP="002E34BD">
            <w:pPr>
              <w:pStyle w:val="ListParagraph"/>
              <w:ind w:leftChars="0" w:left="0"/>
              <w:rPr>
                <w:rFonts w:cs="Arial"/>
                <w:lang w:eastAsia="zh-HK"/>
              </w:rPr>
            </w:pPr>
            <w:proofErr w:type="spellStart"/>
            <w:r w:rsidRPr="008B1896">
              <w:rPr>
                <w:rFonts w:cs="Arial"/>
                <w:lang w:eastAsia="zh-TW"/>
              </w:rPr>
              <w:t>expiresIn</w:t>
            </w:r>
            <w:proofErr w:type="spellEnd"/>
          </w:p>
        </w:tc>
        <w:tc>
          <w:tcPr>
            <w:tcW w:w="2268" w:type="dxa"/>
          </w:tcPr>
          <w:p w14:paraId="262446E6" w14:textId="482E8F19" w:rsidR="002E34BD" w:rsidRPr="008B1896" w:rsidRDefault="002E34BD" w:rsidP="002E34BD">
            <w:pPr>
              <w:pStyle w:val="ListParagraph"/>
              <w:ind w:leftChars="0" w:left="0"/>
              <w:rPr>
                <w:rFonts w:cs="Arial"/>
                <w:lang w:eastAsia="zh-HK"/>
              </w:rPr>
            </w:pPr>
            <w:r w:rsidRPr="008B1896">
              <w:rPr>
                <w:rFonts w:cs="Arial"/>
                <w:lang w:eastAsia="zh-HK"/>
              </w:rPr>
              <w:t>Timespan</w:t>
            </w:r>
          </w:p>
        </w:tc>
        <w:tc>
          <w:tcPr>
            <w:tcW w:w="3855" w:type="dxa"/>
          </w:tcPr>
          <w:p w14:paraId="58C0AEE9" w14:textId="4FADBBF2" w:rsidR="002E34BD" w:rsidRPr="008B1896" w:rsidRDefault="00D437F0" w:rsidP="002E34BD">
            <w:pPr>
              <w:pStyle w:val="ListParagraph"/>
              <w:ind w:leftChars="0" w:left="0"/>
              <w:rPr>
                <w:rFonts w:cs="Arial"/>
              </w:rPr>
            </w:pPr>
            <w:r w:rsidRPr="008B1896">
              <w:rPr>
                <w:rFonts w:cs="Arial"/>
              </w:rPr>
              <w:t>Expired Time</w:t>
            </w:r>
          </w:p>
        </w:tc>
      </w:tr>
    </w:tbl>
    <w:p w14:paraId="63ED5418" w14:textId="78F5AC6E" w:rsidR="002E34BD" w:rsidRPr="008B1896" w:rsidRDefault="002E34BD" w:rsidP="00D437F0">
      <w:pPr>
        <w:widowControl w:val="0"/>
        <w:adjustRightInd/>
        <w:snapToGrid/>
        <w:ind w:firstLine="851"/>
        <w:jc w:val="left"/>
        <w:rPr>
          <w:rFonts w:cs="Arial"/>
          <w:lang w:eastAsia="zh-HK"/>
        </w:rPr>
      </w:pPr>
    </w:p>
    <w:p w14:paraId="06B7CFBC" w14:textId="4DC3472E" w:rsidR="00D437F0" w:rsidRPr="002D7C93" w:rsidRDefault="00D437F0" w:rsidP="00852D90">
      <w:pPr>
        <w:pStyle w:val="Heading3"/>
        <w:rPr>
          <w:highlight w:val="yellow"/>
          <w:lang w:eastAsia="zh-HK"/>
        </w:rPr>
      </w:pPr>
      <w:bookmarkStart w:id="647" w:name="_Toc188888811"/>
      <w:r w:rsidRPr="002D7C93">
        <w:rPr>
          <w:highlight w:val="yellow"/>
          <w:lang w:eastAsia="zh-HK"/>
        </w:rPr>
        <w:t>Refresh JWT Token</w:t>
      </w:r>
      <w:bookmarkEnd w:id="647"/>
    </w:p>
    <w:p w14:paraId="3D52BB5C" w14:textId="229697B5" w:rsidR="00D437F0" w:rsidRPr="008B1896" w:rsidRDefault="00D437F0" w:rsidP="00D437F0">
      <w:pPr>
        <w:pStyle w:val="ListParagraph"/>
        <w:widowControl w:val="0"/>
        <w:adjustRightInd/>
        <w:snapToGrid/>
        <w:ind w:leftChars="0" w:left="960"/>
        <w:jc w:val="left"/>
        <w:rPr>
          <w:rFonts w:cs="Arial"/>
          <w:lang w:eastAsia="zh-HK"/>
        </w:rPr>
      </w:pPr>
      <w:r w:rsidRPr="008B1896">
        <w:rPr>
          <w:rFonts w:cs="Arial"/>
          <w:lang w:eastAsia="zh-HK"/>
        </w:rPr>
        <w:t>Path:/</w:t>
      </w:r>
      <w:proofErr w:type="spellStart"/>
      <w:r w:rsidRPr="008B1896">
        <w:rPr>
          <w:rFonts w:cs="Arial"/>
          <w:lang w:eastAsia="zh-HK"/>
        </w:rPr>
        <w:t>api</w:t>
      </w:r>
      <w:proofErr w:type="spellEnd"/>
      <w:r w:rsidRPr="008B1896">
        <w:rPr>
          <w:rFonts w:cs="Arial"/>
          <w:lang w:eastAsia="zh-HK"/>
        </w:rPr>
        <w:t>/</w:t>
      </w:r>
      <w:r w:rsidR="00E74BA7" w:rsidRPr="008B1896">
        <w:rPr>
          <w:rFonts w:cs="Arial"/>
          <w:lang w:eastAsia="zh-HK"/>
        </w:rPr>
        <w:t>cps</w:t>
      </w:r>
      <w:r w:rsidRPr="008B1896">
        <w:rPr>
          <w:rFonts w:cs="Arial"/>
          <w:lang w:eastAsia="zh-HK"/>
        </w:rPr>
        <w:t>/</w:t>
      </w:r>
      <w:proofErr w:type="spellStart"/>
      <w:r w:rsidRPr="008B1896">
        <w:rPr>
          <w:rFonts w:cs="Arial"/>
          <w:lang w:eastAsia="zh-HK"/>
        </w:rPr>
        <w:t>refreshToken</w:t>
      </w:r>
      <w:proofErr w:type="spellEnd"/>
    </w:p>
    <w:p w14:paraId="29EA8EAA" w14:textId="09632ED8" w:rsidR="00D437F0" w:rsidRPr="008B1896" w:rsidRDefault="00D437F0" w:rsidP="00D437F0">
      <w:pPr>
        <w:pStyle w:val="ListParagraph"/>
        <w:widowControl w:val="0"/>
        <w:adjustRightInd/>
        <w:snapToGrid/>
        <w:ind w:leftChars="0" w:left="960"/>
        <w:jc w:val="left"/>
        <w:rPr>
          <w:rFonts w:cs="Arial"/>
          <w:lang w:eastAsia="zh-HK"/>
        </w:rPr>
      </w:pPr>
      <w:r w:rsidRPr="008B1896">
        <w:rPr>
          <w:rFonts w:cs="Arial"/>
          <w:lang w:eastAsia="zh-HK"/>
        </w:rPr>
        <w:t>Method: Get</w:t>
      </w:r>
    </w:p>
    <w:p w14:paraId="266FEC39" w14:textId="46579CAA" w:rsidR="00D437F0" w:rsidRPr="008B1896" w:rsidRDefault="00D437F0" w:rsidP="00D437F0">
      <w:pPr>
        <w:pStyle w:val="ListParagraph"/>
        <w:ind w:leftChars="0" w:left="960"/>
        <w:rPr>
          <w:rFonts w:eastAsiaTheme="minorEastAsia" w:cs="Arial"/>
          <w:lang w:eastAsia="zh-HK"/>
        </w:rPr>
      </w:pPr>
      <w:r w:rsidRPr="008B1896">
        <w:rPr>
          <w:rFonts w:eastAsiaTheme="minorEastAsia" w:cs="Arial"/>
          <w:lang w:eastAsia="zh-HK"/>
        </w:rPr>
        <w:t>Content-Type: JSON</w:t>
      </w:r>
    </w:p>
    <w:p w14:paraId="2A21FD80" w14:textId="7506E5DF" w:rsidR="004709A0" w:rsidRPr="008B1896" w:rsidRDefault="004709A0" w:rsidP="00D437F0">
      <w:pPr>
        <w:pStyle w:val="ListParagraph"/>
        <w:ind w:leftChars="0" w:left="960"/>
        <w:rPr>
          <w:rFonts w:eastAsiaTheme="minorEastAsia" w:cs="Arial"/>
          <w:lang w:eastAsia="zh-HK"/>
        </w:rPr>
      </w:pPr>
      <w:r w:rsidRPr="008B1896">
        <w:rPr>
          <w:rFonts w:cs="Arial"/>
        </w:rPr>
        <w:t>Authorization: Bearer</w:t>
      </w:r>
    </w:p>
    <w:p w14:paraId="2E01AAA4" w14:textId="707633F6" w:rsidR="00D437F0" w:rsidRPr="008B1896" w:rsidRDefault="00D437F0" w:rsidP="00EA63F0">
      <w:pPr>
        <w:pStyle w:val="ListParagraph"/>
        <w:ind w:leftChars="0" w:left="960"/>
        <w:rPr>
          <w:rFonts w:cs="Arial"/>
          <w:lang w:eastAsia="zh-HK"/>
        </w:rPr>
      </w:pPr>
      <w:r w:rsidRPr="007E47F3">
        <w:rPr>
          <w:rFonts w:cs="Arial"/>
          <w:lang w:eastAsia="zh-HK"/>
        </w:rPr>
        <w:t>Input parameter</w:t>
      </w:r>
    </w:p>
    <w:p w14:paraId="71784E62" w14:textId="1C80FC51" w:rsidR="00EA63F0" w:rsidRPr="008B1896" w:rsidRDefault="00EA63F0" w:rsidP="0002030F">
      <w:pPr>
        <w:pStyle w:val="ListParagraph"/>
        <w:ind w:leftChars="0" w:left="960"/>
        <w:rPr>
          <w:rFonts w:cs="Arial"/>
          <w:lang w:eastAsia="zh-HK"/>
        </w:rPr>
      </w:pPr>
      <w:r w:rsidRPr="008B1896">
        <w:rPr>
          <w:rFonts w:cs="Arial"/>
          <w:lang w:eastAsia="zh-HK"/>
        </w:rPr>
        <w:t>N.A.</w:t>
      </w:r>
    </w:p>
    <w:p w14:paraId="1B5C7663" w14:textId="77777777" w:rsidR="0002030F" w:rsidRPr="008B1896" w:rsidRDefault="0002030F" w:rsidP="0002030F">
      <w:pPr>
        <w:pStyle w:val="ListParagraph"/>
        <w:ind w:leftChars="0" w:left="960"/>
        <w:rPr>
          <w:rFonts w:cs="Arial"/>
          <w:lang w:eastAsia="zh-HK"/>
        </w:rPr>
      </w:pPr>
    </w:p>
    <w:p w14:paraId="54730776" w14:textId="77777777" w:rsidR="00EA63F0" w:rsidRPr="008B1896" w:rsidRDefault="00EA63F0" w:rsidP="00EA63F0">
      <w:pPr>
        <w:pStyle w:val="ListParagraph"/>
        <w:ind w:leftChars="0" w:left="960"/>
        <w:rPr>
          <w:rFonts w:cs="Arial"/>
          <w:lang w:eastAsia="zh-HK"/>
        </w:rPr>
      </w:pPr>
      <w:r w:rsidRPr="007E47F3">
        <w:rPr>
          <w:rFonts w:cs="Arial"/>
          <w:lang w:eastAsia="zh-HK"/>
        </w:rPr>
        <w:t>Response</w:t>
      </w:r>
    </w:p>
    <w:p w14:paraId="5BF2216B" w14:textId="77777777" w:rsidR="00EA63F0" w:rsidRPr="008B1896" w:rsidRDefault="00EA63F0" w:rsidP="00EA63F0">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ayout w:type="fixed"/>
        <w:tblLook w:val="04A0" w:firstRow="1" w:lastRow="0" w:firstColumn="1" w:lastColumn="0" w:noHBand="0" w:noVBand="1"/>
      </w:tblPr>
      <w:tblGrid>
        <w:gridCol w:w="2783"/>
        <w:gridCol w:w="2268"/>
        <w:gridCol w:w="3855"/>
      </w:tblGrid>
      <w:tr w:rsidR="008B1896" w:rsidRPr="008B1896" w14:paraId="1CFE2CFF" w14:textId="77777777" w:rsidTr="004A4003">
        <w:tc>
          <w:tcPr>
            <w:tcW w:w="2783" w:type="dxa"/>
          </w:tcPr>
          <w:p w14:paraId="72F8E0C2" w14:textId="77777777" w:rsidR="00EA63F0" w:rsidRPr="008B1896" w:rsidRDefault="00EA63F0" w:rsidP="004A4003">
            <w:pPr>
              <w:pStyle w:val="ListParagraph"/>
              <w:ind w:leftChars="0" w:left="0"/>
              <w:rPr>
                <w:rFonts w:cs="Arial"/>
                <w:b/>
                <w:lang w:eastAsia="zh-HK"/>
              </w:rPr>
            </w:pPr>
            <w:r w:rsidRPr="007E47F3">
              <w:rPr>
                <w:rFonts w:cs="Arial"/>
                <w:b/>
                <w:lang w:eastAsia="zh-HK"/>
              </w:rPr>
              <w:t>Field</w:t>
            </w:r>
          </w:p>
        </w:tc>
        <w:tc>
          <w:tcPr>
            <w:tcW w:w="2268" w:type="dxa"/>
          </w:tcPr>
          <w:p w14:paraId="50D358FA" w14:textId="77777777" w:rsidR="00EA63F0" w:rsidRPr="008B1896" w:rsidRDefault="00EA63F0" w:rsidP="004A4003">
            <w:pPr>
              <w:pStyle w:val="ListParagraph"/>
              <w:ind w:leftChars="0" w:left="0"/>
              <w:rPr>
                <w:rFonts w:cs="Arial"/>
                <w:b/>
                <w:lang w:eastAsia="zh-HK"/>
              </w:rPr>
            </w:pPr>
            <w:r w:rsidRPr="007E47F3">
              <w:rPr>
                <w:rFonts w:cs="Arial"/>
                <w:b/>
                <w:lang w:eastAsia="zh-HK"/>
              </w:rPr>
              <w:t>Type</w:t>
            </w:r>
          </w:p>
        </w:tc>
        <w:tc>
          <w:tcPr>
            <w:tcW w:w="3855" w:type="dxa"/>
          </w:tcPr>
          <w:p w14:paraId="57095B3E" w14:textId="77777777" w:rsidR="00EA63F0" w:rsidRPr="008B1896" w:rsidRDefault="00EA63F0" w:rsidP="004A4003">
            <w:pPr>
              <w:pStyle w:val="ListParagraph"/>
              <w:ind w:leftChars="0" w:left="0"/>
              <w:rPr>
                <w:rFonts w:cs="Arial"/>
                <w:b/>
                <w:lang w:eastAsia="zh-HK"/>
              </w:rPr>
            </w:pPr>
            <w:r w:rsidRPr="007E47F3">
              <w:rPr>
                <w:rFonts w:cs="Arial"/>
                <w:b/>
                <w:lang w:eastAsia="zh-HK"/>
              </w:rPr>
              <w:t>Description</w:t>
            </w:r>
          </w:p>
        </w:tc>
      </w:tr>
      <w:tr w:rsidR="008B1896" w:rsidRPr="008B1896" w14:paraId="5EAB970E" w14:textId="77777777" w:rsidTr="004A4003">
        <w:tc>
          <w:tcPr>
            <w:tcW w:w="2783" w:type="dxa"/>
          </w:tcPr>
          <w:p w14:paraId="5E10F373" w14:textId="77777777" w:rsidR="00EA63F0" w:rsidRPr="008B1896" w:rsidRDefault="00EA63F0" w:rsidP="004A4003">
            <w:pPr>
              <w:pStyle w:val="ListParagraph"/>
              <w:ind w:leftChars="0" w:left="0"/>
              <w:rPr>
                <w:rFonts w:cs="Arial"/>
                <w:lang w:eastAsia="zh-HK"/>
              </w:rPr>
            </w:pPr>
            <w:proofErr w:type="spellStart"/>
            <w:r w:rsidRPr="008B1896">
              <w:rPr>
                <w:rFonts w:cs="Arial"/>
                <w:lang w:eastAsia="zh-HK"/>
              </w:rPr>
              <w:t>accessToken</w:t>
            </w:r>
            <w:proofErr w:type="spellEnd"/>
          </w:p>
        </w:tc>
        <w:tc>
          <w:tcPr>
            <w:tcW w:w="2268" w:type="dxa"/>
          </w:tcPr>
          <w:p w14:paraId="4B586130" w14:textId="77777777" w:rsidR="00EA63F0" w:rsidRPr="008B1896" w:rsidRDefault="00EA63F0" w:rsidP="004A4003">
            <w:pPr>
              <w:pStyle w:val="ListParagraph"/>
              <w:ind w:leftChars="0" w:left="0"/>
              <w:rPr>
                <w:rFonts w:cs="Arial"/>
                <w:lang w:eastAsia="zh-HK"/>
              </w:rPr>
            </w:pPr>
            <w:r w:rsidRPr="008B1896">
              <w:rPr>
                <w:rFonts w:cs="Arial"/>
                <w:lang w:eastAsia="zh-HK"/>
              </w:rPr>
              <w:t>String</w:t>
            </w:r>
          </w:p>
        </w:tc>
        <w:tc>
          <w:tcPr>
            <w:tcW w:w="3855" w:type="dxa"/>
          </w:tcPr>
          <w:p w14:paraId="1895432F" w14:textId="77777777" w:rsidR="00EA63F0" w:rsidRPr="008B1896" w:rsidRDefault="00EA63F0" w:rsidP="004A4003">
            <w:pPr>
              <w:pStyle w:val="ListParagraph"/>
              <w:ind w:leftChars="0" w:left="0"/>
              <w:rPr>
                <w:rFonts w:cs="Arial"/>
              </w:rPr>
            </w:pPr>
            <w:r w:rsidRPr="008B1896">
              <w:rPr>
                <w:rFonts w:cs="Arial"/>
              </w:rPr>
              <w:t>Sample:</w:t>
            </w:r>
          </w:p>
          <w:p w14:paraId="313F2643" w14:textId="77777777" w:rsidR="00EA63F0" w:rsidRPr="008B1896" w:rsidRDefault="00EA63F0" w:rsidP="004A4003">
            <w:pPr>
              <w:pStyle w:val="ListParagraph"/>
              <w:ind w:leftChars="0" w:left="0"/>
              <w:rPr>
                <w:rFonts w:eastAsiaTheme="minorEastAsia" w:cs="Arial"/>
                <w:lang w:eastAsia="zh-HK"/>
              </w:rPr>
            </w:pPr>
            <w:r w:rsidRPr="008B1896">
              <w:rPr>
                <w:rFonts w:cs="Arial"/>
                <w:lang w:eastAsia="en-GB"/>
              </w:rPr>
              <w:lastRenderedPageBreak/>
              <w:t>eyJhbGciOiJIUzI1NiIsInR5cCI6IkpXVCJ9.eyJqdGkiOiI5ZDdmZWZjYy0wYTFkLTQyNTAtYjRmNS04Mm</w:t>
            </w:r>
          </w:p>
        </w:tc>
      </w:tr>
      <w:tr w:rsidR="008B1896" w:rsidRPr="008B1896" w14:paraId="4C839C8C" w14:textId="77777777" w:rsidTr="004A4003">
        <w:tc>
          <w:tcPr>
            <w:tcW w:w="2783" w:type="dxa"/>
          </w:tcPr>
          <w:p w14:paraId="77CECF32" w14:textId="77777777" w:rsidR="00EA63F0" w:rsidRPr="008B1896" w:rsidRDefault="00EA63F0" w:rsidP="004A4003">
            <w:pPr>
              <w:pStyle w:val="ListParagraph"/>
              <w:ind w:leftChars="0" w:left="0"/>
              <w:rPr>
                <w:rFonts w:cs="Arial"/>
                <w:lang w:eastAsia="zh-HK"/>
              </w:rPr>
            </w:pPr>
            <w:proofErr w:type="spellStart"/>
            <w:r w:rsidRPr="008B1896">
              <w:rPr>
                <w:rFonts w:cs="Arial"/>
                <w:lang w:eastAsia="zh-TW"/>
              </w:rPr>
              <w:lastRenderedPageBreak/>
              <w:t>expiresIn</w:t>
            </w:r>
            <w:proofErr w:type="spellEnd"/>
          </w:p>
        </w:tc>
        <w:tc>
          <w:tcPr>
            <w:tcW w:w="2268" w:type="dxa"/>
          </w:tcPr>
          <w:p w14:paraId="53EFAC92" w14:textId="77777777" w:rsidR="00EA63F0" w:rsidRPr="008B1896" w:rsidRDefault="00EA63F0" w:rsidP="004A4003">
            <w:pPr>
              <w:pStyle w:val="ListParagraph"/>
              <w:ind w:leftChars="0" w:left="0"/>
              <w:rPr>
                <w:rFonts w:cs="Arial"/>
                <w:lang w:eastAsia="zh-HK"/>
              </w:rPr>
            </w:pPr>
            <w:r w:rsidRPr="008B1896">
              <w:rPr>
                <w:rFonts w:cs="Arial"/>
                <w:lang w:eastAsia="zh-HK"/>
              </w:rPr>
              <w:t>Timespan</w:t>
            </w:r>
          </w:p>
        </w:tc>
        <w:tc>
          <w:tcPr>
            <w:tcW w:w="3855" w:type="dxa"/>
          </w:tcPr>
          <w:p w14:paraId="2CBC3D2C" w14:textId="77777777" w:rsidR="00EA63F0" w:rsidRPr="008B1896" w:rsidRDefault="00EA63F0" w:rsidP="004A4003">
            <w:pPr>
              <w:pStyle w:val="ListParagraph"/>
              <w:ind w:leftChars="0" w:left="0"/>
              <w:rPr>
                <w:rFonts w:cs="Arial"/>
              </w:rPr>
            </w:pPr>
            <w:r w:rsidRPr="008B1896">
              <w:rPr>
                <w:rFonts w:cs="Arial"/>
              </w:rPr>
              <w:t>Expired Time</w:t>
            </w:r>
          </w:p>
        </w:tc>
      </w:tr>
    </w:tbl>
    <w:p w14:paraId="2357EF12" w14:textId="77777777" w:rsidR="004F6F45" w:rsidRPr="008B1896" w:rsidRDefault="004F6F45" w:rsidP="00C31C21">
      <w:pPr>
        <w:widowControl w:val="0"/>
        <w:adjustRightInd/>
        <w:snapToGrid/>
        <w:jc w:val="left"/>
        <w:rPr>
          <w:rFonts w:cs="Arial"/>
          <w:lang w:eastAsia="zh-HK"/>
        </w:rPr>
      </w:pPr>
    </w:p>
    <w:p w14:paraId="639EBB01" w14:textId="35D90A7E" w:rsidR="000D296B" w:rsidRPr="008B1896" w:rsidRDefault="00B9386A" w:rsidP="00736CE1">
      <w:pPr>
        <w:pStyle w:val="Heading3"/>
        <w:rPr>
          <w:lang w:eastAsia="zh-HK"/>
        </w:rPr>
      </w:pPr>
      <w:bookmarkStart w:id="648" w:name="_Toc188888812"/>
      <w:r w:rsidRPr="008B1896">
        <w:rPr>
          <w:lang w:eastAsia="zh-HK"/>
        </w:rPr>
        <w:t>CPVACS Enquiry CPA-ICK Information</w:t>
      </w:r>
      <w:bookmarkEnd w:id="648"/>
    </w:p>
    <w:p w14:paraId="5B624D96" w14:textId="68E3C3B6"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736CE1" w:rsidRPr="008B1896">
        <w:rPr>
          <w:rFonts w:cs="Arial"/>
          <w:lang w:eastAsia="zh-HK"/>
        </w:rPr>
        <w:t>/</w:t>
      </w:r>
      <w:proofErr w:type="spellStart"/>
      <w:r w:rsidR="00736CE1" w:rsidRPr="008B1896">
        <w:rPr>
          <w:rFonts w:cs="Arial"/>
          <w:lang w:eastAsia="zh-HK"/>
        </w:rPr>
        <w:t>api</w:t>
      </w:r>
      <w:proofErr w:type="spellEnd"/>
      <w:r w:rsidR="00736CE1" w:rsidRPr="008B1896">
        <w:rPr>
          <w:rFonts w:cs="Arial"/>
          <w:lang w:eastAsia="zh-HK"/>
        </w:rPr>
        <w:t>/aps/</w:t>
      </w:r>
      <w:proofErr w:type="spellStart"/>
      <w:r w:rsidR="00736CE1" w:rsidRPr="008B1896">
        <w:rPr>
          <w:rFonts w:cs="Arial"/>
          <w:lang w:eastAsia="zh-HK"/>
        </w:rPr>
        <w:t>enquiryCpaIckInfo</w:t>
      </w:r>
      <w:proofErr w:type="spellEnd"/>
    </w:p>
    <w:p w14:paraId="6547562C"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7CC1B849"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2EC7D4B6"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43381E43"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96"/>
        <w:gridCol w:w="2169"/>
        <w:gridCol w:w="3191"/>
      </w:tblGrid>
      <w:tr w:rsidR="008B1896" w:rsidRPr="008B1896" w14:paraId="11014CAD" w14:textId="77777777" w:rsidTr="00013744">
        <w:tc>
          <w:tcPr>
            <w:tcW w:w="2696" w:type="dxa"/>
          </w:tcPr>
          <w:p w14:paraId="5AEDC981"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69" w:type="dxa"/>
          </w:tcPr>
          <w:p w14:paraId="6F58398B"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191" w:type="dxa"/>
          </w:tcPr>
          <w:p w14:paraId="26A487FA"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024BC0BF" w14:textId="77777777" w:rsidTr="00013744">
        <w:tc>
          <w:tcPr>
            <w:tcW w:w="2696" w:type="dxa"/>
          </w:tcPr>
          <w:p w14:paraId="79E74DEE" w14:textId="6A965693" w:rsidR="00013744" w:rsidRPr="008B1896" w:rsidRDefault="004E0F0B" w:rsidP="00013744">
            <w:pPr>
              <w:pStyle w:val="ListParagraph"/>
              <w:ind w:leftChars="0" w:left="0"/>
              <w:rPr>
                <w:rFonts w:cs="Arial"/>
                <w:lang w:eastAsia="zh-HK"/>
              </w:rPr>
            </w:pPr>
            <w:proofErr w:type="spellStart"/>
            <w:r w:rsidRPr="002D7C93">
              <w:rPr>
                <w:rFonts w:cs="Arial"/>
                <w:lang w:eastAsia="zh-HK"/>
              </w:rPr>
              <w:t>vehicleHongkong</w:t>
            </w:r>
            <w:proofErr w:type="spellEnd"/>
          </w:p>
        </w:tc>
        <w:tc>
          <w:tcPr>
            <w:tcW w:w="2169" w:type="dxa"/>
          </w:tcPr>
          <w:p w14:paraId="39A58F6F" w14:textId="73640E72"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191" w:type="dxa"/>
          </w:tcPr>
          <w:p w14:paraId="1F7C656D" w14:textId="51EAAE0D" w:rsidR="00013744" w:rsidRPr="008B1896" w:rsidRDefault="00013744" w:rsidP="00013744">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75970C8B" w14:textId="77777777" w:rsidTr="00013744">
        <w:tc>
          <w:tcPr>
            <w:tcW w:w="2696" w:type="dxa"/>
          </w:tcPr>
          <w:p w14:paraId="236C3A6C" w14:textId="5F0D36D5"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vehicleMainland</w:t>
            </w:r>
            <w:proofErr w:type="spellEnd"/>
          </w:p>
        </w:tc>
        <w:tc>
          <w:tcPr>
            <w:tcW w:w="2169" w:type="dxa"/>
          </w:tcPr>
          <w:p w14:paraId="0A0A075F" w14:textId="069A4A77"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191" w:type="dxa"/>
          </w:tcPr>
          <w:p w14:paraId="3DC97B96" w14:textId="68275ECA" w:rsidR="00013744" w:rsidRPr="002D7C93" w:rsidRDefault="00013744" w:rsidP="00013744">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162D260B" w14:textId="77777777" w:rsidTr="00013744">
        <w:tc>
          <w:tcPr>
            <w:tcW w:w="2696" w:type="dxa"/>
          </w:tcPr>
          <w:p w14:paraId="1B37D3E0" w14:textId="6CC078A7"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vehicleMacao</w:t>
            </w:r>
            <w:proofErr w:type="spellEnd"/>
          </w:p>
        </w:tc>
        <w:tc>
          <w:tcPr>
            <w:tcW w:w="2169" w:type="dxa"/>
          </w:tcPr>
          <w:p w14:paraId="47C7F0A5" w14:textId="5EDE315F"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191" w:type="dxa"/>
          </w:tcPr>
          <w:p w14:paraId="5C67D397" w14:textId="0D18E8E6" w:rsidR="00013744" w:rsidRPr="002D7C93" w:rsidRDefault="00013744" w:rsidP="00013744">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4DCBD16D" w14:textId="77777777" w:rsidTr="00013744">
        <w:tc>
          <w:tcPr>
            <w:tcW w:w="2696" w:type="dxa"/>
          </w:tcPr>
          <w:p w14:paraId="5D3B7BE4" w14:textId="433548D2" w:rsidR="00013744" w:rsidRPr="008B1896" w:rsidRDefault="00013744" w:rsidP="00013744">
            <w:pPr>
              <w:pStyle w:val="ListParagraph"/>
              <w:ind w:leftChars="0" w:left="0"/>
              <w:rPr>
                <w:rFonts w:cs="Arial"/>
                <w:lang w:eastAsia="zh-HK"/>
              </w:rPr>
            </w:pPr>
            <w:proofErr w:type="spellStart"/>
            <w:r w:rsidRPr="008B1896">
              <w:rPr>
                <w:rFonts w:cs="Arial"/>
                <w:lang w:eastAsia="zh-HK"/>
              </w:rPr>
              <w:t>enquiryDate</w:t>
            </w:r>
            <w:proofErr w:type="spellEnd"/>
          </w:p>
        </w:tc>
        <w:tc>
          <w:tcPr>
            <w:tcW w:w="2169" w:type="dxa"/>
          </w:tcPr>
          <w:p w14:paraId="4E0CC965" w14:textId="269F3135" w:rsidR="00013744" w:rsidRPr="008B1896" w:rsidRDefault="00013744" w:rsidP="00013744">
            <w:pPr>
              <w:pStyle w:val="ListParagraph"/>
              <w:ind w:leftChars="0" w:left="0"/>
              <w:rPr>
                <w:rFonts w:cs="Arial"/>
                <w:lang w:eastAsia="zh-HK"/>
              </w:rPr>
            </w:pPr>
            <w:r w:rsidRPr="008B1896">
              <w:rPr>
                <w:rFonts w:cs="Arial"/>
                <w:lang w:eastAsia="zh-HK"/>
              </w:rPr>
              <w:t>String</w:t>
            </w:r>
          </w:p>
        </w:tc>
        <w:tc>
          <w:tcPr>
            <w:tcW w:w="3191" w:type="dxa"/>
          </w:tcPr>
          <w:p w14:paraId="7CF7EDED" w14:textId="77777777" w:rsidR="00013744" w:rsidRPr="002D7C93" w:rsidRDefault="00013744" w:rsidP="00013744">
            <w:pPr>
              <w:pStyle w:val="ListParagraph"/>
              <w:ind w:leftChars="0" w:left="0"/>
              <w:rPr>
                <w:rFonts w:cs="Arial"/>
                <w:shd w:val="clear" w:color="auto" w:fill="FFFFFF"/>
              </w:rPr>
            </w:pPr>
            <w:r w:rsidRPr="002D7C93">
              <w:rPr>
                <w:rFonts w:cs="Arial"/>
                <w:shd w:val="clear" w:color="auto" w:fill="FFFFFF"/>
              </w:rPr>
              <w:t xml:space="preserve">YYYY-MM-DD </w:t>
            </w:r>
          </w:p>
          <w:p w14:paraId="5B971349" w14:textId="2678AEDA" w:rsidR="00013744" w:rsidRPr="008B1896" w:rsidRDefault="00013744" w:rsidP="00013744">
            <w:pPr>
              <w:pStyle w:val="ListParagraph"/>
              <w:ind w:leftChars="0" w:left="0"/>
              <w:rPr>
                <w:rFonts w:cs="Arial"/>
                <w:shd w:val="clear" w:color="auto" w:fill="FFFFFF"/>
              </w:rPr>
            </w:pPr>
            <w:r w:rsidRPr="008B1896">
              <w:rPr>
                <w:rFonts w:cs="Arial"/>
                <w:shd w:val="clear" w:color="auto" w:fill="FFFFFF"/>
              </w:rPr>
              <w:t>Enquiry Date</w:t>
            </w:r>
          </w:p>
        </w:tc>
      </w:tr>
    </w:tbl>
    <w:p w14:paraId="2F2E1111" w14:textId="77777777" w:rsidR="004F6F45" w:rsidRPr="008B1896" w:rsidRDefault="004F6F45" w:rsidP="004F6F45">
      <w:pPr>
        <w:pStyle w:val="ListParagraph"/>
        <w:ind w:left="440" w:firstLine="411"/>
        <w:rPr>
          <w:rFonts w:cs="Arial"/>
          <w:lang w:eastAsia="zh-HK"/>
        </w:rPr>
      </w:pPr>
    </w:p>
    <w:p w14:paraId="4BF58E1F" w14:textId="77777777" w:rsidR="00ED3750" w:rsidRPr="008B1896" w:rsidRDefault="004F6F45" w:rsidP="00ED3750">
      <w:pPr>
        <w:pStyle w:val="ListParagraph"/>
        <w:ind w:left="440" w:firstLine="411"/>
        <w:rPr>
          <w:rFonts w:cs="Arial"/>
          <w:lang w:eastAsia="zh-HK"/>
        </w:rPr>
      </w:pPr>
      <w:r w:rsidRPr="008B1896">
        <w:rPr>
          <w:rFonts w:cs="Arial"/>
          <w:lang w:eastAsia="zh-HK"/>
        </w:rPr>
        <w:t>{</w:t>
      </w:r>
    </w:p>
    <w:p w14:paraId="265A0A17" w14:textId="7ED9FAB9"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741CB20" w14:textId="4FF8DD4B"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621A825C" w14:textId="1C881194"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7969D524" w14:textId="2E07E74D" w:rsidR="003407E5" w:rsidRPr="008B1896" w:rsidRDefault="003407E5" w:rsidP="00ED3750">
      <w:pPr>
        <w:pStyle w:val="ListParagraph"/>
        <w:ind w:left="440" w:firstLine="411"/>
        <w:rPr>
          <w:rFonts w:cs="Arial"/>
          <w:lang w:eastAsia="zh-HK"/>
        </w:rPr>
      </w:pPr>
      <w:r w:rsidRPr="008B1896">
        <w:rPr>
          <w:rFonts w:cs="Arial"/>
          <w:lang w:eastAsia="zh-HK"/>
        </w:rPr>
        <w:t xml:space="preserve">     “enquiryDate”:”2024-01-01”</w:t>
      </w:r>
    </w:p>
    <w:p w14:paraId="5D423558" w14:textId="77777777" w:rsidR="004F6F45" w:rsidRPr="008B1896" w:rsidRDefault="004F6F45" w:rsidP="004F6F45">
      <w:pPr>
        <w:ind w:firstLine="851"/>
        <w:rPr>
          <w:rFonts w:cs="Arial"/>
          <w:lang w:eastAsia="zh-HK"/>
        </w:rPr>
      </w:pPr>
      <w:r w:rsidRPr="008B1896">
        <w:rPr>
          <w:rFonts w:cs="Arial"/>
          <w:lang w:eastAsia="zh-HK"/>
        </w:rPr>
        <w:t>}</w:t>
      </w:r>
    </w:p>
    <w:p w14:paraId="50056BC7" w14:textId="77777777" w:rsidR="004F6F45" w:rsidRPr="008B1896" w:rsidRDefault="004F6F45" w:rsidP="004F6F45">
      <w:pPr>
        <w:pStyle w:val="ListParagraph"/>
        <w:ind w:leftChars="0" w:left="960"/>
        <w:rPr>
          <w:rFonts w:cs="Arial"/>
          <w:lang w:eastAsia="zh-HK"/>
        </w:rPr>
      </w:pPr>
    </w:p>
    <w:p w14:paraId="7B047FF7"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76AE1C4A"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17E78485" w14:textId="77777777" w:rsidTr="003407E5">
        <w:tc>
          <w:tcPr>
            <w:tcW w:w="2673" w:type="dxa"/>
          </w:tcPr>
          <w:p w14:paraId="108042F0"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2394B500"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1AF0833D"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3F1EDE85" w14:textId="77777777" w:rsidTr="003407E5">
        <w:tc>
          <w:tcPr>
            <w:tcW w:w="2673" w:type="dxa"/>
          </w:tcPr>
          <w:p w14:paraId="27D38F20" w14:textId="3229F85C" w:rsidR="003407E5" w:rsidRPr="008B1896" w:rsidRDefault="003407E5" w:rsidP="003407E5">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7A2689ED" w14:textId="0F29C00F" w:rsidR="003407E5" w:rsidRPr="008B1896" w:rsidRDefault="003407E5" w:rsidP="003407E5">
            <w:pPr>
              <w:pStyle w:val="ListParagraph"/>
              <w:ind w:leftChars="0" w:left="0"/>
              <w:rPr>
                <w:rFonts w:cs="Arial"/>
                <w:lang w:eastAsia="zh-HK"/>
              </w:rPr>
            </w:pPr>
            <w:r w:rsidRPr="008B1896">
              <w:rPr>
                <w:rFonts w:cs="Arial"/>
                <w:lang w:eastAsia="zh-HK"/>
              </w:rPr>
              <w:t>Number</w:t>
            </w:r>
          </w:p>
        </w:tc>
        <w:tc>
          <w:tcPr>
            <w:tcW w:w="3206" w:type="dxa"/>
          </w:tcPr>
          <w:p w14:paraId="4FB9C2BC" w14:textId="77777777" w:rsidR="003407E5" w:rsidRPr="008B1896" w:rsidRDefault="003407E5" w:rsidP="003407E5">
            <w:pPr>
              <w:pStyle w:val="ListParagraph"/>
              <w:ind w:leftChars="0" w:left="0"/>
              <w:rPr>
                <w:rFonts w:eastAsiaTheme="minorEastAsia" w:cs="Arial"/>
                <w:lang w:eastAsia="zh-HK"/>
              </w:rPr>
            </w:pPr>
            <w:r w:rsidRPr="008B1896">
              <w:rPr>
                <w:rFonts w:eastAsiaTheme="minorEastAsia" w:cs="Arial"/>
                <w:lang w:eastAsia="zh-HK"/>
              </w:rPr>
              <w:t>0 - fail</w:t>
            </w:r>
          </w:p>
          <w:p w14:paraId="338637FE" w14:textId="45D3FD03" w:rsidR="003407E5" w:rsidRPr="008B1896" w:rsidRDefault="003407E5" w:rsidP="003407E5">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10C694E3" w14:textId="77777777" w:rsidTr="003407E5">
        <w:tc>
          <w:tcPr>
            <w:tcW w:w="2673" w:type="dxa"/>
          </w:tcPr>
          <w:p w14:paraId="7BD1647E" w14:textId="64849258" w:rsidR="003407E5" w:rsidRPr="008B1896" w:rsidRDefault="003407E5" w:rsidP="003407E5">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2B092BB6" w14:textId="4CEF1E72" w:rsidR="003407E5" w:rsidRPr="008B1896" w:rsidRDefault="003407E5" w:rsidP="003407E5">
            <w:pPr>
              <w:pStyle w:val="ListParagraph"/>
              <w:ind w:leftChars="0" w:left="0"/>
              <w:rPr>
                <w:rFonts w:cs="Arial"/>
                <w:lang w:eastAsia="zh-HK"/>
              </w:rPr>
            </w:pPr>
            <w:r w:rsidRPr="008B1896">
              <w:rPr>
                <w:rFonts w:cs="Arial"/>
                <w:lang w:eastAsia="zh-HK"/>
              </w:rPr>
              <w:t>String</w:t>
            </w:r>
          </w:p>
        </w:tc>
        <w:tc>
          <w:tcPr>
            <w:tcW w:w="3206" w:type="dxa"/>
          </w:tcPr>
          <w:p w14:paraId="19DEBB5D" w14:textId="0C6FEB83" w:rsidR="003407E5" w:rsidRPr="008B1896" w:rsidRDefault="003407E5" w:rsidP="003407E5">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4A19C414" w14:textId="77777777" w:rsidTr="003407E5">
        <w:tc>
          <w:tcPr>
            <w:tcW w:w="2673" w:type="dxa"/>
          </w:tcPr>
          <w:p w14:paraId="784BEC63" w14:textId="3264D187" w:rsidR="00802D52" w:rsidRPr="008B1896" w:rsidRDefault="00802D52" w:rsidP="003407E5">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3B87A91" w14:textId="4A7E10DB" w:rsidR="00802D52" w:rsidRPr="008B1896" w:rsidRDefault="00802D52" w:rsidP="003407E5">
            <w:pPr>
              <w:pStyle w:val="ListParagraph"/>
              <w:ind w:leftChars="0" w:left="0"/>
              <w:rPr>
                <w:rFonts w:cs="Arial"/>
                <w:lang w:eastAsia="zh-HK"/>
              </w:rPr>
            </w:pPr>
            <w:r w:rsidRPr="008B1896">
              <w:rPr>
                <w:rFonts w:cs="Arial"/>
                <w:lang w:eastAsia="zh-HK"/>
              </w:rPr>
              <w:t>String</w:t>
            </w:r>
          </w:p>
        </w:tc>
        <w:tc>
          <w:tcPr>
            <w:tcW w:w="3206" w:type="dxa"/>
          </w:tcPr>
          <w:p w14:paraId="58840E41" w14:textId="77777777" w:rsidR="00802D52" w:rsidRPr="008B1896" w:rsidRDefault="00802D52" w:rsidP="00802D52">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2742D608" w14:textId="54A1FA06" w:rsidR="00802D52" w:rsidRPr="008B1896" w:rsidRDefault="00802D52" w:rsidP="003407E5">
            <w:pPr>
              <w:pStyle w:val="ListParagraph"/>
              <w:ind w:leftChars="0" w:left="0"/>
              <w:rPr>
                <w:rFonts w:cs="Arial"/>
              </w:rPr>
            </w:pPr>
            <w:r w:rsidRPr="008B1896">
              <w:rPr>
                <w:rFonts w:cs="Arial"/>
              </w:rPr>
              <w:t>System Date Time</w:t>
            </w:r>
          </w:p>
        </w:tc>
      </w:tr>
      <w:tr w:rsidR="008B1896" w:rsidRPr="008B1896" w14:paraId="03E7A92E" w14:textId="77777777" w:rsidTr="003407E5">
        <w:tc>
          <w:tcPr>
            <w:tcW w:w="2673" w:type="dxa"/>
          </w:tcPr>
          <w:p w14:paraId="57A86C6E" w14:textId="393D0095" w:rsidR="003407E5" w:rsidRPr="008B1896" w:rsidRDefault="003407E5" w:rsidP="003407E5">
            <w:pPr>
              <w:pStyle w:val="ListParagraph"/>
              <w:ind w:leftChars="0" w:left="0"/>
              <w:rPr>
                <w:rFonts w:cs="Arial"/>
                <w:lang w:eastAsia="zh-HK"/>
              </w:rPr>
            </w:pPr>
            <w:proofErr w:type="spellStart"/>
            <w:r w:rsidRPr="008B1896">
              <w:rPr>
                <w:rFonts w:cs="Arial"/>
                <w:lang w:eastAsia="zh-HK"/>
              </w:rPr>
              <w:t>ickInfo</w:t>
            </w:r>
            <w:proofErr w:type="spellEnd"/>
          </w:p>
        </w:tc>
        <w:tc>
          <w:tcPr>
            <w:tcW w:w="2177" w:type="dxa"/>
          </w:tcPr>
          <w:p w14:paraId="73549D43" w14:textId="3B5B38AD" w:rsidR="003407E5" w:rsidRPr="008B1896" w:rsidRDefault="003407E5" w:rsidP="003407E5">
            <w:pPr>
              <w:pStyle w:val="ListParagraph"/>
              <w:ind w:leftChars="0" w:left="0"/>
              <w:rPr>
                <w:rFonts w:cs="Arial"/>
                <w:lang w:eastAsia="zh-HK"/>
              </w:rPr>
            </w:pPr>
            <w:r w:rsidRPr="008B1896">
              <w:rPr>
                <w:rFonts w:cs="Arial"/>
                <w:lang w:eastAsia="zh-HK"/>
              </w:rPr>
              <w:t>String</w:t>
            </w:r>
          </w:p>
        </w:tc>
        <w:tc>
          <w:tcPr>
            <w:tcW w:w="3206" w:type="dxa"/>
          </w:tcPr>
          <w:p w14:paraId="1022035C" w14:textId="75B502D5" w:rsidR="003407E5" w:rsidRPr="008B1896" w:rsidRDefault="003407E5" w:rsidP="003407E5">
            <w:pPr>
              <w:pStyle w:val="ListParagraph"/>
              <w:ind w:leftChars="0" w:left="0"/>
              <w:rPr>
                <w:rFonts w:eastAsiaTheme="minorEastAsia" w:cs="Arial"/>
                <w:lang w:eastAsia="zh-HK"/>
              </w:rPr>
            </w:pPr>
            <w:r w:rsidRPr="008B1896">
              <w:rPr>
                <w:rFonts w:cs="Arial"/>
              </w:rPr>
              <w:t>JSON String store the related LPN’s ICK Information</w:t>
            </w:r>
          </w:p>
        </w:tc>
      </w:tr>
    </w:tbl>
    <w:p w14:paraId="1E4B6697" w14:textId="7B2A9184" w:rsidR="004F6F45" w:rsidRPr="008B1896" w:rsidRDefault="003407E5" w:rsidP="004F6F45">
      <w:pPr>
        <w:ind w:firstLine="851"/>
        <w:rPr>
          <w:rFonts w:cs="Arial"/>
          <w:lang w:eastAsia="zh-HK"/>
        </w:rPr>
      </w:pPr>
      <w:r w:rsidRPr="008B1896">
        <w:rPr>
          <w:rFonts w:cs="Arial"/>
          <w:lang w:eastAsia="zh-HK"/>
        </w:rPr>
        <w:lastRenderedPageBreak/>
        <w:t xml:space="preserve">  </w:t>
      </w:r>
    </w:p>
    <w:p w14:paraId="32487C08" w14:textId="7D29B310" w:rsidR="003407E5" w:rsidRPr="008B1896" w:rsidRDefault="003407E5" w:rsidP="003407E5">
      <w:pPr>
        <w:ind w:firstLine="851"/>
        <w:rPr>
          <w:rFonts w:cs="Arial"/>
          <w:lang w:eastAsia="zh-HK"/>
        </w:rPr>
      </w:pPr>
      <w:r w:rsidRPr="008B1896">
        <w:rPr>
          <w:rFonts w:cs="Arial"/>
          <w:lang w:eastAsia="zh-HK"/>
        </w:rPr>
        <w:t xml:space="preserve">  &lt;</w:t>
      </w:r>
      <w:proofErr w:type="spellStart"/>
      <w:r w:rsidRPr="008B1896">
        <w:rPr>
          <w:rFonts w:cs="Arial"/>
          <w:lang w:eastAsia="zh-HK"/>
        </w:rPr>
        <w:t>ickInfo</w:t>
      </w:r>
      <w:proofErr w:type="spellEnd"/>
      <w:r w:rsidRPr="008B1896">
        <w:rPr>
          <w:rFonts w:cs="Arial"/>
          <w:lang w:eastAsia="zh-HK"/>
        </w:rPr>
        <w:t>&gt;</w:t>
      </w:r>
    </w:p>
    <w:tbl>
      <w:tblPr>
        <w:tblStyle w:val="TableGrid"/>
        <w:tblW w:w="0" w:type="auto"/>
        <w:tblInd w:w="960" w:type="dxa"/>
        <w:tblLook w:val="04A0" w:firstRow="1" w:lastRow="0" w:firstColumn="1" w:lastColumn="0" w:noHBand="0" w:noVBand="1"/>
      </w:tblPr>
      <w:tblGrid>
        <w:gridCol w:w="3832"/>
        <w:gridCol w:w="1708"/>
        <w:gridCol w:w="2516"/>
      </w:tblGrid>
      <w:tr w:rsidR="008B1896" w:rsidRPr="008B1896" w14:paraId="5685FD10" w14:textId="77777777" w:rsidTr="0011711C">
        <w:tc>
          <w:tcPr>
            <w:tcW w:w="3832" w:type="dxa"/>
          </w:tcPr>
          <w:p w14:paraId="21CB0C16" w14:textId="77777777" w:rsidR="003407E5" w:rsidRPr="008B1896" w:rsidRDefault="003407E5" w:rsidP="006A58A4">
            <w:pPr>
              <w:pStyle w:val="ListParagraph"/>
              <w:ind w:leftChars="0" w:left="0"/>
              <w:rPr>
                <w:rFonts w:cs="Arial"/>
                <w:b/>
                <w:lang w:eastAsia="zh-HK"/>
              </w:rPr>
            </w:pPr>
            <w:r w:rsidRPr="008B1896">
              <w:rPr>
                <w:rFonts w:cs="Arial"/>
                <w:b/>
                <w:lang w:eastAsia="zh-HK"/>
              </w:rPr>
              <w:t>Field</w:t>
            </w:r>
          </w:p>
        </w:tc>
        <w:tc>
          <w:tcPr>
            <w:tcW w:w="1708" w:type="dxa"/>
          </w:tcPr>
          <w:p w14:paraId="059B5EEB" w14:textId="77777777" w:rsidR="003407E5" w:rsidRPr="008B1896" w:rsidRDefault="003407E5" w:rsidP="006A58A4">
            <w:pPr>
              <w:pStyle w:val="ListParagraph"/>
              <w:ind w:leftChars="0" w:left="0"/>
              <w:rPr>
                <w:rFonts w:cs="Arial"/>
                <w:b/>
                <w:lang w:eastAsia="zh-HK"/>
              </w:rPr>
            </w:pPr>
            <w:r w:rsidRPr="008B1896">
              <w:rPr>
                <w:rFonts w:cs="Arial"/>
                <w:b/>
                <w:lang w:eastAsia="zh-HK"/>
              </w:rPr>
              <w:t>Type</w:t>
            </w:r>
          </w:p>
        </w:tc>
        <w:tc>
          <w:tcPr>
            <w:tcW w:w="2516" w:type="dxa"/>
          </w:tcPr>
          <w:p w14:paraId="34951651" w14:textId="77777777" w:rsidR="003407E5" w:rsidRPr="008B1896" w:rsidRDefault="003407E5" w:rsidP="006A58A4">
            <w:pPr>
              <w:pStyle w:val="ListParagraph"/>
              <w:ind w:leftChars="0" w:left="0"/>
              <w:rPr>
                <w:rFonts w:cs="Arial"/>
                <w:b/>
                <w:lang w:eastAsia="zh-HK"/>
              </w:rPr>
            </w:pPr>
            <w:r w:rsidRPr="008B1896">
              <w:rPr>
                <w:rFonts w:cs="Arial"/>
                <w:b/>
                <w:lang w:eastAsia="zh-HK"/>
              </w:rPr>
              <w:t>Description</w:t>
            </w:r>
          </w:p>
        </w:tc>
      </w:tr>
      <w:tr w:rsidR="008B1896" w:rsidRPr="008B1896" w14:paraId="2000329B" w14:textId="77777777" w:rsidTr="0011711C">
        <w:tc>
          <w:tcPr>
            <w:tcW w:w="3832" w:type="dxa"/>
          </w:tcPr>
          <w:p w14:paraId="6D4A2E45" w14:textId="0F54A112" w:rsidR="00013744" w:rsidRPr="008B1896" w:rsidRDefault="004E0F0B" w:rsidP="00013744">
            <w:pPr>
              <w:pStyle w:val="ListParagraph"/>
              <w:ind w:leftChars="0" w:left="0"/>
              <w:rPr>
                <w:rFonts w:cs="Arial"/>
                <w:lang w:eastAsia="zh-HK"/>
              </w:rPr>
            </w:pPr>
            <w:proofErr w:type="spellStart"/>
            <w:r w:rsidRPr="002D7C93">
              <w:rPr>
                <w:rFonts w:cs="Arial"/>
                <w:lang w:eastAsia="zh-HK"/>
              </w:rPr>
              <w:t>vehicleHongkong</w:t>
            </w:r>
            <w:proofErr w:type="spellEnd"/>
          </w:p>
        </w:tc>
        <w:tc>
          <w:tcPr>
            <w:tcW w:w="1708" w:type="dxa"/>
          </w:tcPr>
          <w:p w14:paraId="51DDF6A4" w14:textId="69699963"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2516" w:type="dxa"/>
          </w:tcPr>
          <w:p w14:paraId="3565DDF1" w14:textId="76D2224A" w:rsidR="00013744" w:rsidRPr="008B1896" w:rsidRDefault="00013744" w:rsidP="00013744">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7E743A8B" w14:textId="77777777" w:rsidTr="0011711C">
        <w:tc>
          <w:tcPr>
            <w:tcW w:w="3832" w:type="dxa"/>
          </w:tcPr>
          <w:p w14:paraId="55D1EBE4" w14:textId="70CB8683"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vehicleMainland</w:t>
            </w:r>
            <w:proofErr w:type="spellEnd"/>
          </w:p>
        </w:tc>
        <w:tc>
          <w:tcPr>
            <w:tcW w:w="1708" w:type="dxa"/>
          </w:tcPr>
          <w:p w14:paraId="715371D3" w14:textId="523FEB84"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2516" w:type="dxa"/>
          </w:tcPr>
          <w:p w14:paraId="2942B05A" w14:textId="793AF9BF" w:rsidR="00013744" w:rsidRPr="002D7C93" w:rsidRDefault="00013744" w:rsidP="00013744">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0A29E2CE" w14:textId="77777777" w:rsidTr="0011711C">
        <w:tc>
          <w:tcPr>
            <w:tcW w:w="3832" w:type="dxa"/>
          </w:tcPr>
          <w:p w14:paraId="15BBE778" w14:textId="2EDD8E72"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vehicleMacao</w:t>
            </w:r>
            <w:proofErr w:type="spellEnd"/>
          </w:p>
        </w:tc>
        <w:tc>
          <w:tcPr>
            <w:tcW w:w="1708" w:type="dxa"/>
          </w:tcPr>
          <w:p w14:paraId="64AB9619" w14:textId="2558298A"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2516" w:type="dxa"/>
          </w:tcPr>
          <w:p w14:paraId="25AA1D11" w14:textId="423E6481" w:rsidR="00013744" w:rsidRPr="002D7C93" w:rsidRDefault="00013744" w:rsidP="00013744">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4B04A4CD" w14:textId="77777777" w:rsidTr="0011711C">
        <w:tc>
          <w:tcPr>
            <w:tcW w:w="3832" w:type="dxa"/>
          </w:tcPr>
          <w:p w14:paraId="4EC6B88C" w14:textId="436B0F74" w:rsidR="00915BA8" w:rsidRPr="002D7C93" w:rsidRDefault="00915BA8" w:rsidP="00915BA8">
            <w:pPr>
              <w:pStyle w:val="ListParagraph"/>
              <w:ind w:leftChars="0" w:left="0"/>
              <w:rPr>
                <w:rFonts w:cs="Arial"/>
                <w:lang w:eastAsia="zh-HK"/>
              </w:rPr>
            </w:pPr>
            <w:r w:rsidRPr="002D7C93">
              <w:rPr>
                <w:rFonts w:cs="Arial"/>
                <w:lang w:eastAsia="zh-HK"/>
              </w:rPr>
              <w:t>height</w:t>
            </w:r>
          </w:p>
        </w:tc>
        <w:tc>
          <w:tcPr>
            <w:tcW w:w="1708" w:type="dxa"/>
          </w:tcPr>
          <w:p w14:paraId="38A2BCE2" w14:textId="7D3CB56C" w:rsidR="00915BA8" w:rsidRPr="002D7C93" w:rsidRDefault="00915BA8" w:rsidP="00915BA8">
            <w:pPr>
              <w:pStyle w:val="ListParagraph"/>
              <w:ind w:leftChars="0" w:left="0"/>
              <w:rPr>
                <w:rFonts w:cs="Arial"/>
                <w:lang w:eastAsia="zh-HK"/>
              </w:rPr>
            </w:pPr>
            <w:r w:rsidRPr="002D7C93">
              <w:rPr>
                <w:rFonts w:cs="Arial"/>
                <w:lang w:eastAsia="zh-HK"/>
              </w:rPr>
              <w:t>Number</w:t>
            </w:r>
          </w:p>
        </w:tc>
        <w:tc>
          <w:tcPr>
            <w:tcW w:w="2516" w:type="dxa"/>
          </w:tcPr>
          <w:p w14:paraId="563504C4" w14:textId="1D08D9BC" w:rsidR="00915BA8" w:rsidRPr="002D7C93" w:rsidRDefault="00915BA8" w:rsidP="00915BA8">
            <w:pPr>
              <w:pStyle w:val="ListParagraph"/>
              <w:ind w:leftChars="0" w:left="0"/>
              <w:rPr>
                <w:rFonts w:cs="Arial"/>
                <w:shd w:val="clear" w:color="auto" w:fill="FFFFFF"/>
              </w:rPr>
            </w:pPr>
            <w:r w:rsidRPr="002D7C93">
              <w:rPr>
                <w:rFonts w:cs="Arial"/>
                <w:shd w:val="clear" w:color="auto" w:fill="FFFFFF"/>
              </w:rPr>
              <w:t>Vehicle Height</w:t>
            </w:r>
            <w:r w:rsidRPr="002D7C93">
              <w:rPr>
                <w:rFonts w:cs="Arial"/>
                <w:lang w:eastAsia="zh-HK"/>
              </w:rPr>
              <w:t xml:space="preserve"> (mm)</w:t>
            </w:r>
          </w:p>
        </w:tc>
      </w:tr>
      <w:tr w:rsidR="008B1896" w:rsidRPr="008B1896" w14:paraId="4F841316" w14:textId="77777777" w:rsidTr="0011711C">
        <w:tc>
          <w:tcPr>
            <w:tcW w:w="3832" w:type="dxa"/>
          </w:tcPr>
          <w:p w14:paraId="1FE6EFEF" w14:textId="7795D18B" w:rsidR="00915BA8" w:rsidRPr="002D7C93" w:rsidRDefault="00915BA8" w:rsidP="00915BA8">
            <w:pPr>
              <w:pStyle w:val="ListParagraph"/>
              <w:ind w:leftChars="0" w:left="0"/>
              <w:rPr>
                <w:rFonts w:cs="Arial"/>
                <w:lang w:eastAsia="zh-HK"/>
              </w:rPr>
            </w:pPr>
            <w:r w:rsidRPr="002D7C93">
              <w:rPr>
                <w:rFonts w:cs="Arial"/>
                <w:lang w:eastAsia="zh-HK"/>
              </w:rPr>
              <w:t>length</w:t>
            </w:r>
          </w:p>
        </w:tc>
        <w:tc>
          <w:tcPr>
            <w:tcW w:w="1708" w:type="dxa"/>
          </w:tcPr>
          <w:p w14:paraId="798F6AB4" w14:textId="4994AFF1" w:rsidR="00915BA8" w:rsidRPr="002D7C93" w:rsidRDefault="00915BA8" w:rsidP="00915BA8">
            <w:pPr>
              <w:pStyle w:val="ListParagraph"/>
              <w:ind w:leftChars="0" w:left="0"/>
              <w:rPr>
                <w:rFonts w:cs="Arial"/>
                <w:lang w:eastAsia="zh-HK"/>
              </w:rPr>
            </w:pPr>
            <w:r w:rsidRPr="002D7C93">
              <w:rPr>
                <w:rFonts w:cs="Arial"/>
                <w:lang w:eastAsia="zh-HK"/>
              </w:rPr>
              <w:t>Number</w:t>
            </w:r>
          </w:p>
        </w:tc>
        <w:tc>
          <w:tcPr>
            <w:tcW w:w="2516" w:type="dxa"/>
          </w:tcPr>
          <w:p w14:paraId="0DFD7527" w14:textId="682E807F" w:rsidR="00915BA8" w:rsidRPr="002D7C93" w:rsidRDefault="00915BA8" w:rsidP="00915BA8">
            <w:pPr>
              <w:pStyle w:val="ListParagraph"/>
              <w:ind w:leftChars="0" w:left="0"/>
              <w:rPr>
                <w:rFonts w:cs="Arial"/>
                <w:shd w:val="clear" w:color="auto" w:fill="FFFFFF"/>
              </w:rPr>
            </w:pPr>
            <w:r w:rsidRPr="002D7C93">
              <w:rPr>
                <w:rFonts w:cs="Arial"/>
                <w:shd w:val="clear" w:color="auto" w:fill="FFFFFF"/>
              </w:rPr>
              <w:t>Vehicle L</w:t>
            </w:r>
            <w:r w:rsidRPr="002D7C93">
              <w:rPr>
                <w:rFonts w:cs="Arial"/>
                <w:lang w:eastAsia="zh-HK"/>
              </w:rPr>
              <w:t>ength (mm)</w:t>
            </w:r>
          </w:p>
        </w:tc>
      </w:tr>
      <w:tr w:rsidR="0011711C" w:rsidRPr="008B1896" w14:paraId="4DD4FA48" w14:textId="77777777" w:rsidTr="0011711C">
        <w:tc>
          <w:tcPr>
            <w:tcW w:w="3832" w:type="dxa"/>
          </w:tcPr>
          <w:p w14:paraId="66A78001" w14:textId="3B342BE3" w:rsidR="0011711C" w:rsidRPr="0011711C" w:rsidRDefault="0011711C" w:rsidP="0011711C">
            <w:pPr>
              <w:pStyle w:val="ListParagraph"/>
              <w:ind w:leftChars="0" w:left="0"/>
              <w:rPr>
                <w:rFonts w:cs="Arial"/>
                <w:lang w:eastAsia="zh-HK"/>
              </w:rPr>
            </w:pPr>
            <w:r w:rsidRPr="0011711C">
              <w:rPr>
                <w:rFonts w:cs="Arial"/>
                <w:lang w:eastAsia="zh-HK"/>
              </w:rPr>
              <w:t>width</w:t>
            </w:r>
          </w:p>
        </w:tc>
        <w:tc>
          <w:tcPr>
            <w:tcW w:w="1708" w:type="dxa"/>
          </w:tcPr>
          <w:p w14:paraId="42E6812D" w14:textId="51AC3743" w:rsidR="0011711C" w:rsidRPr="0011711C" w:rsidRDefault="0011711C" w:rsidP="0011711C">
            <w:pPr>
              <w:pStyle w:val="ListParagraph"/>
              <w:ind w:leftChars="0" w:left="0"/>
              <w:rPr>
                <w:rFonts w:cs="Arial"/>
                <w:lang w:eastAsia="zh-HK"/>
              </w:rPr>
            </w:pPr>
            <w:r w:rsidRPr="00632B78">
              <w:rPr>
                <w:rFonts w:cs="Arial"/>
                <w:lang w:eastAsia="zh-HK"/>
              </w:rPr>
              <w:t>Number</w:t>
            </w:r>
          </w:p>
        </w:tc>
        <w:tc>
          <w:tcPr>
            <w:tcW w:w="2516" w:type="dxa"/>
          </w:tcPr>
          <w:p w14:paraId="1FF67AE2" w14:textId="507A6BBF" w:rsidR="0011711C" w:rsidRPr="0011711C" w:rsidRDefault="0011711C" w:rsidP="0011711C">
            <w:pPr>
              <w:pStyle w:val="ListParagraph"/>
              <w:ind w:leftChars="0" w:left="0"/>
              <w:rPr>
                <w:rFonts w:cs="Arial"/>
                <w:shd w:val="clear" w:color="auto" w:fill="FFFFFF"/>
              </w:rPr>
            </w:pPr>
            <w:r w:rsidRPr="00632B78">
              <w:rPr>
                <w:rFonts w:cs="Arial"/>
                <w:shd w:val="clear" w:color="auto" w:fill="FFFFFF"/>
              </w:rPr>
              <w:t xml:space="preserve">Vehicle </w:t>
            </w:r>
            <w:r>
              <w:rPr>
                <w:rFonts w:cs="Arial"/>
                <w:shd w:val="clear" w:color="auto" w:fill="FFFFFF"/>
              </w:rPr>
              <w:t>Width</w:t>
            </w:r>
            <w:r w:rsidRPr="00632B78">
              <w:rPr>
                <w:rFonts w:cs="Arial"/>
                <w:lang w:eastAsia="zh-HK"/>
              </w:rPr>
              <w:t xml:space="preserve"> (mm)</w:t>
            </w:r>
          </w:p>
        </w:tc>
      </w:tr>
      <w:tr w:rsidR="0011711C" w:rsidRPr="008B1896" w14:paraId="42F2F8CD" w14:textId="77777777" w:rsidTr="0011711C">
        <w:tc>
          <w:tcPr>
            <w:tcW w:w="3832" w:type="dxa"/>
          </w:tcPr>
          <w:p w14:paraId="047A1D0A" w14:textId="2A6ADE0E" w:rsidR="0011711C" w:rsidRPr="002D7C93" w:rsidRDefault="0011711C" w:rsidP="0011711C">
            <w:pPr>
              <w:pStyle w:val="ListParagraph"/>
              <w:ind w:leftChars="0" w:left="0"/>
              <w:rPr>
                <w:rFonts w:cs="Arial"/>
                <w:lang w:eastAsia="zh-HK"/>
              </w:rPr>
            </w:pPr>
            <w:proofErr w:type="spellStart"/>
            <w:r>
              <w:rPr>
                <w:rFonts w:cs="Arial"/>
                <w:lang w:eastAsia="zh-HK"/>
              </w:rPr>
              <w:t>secondSearchFlag</w:t>
            </w:r>
            <w:proofErr w:type="spellEnd"/>
          </w:p>
        </w:tc>
        <w:tc>
          <w:tcPr>
            <w:tcW w:w="1708" w:type="dxa"/>
          </w:tcPr>
          <w:p w14:paraId="5BB8C300" w14:textId="6EB832E5" w:rsidR="0011711C" w:rsidRPr="002D7C93" w:rsidRDefault="0011711C" w:rsidP="0011711C">
            <w:pPr>
              <w:pStyle w:val="ListParagraph"/>
              <w:ind w:leftChars="0" w:left="0"/>
              <w:rPr>
                <w:rFonts w:cs="Arial"/>
                <w:lang w:eastAsia="zh-HK"/>
              </w:rPr>
            </w:pPr>
            <w:r w:rsidRPr="002D7C93">
              <w:rPr>
                <w:rFonts w:cs="Arial"/>
                <w:lang w:eastAsia="zh-HK"/>
              </w:rPr>
              <w:t>Number</w:t>
            </w:r>
          </w:p>
        </w:tc>
        <w:tc>
          <w:tcPr>
            <w:tcW w:w="2516" w:type="dxa"/>
          </w:tcPr>
          <w:p w14:paraId="2B8561EB" w14:textId="77777777"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Secondary Search Mark</w:t>
            </w:r>
          </w:p>
          <w:p w14:paraId="370A4F69" w14:textId="77777777"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0 = Not Required to Secondary Search</w:t>
            </w:r>
          </w:p>
          <w:p w14:paraId="5A1DC3F2" w14:textId="21953D39"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1 = Required to Secondary Search</w:t>
            </w:r>
          </w:p>
        </w:tc>
      </w:tr>
      <w:tr w:rsidR="0011711C" w:rsidRPr="008B1896" w14:paraId="5364D51B" w14:textId="77777777" w:rsidTr="0011711C">
        <w:tc>
          <w:tcPr>
            <w:tcW w:w="3832" w:type="dxa"/>
          </w:tcPr>
          <w:p w14:paraId="7FB8150F" w14:textId="7B19A7A2" w:rsidR="0011711C" w:rsidRPr="002D7C93" w:rsidRDefault="0011711C" w:rsidP="0011711C">
            <w:pPr>
              <w:pStyle w:val="ListParagraph"/>
              <w:ind w:leftChars="0" w:left="0"/>
              <w:rPr>
                <w:rFonts w:cs="Arial"/>
                <w:lang w:eastAsia="zh-HK"/>
              </w:rPr>
            </w:pPr>
            <w:proofErr w:type="spellStart"/>
            <w:r>
              <w:rPr>
                <w:rFonts w:cs="Arial"/>
                <w:lang w:eastAsia="zh-HK"/>
              </w:rPr>
              <w:t>secondSearchEventDate</w:t>
            </w:r>
            <w:proofErr w:type="spellEnd"/>
          </w:p>
        </w:tc>
        <w:tc>
          <w:tcPr>
            <w:tcW w:w="1708" w:type="dxa"/>
          </w:tcPr>
          <w:p w14:paraId="540CCEAB" w14:textId="29C1F5E7" w:rsidR="0011711C" w:rsidRPr="002D7C93" w:rsidRDefault="0011711C" w:rsidP="0011711C">
            <w:pPr>
              <w:pStyle w:val="ListParagraph"/>
              <w:ind w:leftChars="0" w:left="0"/>
              <w:rPr>
                <w:rFonts w:cs="Arial"/>
                <w:lang w:eastAsia="zh-HK"/>
              </w:rPr>
            </w:pPr>
            <w:r w:rsidRPr="002D7C93">
              <w:rPr>
                <w:rFonts w:cs="Arial"/>
                <w:lang w:eastAsia="zh-HK"/>
              </w:rPr>
              <w:t>String</w:t>
            </w:r>
          </w:p>
        </w:tc>
        <w:tc>
          <w:tcPr>
            <w:tcW w:w="2516" w:type="dxa"/>
          </w:tcPr>
          <w:p w14:paraId="1F1188AD" w14:textId="36887A93" w:rsidR="0011711C" w:rsidRDefault="0011711C" w:rsidP="0011711C">
            <w:pPr>
              <w:pStyle w:val="ListParagraph"/>
              <w:ind w:leftChars="0" w:left="0"/>
              <w:rPr>
                <w:rFonts w:cs="Arial"/>
                <w:shd w:val="clear" w:color="auto" w:fill="FFFFFF"/>
              </w:rPr>
            </w:pPr>
            <w:r>
              <w:rPr>
                <w:rFonts w:cs="Arial"/>
                <w:shd w:val="clear" w:color="auto" w:fill="FFFFFF"/>
              </w:rPr>
              <w:t>YYYY-MM-DD</w:t>
            </w:r>
          </w:p>
          <w:p w14:paraId="0A615775" w14:textId="2240DDD3" w:rsidR="0011711C" w:rsidRPr="002D7C93" w:rsidRDefault="0011711C" w:rsidP="0011711C">
            <w:pPr>
              <w:pStyle w:val="ListParagraph"/>
              <w:ind w:leftChars="0" w:left="0"/>
              <w:rPr>
                <w:rFonts w:cs="Arial"/>
                <w:shd w:val="clear" w:color="auto" w:fill="FFFFFF"/>
              </w:rPr>
            </w:pPr>
            <w:r>
              <w:rPr>
                <w:rFonts w:cs="Arial"/>
                <w:shd w:val="clear" w:color="auto" w:fill="FFFFFF"/>
              </w:rPr>
              <w:t>Date of Event</w:t>
            </w:r>
          </w:p>
        </w:tc>
      </w:tr>
      <w:tr w:rsidR="0011711C" w:rsidRPr="008B1896" w14:paraId="718C6866" w14:textId="77777777" w:rsidTr="0011711C">
        <w:tc>
          <w:tcPr>
            <w:tcW w:w="3832" w:type="dxa"/>
          </w:tcPr>
          <w:p w14:paraId="20143453" w14:textId="7D1455BC" w:rsidR="0011711C" w:rsidRPr="00761731" w:rsidDel="00761731" w:rsidRDefault="0011711C" w:rsidP="0011711C">
            <w:pPr>
              <w:pStyle w:val="ListParagraph"/>
              <w:ind w:leftChars="0" w:left="0"/>
              <w:rPr>
                <w:rFonts w:cs="Arial"/>
                <w:lang w:eastAsia="zh-HK"/>
              </w:rPr>
            </w:pPr>
            <w:proofErr w:type="spellStart"/>
            <w:r>
              <w:rPr>
                <w:rFonts w:cs="Arial"/>
                <w:lang w:eastAsia="zh-HK"/>
              </w:rPr>
              <w:t>secondSearchE</w:t>
            </w:r>
            <w:r w:rsidRPr="00632B78">
              <w:rPr>
                <w:rFonts w:cs="Arial"/>
                <w:lang w:eastAsia="zh-HK"/>
              </w:rPr>
              <w:t>ventTime</w:t>
            </w:r>
            <w:proofErr w:type="spellEnd"/>
          </w:p>
        </w:tc>
        <w:tc>
          <w:tcPr>
            <w:tcW w:w="1708" w:type="dxa"/>
          </w:tcPr>
          <w:p w14:paraId="422815F1" w14:textId="2CED2D6A" w:rsidR="0011711C" w:rsidRPr="00761731" w:rsidRDefault="0011711C" w:rsidP="0011711C">
            <w:pPr>
              <w:pStyle w:val="ListParagraph"/>
              <w:ind w:leftChars="0" w:left="0"/>
              <w:rPr>
                <w:rFonts w:cs="Arial"/>
                <w:lang w:eastAsia="zh-HK"/>
              </w:rPr>
            </w:pPr>
            <w:r w:rsidRPr="00632B78">
              <w:rPr>
                <w:rFonts w:cs="Arial"/>
                <w:lang w:eastAsia="zh-HK"/>
              </w:rPr>
              <w:t>String</w:t>
            </w:r>
          </w:p>
        </w:tc>
        <w:tc>
          <w:tcPr>
            <w:tcW w:w="2516" w:type="dxa"/>
          </w:tcPr>
          <w:p w14:paraId="21F3FC8C" w14:textId="77777777" w:rsidR="0011711C" w:rsidRPr="00632B78" w:rsidRDefault="0011711C" w:rsidP="0011711C">
            <w:pPr>
              <w:pStyle w:val="ListParagraph"/>
              <w:ind w:leftChars="0" w:left="0"/>
              <w:rPr>
                <w:rFonts w:cs="Arial"/>
                <w:shd w:val="clear" w:color="auto" w:fill="FFFFFF"/>
              </w:rPr>
            </w:pPr>
            <w:proofErr w:type="gramStart"/>
            <w:r w:rsidRPr="00632B78">
              <w:rPr>
                <w:rFonts w:cs="Arial"/>
                <w:shd w:val="clear" w:color="auto" w:fill="FFFFFF"/>
              </w:rPr>
              <w:t>HH:NN</w:t>
            </w:r>
            <w:proofErr w:type="gramEnd"/>
            <w:r w:rsidRPr="00632B78">
              <w:rPr>
                <w:rFonts w:cs="Arial"/>
                <w:shd w:val="clear" w:color="auto" w:fill="FFFFFF"/>
              </w:rPr>
              <w:t>:SS</w:t>
            </w:r>
          </w:p>
          <w:p w14:paraId="16DE8476" w14:textId="3C751A81" w:rsidR="0011711C" w:rsidRPr="00761731" w:rsidDel="00761731" w:rsidRDefault="0011711C" w:rsidP="0011711C">
            <w:pPr>
              <w:pStyle w:val="ListParagraph"/>
              <w:ind w:leftChars="0" w:left="0"/>
              <w:rPr>
                <w:rFonts w:cs="Arial"/>
                <w:shd w:val="clear" w:color="auto" w:fill="FFFFFF"/>
              </w:rPr>
            </w:pPr>
            <w:r>
              <w:rPr>
                <w:rFonts w:cs="Arial"/>
                <w:shd w:val="clear" w:color="auto" w:fill="FFFFFF"/>
              </w:rPr>
              <w:t>Time of Event</w:t>
            </w:r>
          </w:p>
        </w:tc>
      </w:tr>
      <w:tr w:rsidR="00DF4500" w:rsidRPr="008B1896" w14:paraId="6F7F8CB9" w14:textId="77777777" w:rsidTr="0011711C">
        <w:trPr>
          <w:ins w:id="649" w:author="Siu Ham Wong" w:date="2024-05-22T16:53:00Z"/>
        </w:trPr>
        <w:tc>
          <w:tcPr>
            <w:tcW w:w="3832" w:type="dxa"/>
          </w:tcPr>
          <w:p w14:paraId="77D21330" w14:textId="2584B746" w:rsidR="00DF4500" w:rsidRDefault="00DF4500" w:rsidP="0011711C">
            <w:pPr>
              <w:pStyle w:val="ListParagraph"/>
              <w:ind w:leftChars="0" w:left="0"/>
              <w:rPr>
                <w:ins w:id="650" w:author="Siu Ham Wong" w:date="2024-05-22T16:53:00Z" w16du:dateUtc="2024-05-22T08:53:00Z"/>
                <w:rFonts w:cs="Arial"/>
                <w:lang w:eastAsia="zh-HK"/>
              </w:rPr>
            </w:pPr>
            <w:proofErr w:type="spellStart"/>
            <w:ins w:id="651" w:author="Siu Ham Wong" w:date="2024-05-22T16:53:00Z" w16du:dateUtc="2024-05-22T08:53:00Z">
              <w:r w:rsidRPr="00DF4500">
                <w:rPr>
                  <w:rFonts w:cs="Arial"/>
                  <w:lang w:eastAsia="zh-HK"/>
                </w:rPr>
                <w:t>clearanceFlag</w:t>
              </w:r>
              <w:proofErr w:type="spellEnd"/>
            </w:ins>
          </w:p>
        </w:tc>
        <w:tc>
          <w:tcPr>
            <w:tcW w:w="1708" w:type="dxa"/>
          </w:tcPr>
          <w:p w14:paraId="513713B2" w14:textId="4BAD4CF0" w:rsidR="00DF4500" w:rsidRPr="00632B78" w:rsidRDefault="00DF4500" w:rsidP="0011711C">
            <w:pPr>
              <w:pStyle w:val="ListParagraph"/>
              <w:ind w:leftChars="0" w:left="0"/>
              <w:rPr>
                <w:ins w:id="652" w:author="Siu Ham Wong" w:date="2024-05-22T16:53:00Z" w16du:dateUtc="2024-05-22T08:53:00Z"/>
                <w:rFonts w:cs="Arial"/>
                <w:lang w:eastAsia="zh-HK"/>
              </w:rPr>
            </w:pPr>
            <w:ins w:id="653" w:author="Siu Ham Wong" w:date="2024-05-22T16:54:00Z" w16du:dateUtc="2024-05-22T08:54:00Z">
              <w:r>
                <w:rPr>
                  <w:rFonts w:cs="Arial"/>
                  <w:lang w:eastAsia="zh-HK"/>
                </w:rPr>
                <w:t>Number</w:t>
              </w:r>
            </w:ins>
          </w:p>
        </w:tc>
        <w:tc>
          <w:tcPr>
            <w:tcW w:w="2516" w:type="dxa"/>
          </w:tcPr>
          <w:p w14:paraId="01A0F58B" w14:textId="0638AC0C" w:rsidR="00DF4500" w:rsidRDefault="00DF4500" w:rsidP="0011711C">
            <w:pPr>
              <w:pStyle w:val="ListParagraph"/>
              <w:ind w:leftChars="0" w:left="0"/>
              <w:rPr>
                <w:ins w:id="654" w:author="Siu Ham Wong" w:date="2024-05-22T16:54:00Z" w16du:dateUtc="2024-05-22T08:54:00Z"/>
                <w:rFonts w:cs="Arial"/>
                <w:shd w:val="clear" w:color="auto" w:fill="FFFFFF"/>
              </w:rPr>
            </w:pPr>
            <w:ins w:id="655" w:author="Siu Ham Wong" w:date="2024-05-22T16:54:00Z" w16du:dateUtc="2024-05-22T08:54:00Z">
              <w:r>
                <w:rPr>
                  <w:rFonts w:cs="Arial"/>
                  <w:shd w:val="clear" w:color="auto" w:fill="FFFFFF"/>
                </w:rPr>
                <w:t>Clearance Flag</w:t>
              </w:r>
            </w:ins>
            <w:ins w:id="656" w:author="Siu Ham Wong" w:date="2024-05-23T11:00:00Z" w16du:dateUtc="2024-05-23T03:00:00Z">
              <w:r w:rsidR="00904000">
                <w:rPr>
                  <w:rFonts w:cs="Arial"/>
                  <w:shd w:val="clear" w:color="auto" w:fill="FFFFFF"/>
                </w:rPr>
                <w:t xml:space="preserve">, only </w:t>
              </w:r>
            </w:ins>
            <w:ins w:id="657" w:author="Siu Ham Wong" w:date="2024-05-23T11:02:00Z" w16du:dateUtc="2024-05-23T03:02:00Z">
              <w:r w:rsidR="00904000">
                <w:rPr>
                  <w:rFonts w:cs="Arial"/>
                  <w:shd w:val="clear" w:color="auto" w:fill="FFFFFF"/>
                </w:rPr>
                <w:t xml:space="preserve">require </w:t>
              </w:r>
              <w:proofErr w:type="gramStart"/>
              <w:r w:rsidR="00904000">
                <w:rPr>
                  <w:rFonts w:cs="Arial"/>
                  <w:shd w:val="clear" w:color="auto" w:fill="FFFFFF"/>
                </w:rPr>
                <w:t>to</w:t>
              </w:r>
            </w:ins>
            <w:ins w:id="658" w:author="Siu Ham Wong" w:date="2024-05-23T11:03:00Z" w16du:dateUtc="2024-05-23T03:03:00Z">
              <w:r w:rsidR="00904000">
                <w:rPr>
                  <w:rFonts w:cs="Arial"/>
                  <w:shd w:val="clear" w:color="auto" w:fill="FFFFFF"/>
                </w:rPr>
                <w:t xml:space="preserve"> check</w:t>
              </w:r>
              <w:proofErr w:type="gramEnd"/>
              <w:r w:rsidR="00904000">
                <w:rPr>
                  <w:rFonts w:cs="Arial"/>
                  <w:shd w:val="clear" w:color="auto" w:fill="FFFFFF"/>
                </w:rPr>
                <w:t xml:space="preserve"> when </w:t>
              </w:r>
              <w:proofErr w:type="spellStart"/>
              <w:r w:rsidR="00904000">
                <w:rPr>
                  <w:rFonts w:cs="Arial"/>
                  <w:lang w:eastAsia="zh-HK"/>
                </w:rPr>
                <w:t>secondSearchFlag</w:t>
              </w:r>
              <w:proofErr w:type="spellEnd"/>
              <w:r w:rsidR="00904000">
                <w:rPr>
                  <w:rFonts w:cs="Arial"/>
                  <w:lang w:eastAsia="zh-HK"/>
                </w:rPr>
                <w:t xml:space="preserve"> = 1</w:t>
              </w:r>
            </w:ins>
          </w:p>
          <w:p w14:paraId="59E36715" w14:textId="0D241E4A" w:rsidR="00DF4500" w:rsidRPr="002D7C93" w:rsidRDefault="00DF4500" w:rsidP="00DF4500">
            <w:pPr>
              <w:pStyle w:val="ListParagraph"/>
              <w:ind w:leftChars="0" w:left="0"/>
              <w:rPr>
                <w:ins w:id="659" w:author="Siu Ham Wong" w:date="2024-05-22T16:54:00Z" w16du:dateUtc="2024-05-22T08:54:00Z"/>
                <w:rFonts w:cs="Arial"/>
                <w:shd w:val="clear" w:color="auto" w:fill="FFFFFF"/>
              </w:rPr>
            </w:pPr>
            <w:ins w:id="660" w:author="Siu Ham Wong" w:date="2024-05-22T16:54:00Z" w16du:dateUtc="2024-05-22T08:54:00Z">
              <w:r>
                <w:rPr>
                  <w:rFonts w:cs="Arial"/>
                  <w:shd w:val="clear" w:color="auto" w:fill="FFFFFF"/>
                </w:rPr>
                <w:t>1</w:t>
              </w:r>
              <w:r w:rsidRPr="002D7C93">
                <w:rPr>
                  <w:rFonts w:cs="Arial"/>
                  <w:shd w:val="clear" w:color="auto" w:fill="FFFFFF"/>
                </w:rPr>
                <w:t xml:space="preserve"> = </w:t>
              </w:r>
            </w:ins>
            <w:ins w:id="661" w:author="Siu Ham Wong" w:date="2024-05-22T16:59:00Z" w16du:dateUtc="2024-05-22T08:59:00Z">
              <w:r>
                <w:rPr>
                  <w:rFonts w:cs="Arial"/>
                  <w:shd w:val="clear" w:color="auto" w:fill="FFFFFF"/>
                </w:rPr>
                <w:t>Not Pass</w:t>
              </w:r>
            </w:ins>
          </w:p>
          <w:p w14:paraId="48FB65DC" w14:textId="592E2EB0" w:rsidR="00DF4500" w:rsidRPr="00632B78" w:rsidRDefault="00DF4500" w:rsidP="00DF4500">
            <w:pPr>
              <w:pStyle w:val="ListParagraph"/>
              <w:ind w:leftChars="0" w:left="0"/>
              <w:rPr>
                <w:ins w:id="662" w:author="Siu Ham Wong" w:date="2024-05-22T16:53:00Z" w16du:dateUtc="2024-05-22T08:53:00Z"/>
                <w:rFonts w:cs="Arial"/>
                <w:shd w:val="clear" w:color="auto" w:fill="FFFFFF"/>
              </w:rPr>
            </w:pPr>
            <w:ins w:id="663" w:author="Siu Ham Wong" w:date="2024-05-22T16:54:00Z" w16du:dateUtc="2024-05-22T08:54:00Z">
              <w:r>
                <w:rPr>
                  <w:rFonts w:cs="Arial"/>
                  <w:shd w:val="clear" w:color="auto" w:fill="FFFFFF"/>
                </w:rPr>
                <w:t>2</w:t>
              </w:r>
              <w:r w:rsidRPr="002D7C93">
                <w:rPr>
                  <w:rFonts w:cs="Arial"/>
                  <w:shd w:val="clear" w:color="auto" w:fill="FFFFFF"/>
                </w:rPr>
                <w:t xml:space="preserve"> = </w:t>
              </w:r>
            </w:ins>
            <w:ins w:id="664" w:author="Siu Ham Wong" w:date="2024-05-22T16:59:00Z" w16du:dateUtc="2024-05-22T08:59:00Z">
              <w:r>
                <w:rPr>
                  <w:rFonts w:cs="Arial"/>
                  <w:shd w:val="clear" w:color="auto" w:fill="FFFFFF"/>
                </w:rPr>
                <w:t>Passed</w:t>
              </w:r>
            </w:ins>
          </w:p>
        </w:tc>
      </w:tr>
      <w:tr w:rsidR="002E19D9" w:rsidRPr="008B1896" w14:paraId="7F4F4E99" w14:textId="77777777" w:rsidTr="0011711C">
        <w:trPr>
          <w:ins w:id="665" w:author="Siu Ham Wong" w:date="2025-01-25T23:21:00Z"/>
        </w:trPr>
        <w:tc>
          <w:tcPr>
            <w:tcW w:w="3832" w:type="dxa"/>
          </w:tcPr>
          <w:p w14:paraId="09E32A96" w14:textId="3BE6072A" w:rsidR="002E19D9" w:rsidRPr="002E19D9" w:rsidRDefault="002E19D9">
            <w:pPr>
              <w:rPr>
                <w:ins w:id="666" w:author="Siu Ham Wong" w:date="2025-01-25T23:21:00Z" w16du:dateUtc="2025-01-25T15:21:00Z"/>
                <w:rFonts w:cs="Arial"/>
                <w:lang w:eastAsia="zh-HK"/>
              </w:rPr>
              <w:pPrChange w:id="667" w:author="Siu Ham Wong" w:date="2025-01-25T23:22:00Z" w16du:dateUtc="2025-01-25T15:22:00Z">
                <w:pPr>
                  <w:pStyle w:val="ListParagraph"/>
                  <w:ind w:leftChars="0" w:left="0"/>
                </w:pPr>
              </w:pPrChange>
            </w:pPr>
            <w:proofErr w:type="spellStart"/>
            <w:ins w:id="668" w:author="Siu Ham Wong" w:date="2025-01-25T23:22:00Z" w16du:dateUtc="2025-01-25T15:22:00Z">
              <w:r w:rsidRPr="002D7C93">
                <w:rPr>
                  <w:rFonts w:cs="Arial"/>
                  <w:lang w:eastAsia="zh-HK"/>
                </w:rPr>
                <w:t>bookingId</w:t>
              </w:r>
            </w:ins>
            <w:proofErr w:type="spellEnd"/>
          </w:p>
        </w:tc>
        <w:tc>
          <w:tcPr>
            <w:tcW w:w="1708" w:type="dxa"/>
          </w:tcPr>
          <w:p w14:paraId="6AE58492" w14:textId="7923AF64" w:rsidR="002E19D9" w:rsidRPr="002E19D9" w:rsidRDefault="002E19D9" w:rsidP="002E19D9">
            <w:pPr>
              <w:pStyle w:val="ListParagraph"/>
              <w:ind w:leftChars="0" w:left="0"/>
              <w:rPr>
                <w:ins w:id="669" w:author="Siu Ham Wong" w:date="2025-01-25T23:21:00Z" w16du:dateUtc="2025-01-25T15:21:00Z"/>
                <w:rFonts w:cs="Arial"/>
                <w:lang w:val="en-HK" w:eastAsia="zh-HK"/>
                <w:rPrChange w:id="670" w:author="Siu Ham Wong" w:date="2025-01-25T23:22:00Z" w16du:dateUtc="2025-01-25T15:22:00Z">
                  <w:rPr>
                    <w:ins w:id="671" w:author="Siu Ham Wong" w:date="2025-01-25T23:21:00Z" w16du:dateUtc="2025-01-25T15:21:00Z"/>
                    <w:rFonts w:cs="Arial"/>
                    <w:lang w:eastAsia="zh-HK"/>
                  </w:rPr>
                </w:rPrChange>
              </w:rPr>
            </w:pPr>
            <w:ins w:id="672" w:author="Siu Ham Wong" w:date="2025-01-25T23:22:00Z" w16du:dateUtc="2025-01-25T15:22:00Z">
              <w:r w:rsidRPr="002D7C93">
                <w:rPr>
                  <w:rFonts w:cs="Arial"/>
                  <w:lang w:eastAsia="zh-HK"/>
                </w:rPr>
                <w:t>String</w:t>
              </w:r>
            </w:ins>
          </w:p>
        </w:tc>
        <w:tc>
          <w:tcPr>
            <w:tcW w:w="2516" w:type="dxa"/>
          </w:tcPr>
          <w:p w14:paraId="021BCB35" w14:textId="690C9B4B" w:rsidR="002E19D9" w:rsidRDefault="002E19D9" w:rsidP="002E19D9">
            <w:pPr>
              <w:pStyle w:val="ListParagraph"/>
              <w:ind w:leftChars="0" w:left="0"/>
              <w:rPr>
                <w:ins w:id="673" w:author="Siu Ham Wong" w:date="2025-01-25T23:21:00Z" w16du:dateUtc="2025-01-25T15:21:00Z"/>
                <w:rFonts w:cs="Arial"/>
                <w:shd w:val="clear" w:color="auto" w:fill="FFFFFF"/>
              </w:rPr>
            </w:pPr>
            <w:ins w:id="674" w:author="Siu Ham Wong" w:date="2025-01-25T23:22:00Z" w16du:dateUtc="2025-01-25T15:22:00Z">
              <w:r w:rsidRPr="002D7C93">
                <w:rPr>
                  <w:rFonts w:cs="Arial"/>
                  <w:shd w:val="clear" w:color="auto" w:fill="FFFFFF"/>
                </w:rPr>
                <w:t>Booking ID</w:t>
              </w:r>
            </w:ins>
          </w:p>
        </w:tc>
      </w:tr>
      <w:tr w:rsidR="002E19D9" w:rsidRPr="008B1896" w14:paraId="7520BE4F" w14:textId="77777777" w:rsidTr="0011711C">
        <w:trPr>
          <w:ins w:id="675" w:author="Siu Ham Wong" w:date="2025-01-25T23:21:00Z"/>
        </w:trPr>
        <w:tc>
          <w:tcPr>
            <w:tcW w:w="3832" w:type="dxa"/>
          </w:tcPr>
          <w:p w14:paraId="4B676F90" w14:textId="35C4B5EE" w:rsidR="002E19D9" w:rsidRPr="00DF4500" w:rsidRDefault="002E19D9" w:rsidP="0011711C">
            <w:pPr>
              <w:pStyle w:val="ListParagraph"/>
              <w:ind w:leftChars="0" w:left="0"/>
              <w:rPr>
                <w:ins w:id="676" w:author="Siu Ham Wong" w:date="2025-01-25T23:21:00Z" w16du:dateUtc="2025-01-25T15:21:00Z"/>
                <w:rFonts w:cs="Arial"/>
                <w:lang w:eastAsia="zh-HK"/>
              </w:rPr>
            </w:pPr>
            <w:ins w:id="677" w:author="Siu Ham Wong" w:date="2025-01-25T23:22:00Z" w16du:dateUtc="2025-01-25T15:22:00Z">
              <w:r w:rsidRPr="002E19D9">
                <w:rPr>
                  <w:rFonts w:cs="Arial"/>
                  <w:lang w:eastAsia="zh-HK"/>
                </w:rPr>
                <w:t>handicapped</w:t>
              </w:r>
            </w:ins>
          </w:p>
        </w:tc>
        <w:tc>
          <w:tcPr>
            <w:tcW w:w="1708" w:type="dxa"/>
          </w:tcPr>
          <w:p w14:paraId="5A2FC772" w14:textId="546EB707" w:rsidR="002E19D9" w:rsidRDefault="002E19D9" w:rsidP="0011711C">
            <w:pPr>
              <w:pStyle w:val="ListParagraph"/>
              <w:ind w:leftChars="0" w:left="0"/>
              <w:rPr>
                <w:ins w:id="678" w:author="Siu Ham Wong" w:date="2025-01-25T23:21:00Z" w16du:dateUtc="2025-01-25T15:21:00Z"/>
                <w:rFonts w:cs="Arial"/>
                <w:lang w:eastAsia="zh-HK"/>
              </w:rPr>
            </w:pPr>
            <w:ins w:id="679" w:author="Siu Ham Wong" w:date="2025-01-25T23:23:00Z" w16du:dateUtc="2025-01-25T15:23:00Z">
              <w:r>
                <w:rPr>
                  <w:rFonts w:cs="Arial"/>
                  <w:lang w:eastAsia="zh-HK"/>
                </w:rPr>
                <w:t>Number</w:t>
              </w:r>
            </w:ins>
          </w:p>
        </w:tc>
        <w:tc>
          <w:tcPr>
            <w:tcW w:w="2516" w:type="dxa"/>
          </w:tcPr>
          <w:p w14:paraId="2762C0C4" w14:textId="77777777" w:rsidR="002E19D9" w:rsidRDefault="002E19D9" w:rsidP="0011711C">
            <w:pPr>
              <w:pStyle w:val="ListParagraph"/>
              <w:ind w:leftChars="0" w:left="0"/>
              <w:rPr>
                <w:ins w:id="680" w:author="Siu Ham Wong" w:date="2025-01-25T23:26:00Z" w16du:dateUtc="2025-01-25T15:26:00Z"/>
                <w:rFonts w:cs="Arial"/>
                <w:shd w:val="clear" w:color="auto" w:fill="FFFFFF"/>
              </w:rPr>
            </w:pPr>
            <w:ins w:id="681" w:author="Siu Ham Wong" w:date="2025-01-25T23:25:00Z" w16du:dateUtc="2025-01-25T15:25:00Z">
              <w:r w:rsidRPr="002E19D9">
                <w:rPr>
                  <w:rFonts w:cs="Arial"/>
                  <w:shd w:val="clear" w:color="auto" w:fill="FFFFFF"/>
                </w:rPr>
                <w:t xml:space="preserve">People </w:t>
              </w:r>
              <w:r>
                <w:rPr>
                  <w:rFonts w:cs="Arial"/>
                  <w:shd w:val="clear" w:color="auto" w:fill="FFFFFF"/>
                </w:rPr>
                <w:t>w</w:t>
              </w:r>
              <w:r w:rsidRPr="002E19D9">
                <w:rPr>
                  <w:rFonts w:cs="Arial"/>
                  <w:shd w:val="clear" w:color="auto" w:fill="FFFFFF"/>
                </w:rPr>
                <w:t>ith Disabilities</w:t>
              </w:r>
            </w:ins>
          </w:p>
          <w:p w14:paraId="499F22CA" w14:textId="77777777" w:rsidR="002E19D9" w:rsidRDefault="002E19D9" w:rsidP="0011711C">
            <w:pPr>
              <w:pStyle w:val="ListParagraph"/>
              <w:ind w:leftChars="0" w:left="0"/>
              <w:rPr>
                <w:ins w:id="682" w:author="Siu Ham Wong" w:date="2025-01-25T23:26:00Z" w16du:dateUtc="2025-01-25T15:26:00Z"/>
                <w:rFonts w:cs="Arial"/>
                <w:shd w:val="clear" w:color="auto" w:fill="FFFFFF"/>
              </w:rPr>
            </w:pPr>
            <w:ins w:id="683" w:author="Siu Ham Wong" w:date="2025-01-25T23:26:00Z" w16du:dateUtc="2025-01-25T15:26:00Z">
              <w:r>
                <w:rPr>
                  <w:rFonts w:cs="Arial"/>
                  <w:shd w:val="clear" w:color="auto" w:fill="FFFFFF"/>
                </w:rPr>
                <w:t>0 = No</w:t>
              </w:r>
            </w:ins>
          </w:p>
          <w:p w14:paraId="76033BF9" w14:textId="6C8B23F1" w:rsidR="002E19D9" w:rsidRDefault="002E19D9" w:rsidP="0011711C">
            <w:pPr>
              <w:pStyle w:val="ListParagraph"/>
              <w:ind w:leftChars="0" w:left="0"/>
              <w:rPr>
                <w:ins w:id="684" w:author="Siu Ham Wong" w:date="2025-01-25T23:21:00Z" w16du:dateUtc="2025-01-25T15:21:00Z"/>
                <w:rFonts w:cs="Arial"/>
                <w:shd w:val="clear" w:color="auto" w:fill="FFFFFF"/>
              </w:rPr>
            </w:pPr>
            <w:ins w:id="685" w:author="Siu Ham Wong" w:date="2025-01-25T23:26:00Z" w16du:dateUtc="2025-01-25T15:26:00Z">
              <w:r>
                <w:rPr>
                  <w:rFonts w:cs="Arial"/>
                  <w:shd w:val="clear" w:color="auto" w:fill="FFFFFF"/>
                </w:rPr>
                <w:t>1 = Yes</w:t>
              </w:r>
            </w:ins>
          </w:p>
        </w:tc>
      </w:tr>
    </w:tbl>
    <w:p w14:paraId="38598191" w14:textId="6C9C43DF" w:rsidR="003407E5" w:rsidRPr="008B1896" w:rsidRDefault="003407E5" w:rsidP="00802D52">
      <w:pPr>
        <w:rPr>
          <w:rFonts w:cs="Arial"/>
          <w:lang w:eastAsia="zh-HK"/>
        </w:rPr>
      </w:pPr>
    </w:p>
    <w:p w14:paraId="4DAB7344"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69300D13" w14:textId="77777777" w:rsidR="003407E5" w:rsidRPr="008B1896" w:rsidRDefault="004F6F45" w:rsidP="003407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3407E5" w:rsidRPr="008B1896">
        <w:rPr>
          <w:rFonts w:cs="Arial"/>
          <w:lang w:eastAsia="zh-HK"/>
        </w:rPr>
        <w:t xml:space="preserve">  "resultCode":1,</w:t>
      </w:r>
    </w:p>
    <w:p w14:paraId="4571CB53" w14:textId="616037F4" w:rsidR="004F6F45" w:rsidRPr="008B1896" w:rsidRDefault="003407E5" w:rsidP="00B6731A">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proofErr w:type="gramStart"/>
      <w:r w:rsidRPr="008B1896">
        <w:rPr>
          <w:rFonts w:cs="Arial"/>
          <w:lang w:eastAsia="zh-HK"/>
        </w:rPr>
        <w:t>":“</w:t>
      </w:r>
      <w:proofErr w:type="gramEnd"/>
      <w:del w:id="686" w:author="Siu Ham Wong" w:date="2024-03-12T11:11:00Z">
        <w:r w:rsidRPr="008B1896" w:rsidDel="00CB2CC3">
          <w:rPr>
            <w:rFonts w:cs="Arial"/>
            <w:lang w:eastAsia="zh-HK"/>
          </w:rPr>
          <w:delText>Update ICK result scuccess</w:delText>
        </w:r>
      </w:del>
      <w:ins w:id="687" w:author="Siu Ham Wong" w:date="2024-03-12T11:11:00Z">
        <w:r w:rsidR="00CB2CC3">
          <w:rPr>
            <w:rFonts w:cs="Arial"/>
            <w:lang w:eastAsia="zh-HK"/>
          </w:rPr>
          <w:t>success</w:t>
        </w:r>
      </w:ins>
      <w:r w:rsidRPr="008B1896">
        <w:rPr>
          <w:rFonts w:cs="Arial"/>
          <w:lang w:eastAsia="zh-HK"/>
        </w:rPr>
        <w:t>”</w:t>
      </w:r>
      <w:r w:rsidR="00B6731A" w:rsidRPr="008B1896">
        <w:rPr>
          <w:rFonts w:cs="Arial"/>
          <w:lang w:eastAsia="zh-HK"/>
        </w:rPr>
        <w:t>,</w:t>
      </w:r>
    </w:p>
    <w:p w14:paraId="545CA8B4" w14:textId="6069E188" w:rsidR="00802D52" w:rsidRPr="008B1896" w:rsidRDefault="00802D52" w:rsidP="00B6731A">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3991FDE7" w14:textId="21C4E077" w:rsidR="004F6F45" w:rsidRPr="008B1896" w:rsidRDefault="004F6F45" w:rsidP="004F6F4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B6731A" w:rsidRPr="008B1896">
        <w:rPr>
          <w:rFonts w:cs="Arial"/>
          <w:lang w:eastAsia="zh-HK"/>
        </w:rPr>
        <w:t xml:space="preserve"> </w:t>
      </w:r>
      <w:r w:rsidR="003407E5" w:rsidRPr="008B1896">
        <w:rPr>
          <w:rFonts w:cs="Arial"/>
          <w:lang w:eastAsia="zh-HK"/>
        </w:rPr>
        <w:t xml:space="preserve"> </w:t>
      </w:r>
      <w:r w:rsidRPr="008B1896">
        <w:rPr>
          <w:rFonts w:cs="Arial"/>
          <w:lang w:eastAsia="zh-HK"/>
        </w:rPr>
        <w:t>"</w:t>
      </w:r>
      <w:proofErr w:type="spellStart"/>
      <w:r w:rsidR="003407E5" w:rsidRPr="008B1896">
        <w:rPr>
          <w:rFonts w:cs="Arial"/>
          <w:lang w:eastAsia="zh-HK"/>
        </w:rPr>
        <w:t>ickInfo</w:t>
      </w:r>
      <w:proofErr w:type="spellEnd"/>
      <w:r w:rsidRPr="008B1896">
        <w:rPr>
          <w:rFonts w:cs="Arial"/>
          <w:lang w:eastAsia="zh-HK"/>
        </w:rPr>
        <w:t xml:space="preserve">": </w:t>
      </w:r>
      <w:del w:id="688" w:author="Siu Ham Wong" w:date="2024-03-12T11:10:00Z">
        <w:r w:rsidRPr="008B1896" w:rsidDel="00334B5E">
          <w:rPr>
            <w:rFonts w:cs="Arial"/>
            <w:lang w:eastAsia="zh-HK"/>
          </w:rPr>
          <w:delText>[</w:delText>
        </w:r>
      </w:del>
    </w:p>
    <w:p w14:paraId="44355C22" w14:textId="574D2E0F" w:rsidR="00ED3750" w:rsidRPr="008B1896" w:rsidRDefault="004F6F45" w:rsidP="00ED3750">
      <w:pPr>
        <w:pStyle w:val="ListParagraph"/>
        <w:widowControl w:val="0"/>
        <w:adjustRightInd/>
        <w:snapToGrid/>
        <w:ind w:left="440" w:firstLine="411"/>
        <w:jc w:val="left"/>
        <w:rPr>
          <w:rFonts w:cs="Arial"/>
          <w:lang w:eastAsia="zh-HK"/>
        </w:rPr>
      </w:pPr>
      <w:r w:rsidRPr="008B1896">
        <w:rPr>
          <w:rFonts w:cs="Arial"/>
          <w:lang w:eastAsia="zh-HK"/>
        </w:rPr>
        <w:lastRenderedPageBreak/>
        <w:t xml:space="preserve">        </w:t>
      </w:r>
      <w:r w:rsidRPr="008B1896">
        <w:rPr>
          <w:rFonts w:cs="Arial"/>
          <w:lang w:eastAsia="zh-HK"/>
        </w:rPr>
        <w:tab/>
        <w:t>{</w:t>
      </w:r>
    </w:p>
    <w:p w14:paraId="4E1C58CC" w14:textId="5BAE86E9"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8B1896">
        <w:rPr>
          <w:rFonts w:cs="Arial"/>
          <w:lang w:eastAsia="zh-HK"/>
        </w:rPr>
        <w:tab/>
      </w:r>
      <w:r w:rsidRPr="008B1896">
        <w:rPr>
          <w:rFonts w:cs="Arial"/>
          <w:lang w:eastAsia="zh-HK"/>
        </w:rPr>
        <w:tab/>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308758C9" w14:textId="18446054" w:rsidR="00ED3750" w:rsidRPr="002D7C93" w:rsidRDefault="00ED3750" w:rsidP="00ED3750">
      <w:pPr>
        <w:ind w:leftChars="990" w:left="2178" w:firstLine="373"/>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":"XX9998",</w:t>
      </w:r>
    </w:p>
    <w:p w14:paraId="32F9D8C0" w14:textId="77777777" w:rsidR="00915BA8" w:rsidRPr="002D7C93" w:rsidRDefault="00ED3750" w:rsidP="00915BA8">
      <w:pPr>
        <w:ind w:left="1700" w:firstLine="851"/>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":"XX9998",</w:t>
      </w:r>
    </w:p>
    <w:p w14:paraId="35FD150B" w14:textId="2DF35486" w:rsidR="00915BA8" w:rsidRPr="002D7C93" w:rsidRDefault="00915BA8" w:rsidP="00915BA8">
      <w:pPr>
        <w:ind w:leftChars="218" w:left="480"/>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"height":2000,</w:t>
      </w:r>
    </w:p>
    <w:p w14:paraId="5E46C40D" w14:textId="77777777" w:rsidR="0011711C" w:rsidRPr="00632B78" w:rsidRDefault="00915BA8" w:rsidP="0011711C">
      <w:pPr>
        <w:ind w:leftChars="218" w:left="480"/>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"length":3000,</w:t>
      </w:r>
    </w:p>
    <w:p w14:paraId="68A1FF34" w14:textId="4D3212F3" w:rsidR="00F660BE" w:rsidRPr="008B1896" w:rsidRDefault="0011711C" w:rsidP="002D7C93">
      <w:pPr>
        <w:ind w:leftChars="218" w:left="480"/>
        <w:rPr>
          <w:rFonts w:cs="Arial"/>
          <w:lang w:eastAsia="zh-HK"/>
        </w:rPr>
      </w:pPr>
      <w:r w:rsidRPr="00632B78">
        <w:rPr>
          <w:rFonts w:cs="Arial"/>
          <w:lang w:eastAsia="zh-HK"/>
        </w:rPr>
        <w:t xml:space="preserve">          </w:t>
      </w:r>
      <w:r w:rsidRPr="00632B78">
        <w:rPr>
          <w:rFonts w:cs="Arial"/>
          <w:lang w:eastAsia="zh-HK"/>
        </w:rPr>
        <w:tab/>
      </w:r>
      <w:r w:rsidRPr="00632B78">
        <w:rPr>
          <w:rFonts w:cs="Arial"/>
          <w:lang w:eastAsia="zh-HK"/>
        </w:rPr>
        <w:tab/>
        <w:t>"</w:t>
      </w:r>
      <w:r>
        <w:rPr>
          <w:rFonts w:cs="Arial"/>
          <w:lang w:eastAsia="zh-HK"/>
        </w:rPr>
        <w:t>width</w:t>
      </w:r>
      <w:r w:rsidRPr="00632B78">
        <w:rPr>
          <w:rFonts w:cs="Arial"/>
          <w:lang w:eastAsia="zh-HK"/>
        </w:rPr>
        <w:t>":</w:t>
      </w:r>
      <w:r>
        <w:rPr>
          <w:rFonts w:cs="Arial"/>
          <w:lang w:eastAsia="zh-HK"/>
        </w:rPr>
        <w:t>2</w:t>
      </w:r>
      <w:r w:rsidRPr="00632B78">
        <w:rPr>
          <w:rFonts w:cs="Arial"/>
          <w:lang w:eastAsia="zh-HK"/>
        </w:rPr>
        <w:t>000,</w:t>
      </w:r>
    </w:p>
    <w:p w14:paraId="29C853CB" w14:textId="150DC966" w:rsidR="00F660BE" w:rsidRPr="008B1896" w:rsidRDefault="00F660BE" w:rsidP="00F660BE">
      <w:pPr>
        <w:pStyle w:val="ListParagraph"/>
        <w:ind w:leftChars="597" w:left="1313" w:firstLine="824"/>
        <w:rPr>
          <w:rFonts w:cs="Arial"/>
          <w:lang w:eastAsia="zh-HK"/>
        </w:rPr>
      </w:pPr>
      <w:r w:rsidRPr="008B1896">
        <w:rPr>
          <w:rFonts w:cs="Arial"/>
          <w:lang w:eastAsia="zh-HK"/>
        </w:rPr>
        <w:t xml:space="preserve">        "</w:t>
      </w:r>
      <w:r w:rsidR="00761731">
        <w:rPr>
          <w:rFonts w:cs="Arial"/>
          <w:lang w:eastAsia="zh-HK"/>
        </w:rPr>
        <w:t>secondSearchFlag</w:t>
      </w:r>
      <w:r w:rsidRPr="008B1896">
        <w:rPr>
          <w:rFonts w:cs="Arial"/>
          <w:lang w:eastAsia="zh-HK"/>
        </w:rPr>
        <w:t>":0,</w:t>
      </w:r>
    </w:p>
    <w:p w14:paraId="245143F4" w14:textId="036BF56A" w:rsidR="00761731" w:rsidRPr="008B1896" w:rsidRDefault="00F660BE" w:rsidP="00761731">
      <w:pPr>
        <w:pStyle w:val="ListParagraph"/>
        <w:ind w:leftChars="597" w:left="1313" w:firstLine="824"/>
        <w:rPr>
          <w:rFonts w:cs="Arial"/>
          <w:lang w:eastAsia="zh-HK"/>
        </w:rPr>
      </w:pPr>
      <w:r w:rsidRPr="008B1896">
        <w:rPr>
          <w:rFonts w:cs="Arial"/>
          <w:lang w:eastAsia="zh-HK"/>
        </w:rPr>
        <w:t xml:space="preserve">        "</w:t>
      </w:r>
      <w:r w:rsidR="00903A3B">
        <w:rPr>
          <w:rFonts w:cs="Arial"/>
          <w:lang w:eastAsia="zh-HK"/>
        </w:rPr>
        <w:t>secondSearchEventDate</w:t>
      </w:r>
      <w:r w:rsidRPr="008B1896">
        <w:rPr>
          <w:rFonts w:cs="Arial"/>
          <w:lang w:eastAsia="zh-HK"/>
        </w:rPr>
        <w:t>":"2024-01-01"</w:t>
      </w:r>
      <w:r w:rsidR="00761731">
        <w:rPr>
          <w:rFonts w:cs="Arial"/>
          <w:lang w:eastAsia="zh-HK"/>
        </w:rPr>
        <w:t>,</w:t>
      </w:r>
    </w:p>
    <w:p w14:paraId="54A06458" w14:textId="3DB1CE11" w:rsidR="00DF4500" w:rsidRPr="008B1896" w:rsidRDefault="00761731" w:rsidP="00DF4500">
      <w:pPr>
        <w:ind w:leftChars="218" w:left="480"/>
        <w:rPr>
          <w:ins w:id="689" w:author="Siu Ham Wong" w:date="2024-05-22T17:00:00Z" w16du:dateUtc="2024-05-22T09:00:00Z"/>
          <w:rFonts w:cs="Arial"/>
          <w:lang w:eastAsia="zh-HK"/>
        </w:rPr>
      </w:pPr>
      <w:r w:rsidRPr="008B1896">
        <w:rPr>
          <w:rFonts w:cs="Arial"/>
          <w:lang w:eastAsia="zh-HK"/>
        </w:rPr>
        <w:t xml:space="preserve">        </w:t>
      </w:r>
      <w:ins w:id="690" w:author="Siu Ham Wong" w:date="2024-05-22T17:00:00Z" w16du:dateUtc="2024-05-22T09:00:00Z">
        <w:r w:rsidR="00DF4500">
          <w:rPr>
            <w:rFonts w:cs="Arial"/>
            <w:lang w:eastAsia="zh-HK"/>
          </w:rPr>
          <w:t xml:space="preserve">                           </w:t>
        </w:r>
      </w:ins>
      <w:r w:rsidRPr="008B1896">
        <w:rPr>
          <w:rFonts w:cs="Arial"/>
          <w:lang w:eastAsia="zh-HK"/>
        </w:rPr>
        <w:t>"</w:t>
      </w:r>
      <w:r w:rsidR="00903A3B">
        <w:rPr>
          <w:rFonts w:cs="Arial"/>
          <w:lang w:eastAsia="zh-HK"/>
        </w:rPr>
        <w:t>secondSearchE</w:t>
      </w:r>
      <w:r>
        <w:rPr>
          <w:rFonts w:cs="Arial"/>
          <w:lang w:eastAsia="zh-HK"/>
        </w:rPr>
        <w:t>ventTime</w:t>
      </w:r>
      <w:r w:rsidRPr="008B1896">
        <w:rPr>
          <w:rFonts w:cs="Arial"/>
          <w:lang w:eastAsia="zh-HK"/>
        </w:rPr>
        <w:t>":"23:15:00"</w:t>
      </w:r>
      <w:ins w:id="691" w:author="Siu Ham Wong" w:date="2025-01-25T23:26:00Z" w16du:dateUtc="2025-01-25T15:26:00Z">
        <w:r w:rsidR="00BF2CB5">
          <w:rPr>
            <w:rFonts w:cs="Arial"/>
            <w:lang w:eastAsia="zh-HK"/>
          </w:rPr>
          <w:t>,</w:t>
        </w:r>
      </w:ins>
    </w:p>
    <w:p w14:paraId="4D059E1E" w14:textId="499D1804" w:rsidR="00BF2CB5" w:rsidRPr="008B1896" w:rsidRDefault="00BF2CB5" w:rsidP="00BF2CB5">
      <w:pPr>
        <w:ind w:leftChars="218" w:left="480"/>
        <w:rPr>
          <w:ins w:id="692" w:author="Siu Ham Wong" w:date="2025-01-25T23:26:00Z" w16du:dateUtc="2025-01-25T15:26:00Z"/>
          <w:rFonts w:cs="Arial"/>
          <w:lang w:eastAsia="zh-HK"/>
        </w:rPr>
      </w:pPr>
      <w:ins w:id="693" w:author="Siu Ham Wong" w:date="2025-01-25T23:27:00Z" w16du:dateUtc="2025-01-25T15:27:00Z">
        <w:r w:rsidRPr="008B1896">
          <w:rPr>
            <w:rFonts w:cs="Arial"/>
            <w:lang w:eastAsia="zh-HK"/>
          </w:rPr>
          <w:t xml:space="preserve">        </w:t>
        </w:r>
        <w:r>
          <w:rPr>
            <w:rFonts w:cs="Arial"/>
            <w:lang w:eastAsia="zh-HK"/>
          </w:rPr>
          <w:t xml:space="preserve">                           </w:t>
        </w:r>
      </w:ins>
      <w:ins w:id="694" w:author="Siu Ham Wong" w:date="2024-05-22T17:00:00Z" w16du:dateUtc="2024-05-22T09:00:00Z">
        <w:r w:rsidR="00DF4500" w:rsidRPr="008B1896">
          <w:rPr>
            <w:rFonts w:cs="Arial"/>
            <w:lang w:eastAsia="zh-HK"/>
          </w:rPr>
          <w:t>"</w:t>
        </w:r>
        <w:r w:rsidR="00DF4500" w:rsidRPr="00DF4500">
          <w:rPr>
            <w:rFonts w:cs="Arial"/>
            <w:lang w:eastAsia="zh-HK"/>
          </w:rPr>
          <w:t>clearanceFlag</w:t>
        </w:r>
        <w:r w:rsidR="00DF4500" w:rsidRPr="008B1896">
          <w:rPr>
            <w:rFonts w:cs="Arial"/>
            <w:lang w:eastAsia="zh-HK"/>
          </w:rPr>
          <w:t>":</w:t>
        </w:r>
        <w:r w:rsidR="00DF4500">
          <w:rPr>
            <w:rFonts w:cs="Arial"/>
            <w:lang w:eastAsia="zh-HK"/>
          </w:rPr>
          <w:t>1</w:t>
        </w:r>
        <w:r w:rsidR="00DF4500" w:rsidRPr="008B1896">
          <w:rPr>
            <w:rFonts w:cs="Arial"/>
            <w:lang w:eastAsia="zh-HK"/>
          </w:rPr>
          <w:t>,</w:t>
        </w:r>
      </w:ins>
    </w:p>
    <w:p w14:paraId="44C827EA" w14:textId="6CB44A82" w:rsidR="00BF2CB5" w:rsidRPr="008B1896" w:rsidRDefault="00BF2CB5" w:rsidP="00BF2CB5">
      <w:pPr>
        <w:ind w:leftChars="218" w:left="480"/>
        <w:rPr>
          <w:ins w:id="695" w:author="Siu Ham Wong" w:date="2025-01-25T23:27:00Z" w16du:dateUtc="2025-01-25T15:27:00Z"/>
          <w:rFonts w:cs="Arial"/>
          <w:lang w:eastAsia="zh-HK"/>
        </w:rPr>
      </w:pPr>
      <w:ins w:id="696" w:author="Siu Ham Wong" w:date="2025-01-25T23:26:00Z" w16du:dateUtc="2025-01-25T15:26:00Z">
        <w:r w:rsidRPr="008B1896">
          <w:rPr>
            <w:rFonts w:cs="Arial"/>
            <w:lang w:eastAsia="zh-HK"/>
          </w:rPr>
          <w:t xml:space="preserve">     </w:t>
        </w:r>
      </w:ins>
      <w:ins w:id="697" w:author="Siu Ham Wong" w:date="2025-01-25T23:27:00Z" w16du:dateUtc="2025-01-25T15:27:00Z">
        <w:r w:rsidRPr="008B1896">
          <w:rPr>
            <w:rFonts w:cs="Arial"/>
            <w:lang w:eastAsia="zh-HK"/>
          </w:rPr>
          <w:t xml:space="preserve">                            </w:t>
        </w:r>
      </w:ins>
      <w:ins w:id="698" w:author="Siu Ham Wong" w:date="2025-01-25T23:26:00Z" w16du:dateUtc="2025-01-25T15:26:00Z">
        <w:r w:rsidRPr="008B1896">
          <w:rPr>
            <w:rFonts w:cs="Arial"/>
            <w:lang w:eastAsia="zh-HK"/>
          </w:rPr>
          <w:t xml:space="preserve">  "</w:t>
        </w:r>
      </w:ins>
      <w:ins w:id="699" w:author="Siu Ham Wong" w:date="2025-01-25T23:27:00Z" w16du:dateUtc="2025-01-25T15:27:00Z">
        <w:r>
          <w:rPr>
            <w:rFonts w:cs="Arial"/>
            <w:lang w:eastAsia="zh-HK"/>
          </w:rPr>
          <w:t>bookingId</w:t>
        </w:r>
      </w:ins>
      <w:ins w:id="700" w:author="Siu Ham Wong" w:date="2025-01-25T23:26:00Z" w16du:dateUtc="2025-01-25T15:26:00Z">
        <w:r w:rsidRPr="008B1896">
          <w:rPr>
            <w:rFonts w:cs="Arial"/>
            <w:lang w:eastAsia="zh-HK"/>
          </w:rPr>
          <w:t>"</w:t>
        </w:r>
        <w:proofErr w:type="gramStart"/>
        <w:r w:rsidRPr="008B1896">
          <w:rPr>
            <w:rFonts w:cs="Arial"/>
            <w:lang w:eastAsia="zh-HK"/>
          </w:rPr>
          <w:t>:</w:t>
        </w:r>
      </w:ins>
      <w:ins w:id="701" w:author="Siu Ham Wong" w:date="2025-01-25T23:27:00Z" w16du:dateUtc="2025-01-25T15:27:00Z">
        <w:r>
          <w:rPr>
            <w:rFonts w:cs="Arial"/>
            <w:lang w:eastAsia="zh-HK"/>
          </w:rPr>
          <w:t>”B</w:t>
        </w:r>
        <w:proofErr w:type="gramEnd"/>
        <w:r>
          <w:rPr>
            <w:rFonts w:cs="Arial"/>
            <w:lang w:eastAsia="zh-HK"/>
          </w:rPr>
          <w:t>01”</w:t>
        </w:r>
      </w:ins>
      <w:ins w:id="702" w:author="Siu Ham Wong" w:date="2025-01-25T23:26:00Z" w16du:dateUtc="2025-01-25T15:26:00Z">
        <w:r w:rsidRPr="008B1896">
          <w:rPr>
            <w:rFonts w:cs="Arial"/>
            <w:lang w:eastAsia="zh-HK"/>
          </w:rPr>
          <w:t>,</w:t>
        </w:r>
      </w:ins>
    </w:p>
    <w:p w14:paraId="2F5DF24E" w14:textId="681BB9F9" w:rsidR="003407E5" w:rsidRPr="00BF2CB5" w:rsidRDefault="00BF2CB5" w:rsidP="00BF2CB5">
      <w:pPr>
        <w:pStyle w:val="ListParagraph"/>
        <w:ind w:leftChars="597" w:left="1313" w:firstLine="824"/>
        <w:rPr>
          <w:rFonts w:cs="Arial"/>
          <w:lang w:eastAsia="zh-HK"/>
        </w:rPr>
      </w:pPr>
      <w:ins w:id="703" w:author="Siu Ham Wong" w:date="2025-01-25T23:27:00Z" w16du:dateUtc="2025-01-25T15:27:00Z">
        <w:r w:rsidRPr="008B1896">
          <w:rPr>
            <w:rFonts w:cs="Arial"/>
            <w:lang w:eastAsia="zh-HK"/>
          </w:rPr>
          <w:t xml:space="preserve">        "</w:t>
        </w:r>
        <w:r w:rsidRPr="002E19D9">
          <w:rPr>
            <w:rFonts w:cs="Arial"/>
            <w:lang w:eastAsia="zh-HK"/>
          </w:rPr>
          <w:t>handicapped</w:t>
        </w:r>
        <w:r w:rsidRPr="008B1896">
          <w:rPr>
            <w:rFonts w:cs="Arial"/>
            <w:lang w:eastAsia="zh-HK"/>
          </w:rPr>
          <w:t>":</w:t>
        </w:r>
        <w:r>
          <w:rPr>
            <w:rFonts w:cs="Arial"/>
            <w:lang w:eastAsia="zh-HK"/>
          </w:rPr>
          <w:t>0</w:t>
        </w:r>
      </w:ins>
    </w:p>
    <w:p w14:paraId="76497A8C" w14:textId="2C538D16" w:rsidR="004F6F45" w:rsidRPr="008B1896" w:rsidDel="00334B5E" w:rsidRDefault="004F6F45">
      <w:pPr>
        <w:pStyle w:val="ListParagraph"/>
        <w:widowControl w:val="0"/>
        <w:adjustRightInd/>
        <w:snapToGrid/>
        <w:ind w:leftChars="586" w:left="1289" w:firstLine="411"/>
        <w:jc w:val="left"/>
        <w:rPr>
          <w:del w:id="704" w:author="Siu Ham Wong" w:date="2024-03-12T11:10:00Z"/>
          <w:rFonts w:cs="Arial"/>
          <w:lang w:eastAsia="zh-HK"/>
        </w:rPr>
      </w:pPr>
      <w:r w:rsidRPr="008B1896">
        <w:rPr>
          <w:rFonts w:cs="Arial"/>
          <w:lang w:eastAsia="zh-HK"/>
        </w:rPr>
        <w:t>}</w:t>
      </w:r>
      <w:del w:id="705" w:author="Siu Ham Wong" w:date="2024-03-12T11:10:00Z">
        <w:r w:rsidRPr="008B1896" w:rsidDel="00334B5E">
          <w:rPr>
            <w:rFonts w:cs="Arial"/>
            <w:lang w:eastAsia="zh-HK"/>
          </w:rPr>
          <w:delText>,</w:delText>
        </w:r>
      </w:del>
    </w:p>
    <w:p w14:paraId="3FE742FD" w14:textId="2256644E" w:rsidR="00ED3750" w:rsidRPr="008B1896" w:rsidDel="00334B5E" w:rsidRDefault="003407E5">
      <w:pPr>
        <w:pStyle w:val="ListParagraph"/>
        <w:widowControl w:val="0"/>
        <w:adjustRightInd/>
        <w:snapToGrid/>
        <w:ind w:leftChars="586" w:left="1289" w:firstLine="411"/>
        <w:jc w:val="left"/>
        <w:rPr>
          <w:del w:id="706" w:author="Siu Ham Wong" w:date="2024-03-12T11:10:00Z"/>
          <w:rFonts w:cs="Arial"/>
          <w:lang w:eastAsia="zh-HK"/>
        </w:rPr>
        <w:pPrChange w:id="707" w:author="Siu Ham Wong" w:date="2024-03-12T11:10:00Z">
          <w:pPr>
            <w:pStyle w:val="ListParagraph"/>
            <w:widowControl w:val="0"/>
            <w:adjustRightInd/>
            <w:snapToGrid/>
            <w:ind w:left="440" w:firstLine="411"/>
            <w:jc w:val="left"/>
          </w:pPr>
        </w:pPrChange>
      </w:pPr>
      <w:del w:id="708" w:author="Siu Ham Wong" w:date="2024-03-12T11:10:00Z">
        <w:r w:rsidRPr="008B1896" w:rsidDel="00334B5E">
          <w:rPr>
            <w:rFonts w:cs="Arial"/>
            <w:lang w:eastAsia="zh-HK"/>
          </w:rPr>
          <w:delText xml:space="preserve">             {</w:delText>
        </w:r>
      </w:del>
    </w:p>
    <w:p w14:paraId="2601AAA5" w14:textId="0A7766CD" w:rsidR="00ED3750" w:rsidRPr="002D7C93" w:rsidDel="00334B5E" w:rsidRDefault="00ED3750">
      <w:pPr>
        <w:pStyle w:val="ListParagraph"/>
        <w:widowControl w:val="0"/>
        <w:adjustRightInd/>
        <w:snapToGrid/>
        <w:ind w:leftChars="586" w:left="1289" w:firstLine="411"/>
        <w:jc w:val="left"/>
        <w:rPr>
          <w:del w:id="709" w:author="Siu Ham Wong" w:date="2024-03-12T11:10:00Z"/>
          <w:rFonts w:cs="Arial"/>
          <w:lang w:eastAsia="zh-HK"/>
        </w:rPr>
        <w:pPrChange w:id="710" w:author="Siu Ham Wong" w:date="2024-03-12T11:10:00Z">
          <w:pPr>
            <w:pStyle w:val="ListParagraph"/>
            <w:ind w:left="440" w:firstLine="411"/>
          </w:pPr>
        </w:pPrChange>
      </w:pPr>
      <w:del w:id="711" w:author="Siu Ham Wong" w:date="2024-03-12T11:10:00Z">
        <w:r w:rsidRPr="008B1896" w:rsidDel="00334B5E">
          <w:rPr>
            <w:rFonts w:cs="Arial"/>
            <w:lang w:eastAsia="zh-HK"/>
          </w:rPr>
          <w:delText xml:space="preserve"> </w:delText>
        </w:r>
        <w:r w:rsidRPr="008B1896" w:rsidDel="00334B5E">
          <w:rPr>
            <w:rFonts w:cs="Arial"/>
            <w:lang w:eastAsia="zh-HK"/>
          </w:rPr>
          <w:tab/>
        </w:r>
        <w:r w:rsidRPr="008B1896" w:rsidDel="00334B5E">
          <w:rPr>
            <w:rFonts w:cs="Arial"/>
            <w:lang w:eastAsia="zh-HK"/>
          </w:rPr>
          <w:tab/>
        </w:r>
        <w:r w:rsidRPr="002D7C93" w:rsidDel="00334B5E">
          <w:rPr>
            <w:rFonts w:cs="Arial"/>
            <w:lang w:eastAsia="zh-HK"/>
          </w:rPr>
          <w:delText>"</w:delText>
        </w:r>
        <w:r w:rsidR="004E0F0B" w:rsidRPr="002D7C93" w:rsidDel="00334B5E">
          <w:rPr>
            <w:rFonts w:cs="Arial"/>
            <w:lang w:eastAsia="zh-HK"/>
          </w:rPr>
          <w:delText>vehicleHongkong</w:delText>
        </w:r>
        <w:r w:rsidRPr="002D7C93" w:rsidDel="00334B5E">
          <w:rPr>
            <w:rFonts w:cs="Arial"/>
            <w:lang w:eastAsia="zh-HK"/>
          </w:rPr>
          <w:delText>":"XX9999",</w:delText>
        </w:r>
      </w:del>
    </w:p>
    <w:p w14:paraId="28FC4FCA" w14:textId="62F22C63" w:rsidR="00ED3750" w:rsidRPr="002D7C93" w:rsidDel="00334B5E" w:rsidRDefault="00ED3750">
      <w:pPr>
        <w:pStyle w:val="ListParagraph"/>
        <w:widowControl w:val="0"/>
        <w:adjustRightInd/>
        <w:snapToGrid/>
        <w:ind w:leftChars="586" w:left="1289" w:firstLine="411"/>
        <w:jc w:val="left"/>
        <w:rPr>
          <w:del w:id="712" w:author="Siu Ham Wong" w:date="2024-03-12T11:10:00Z"/>
          <w:rFonts w:cs="Arial"/>
          <w:lang w:eastAsia="zh-HK"/>
        </w:rPr>
        <w:pPrChange w:id="713" w:author="Siu Ham Wong" w:date="2024-03-12T11:10:00Z">
          <w:pPr>
            <w:ind w:leftChars="990" w:left="2178" w:firstLine="373"/>
          </w:pPr>
        </w:pPrChange>
      </w:pPr>
      <w:del w:id="714" w:author="Siu Ham Wong" w:date="2024-03-12T11:10:00Z">
        <w:r w:rsidRPr="002D7C93" w:rsidDel="00334B5E">
          <w:rPr>
            <w:rFonts w:cs="Arial"/>
            <w:lang w:eastAsia="zh-HK"/>
          </w:rPr>
          <w:delText>"</w:delText>
        </w:r>
        <w:r w:rsidR="004E0F0B" w:rsidRPr="002D7C93" w:rsidDel="00334B5E">
          <w:rPr>
            <w:rFonts w:cs="Arial"/>
            <w:lang w:eastAsia="zh-HK"/>
          </w:rPr>
          <w:delText>vehicleMainland</w:delText>
        </w:r>
        <w:r w:rsidRPr="002D7C93" w:rsidDel="00334B5E">
          <w:rPr>
            <w:rFonts w:cs="Arial"/>
            <w:lang w:eastAsia="zh-HK"/>
          </w:rPr>
          <w:delText>":"XX9999",</w:delText>
        </w:r>
      </w:del>
    </w:p>
    <w:p w14:paraId="0185ADB0" w14:textId="6E18B8DF" w:rsidR="00915BA8" w:rsidRPr="002D7C93" w:rsidDel="00334B5E" w:rsidRDefault="00ED3750">
      <w:pPr>
        <w:pStyle w:val="ListParagraph"/>
        <w:widowControl w:val="0"/>
        <w:adjustRightInd/>
        <w:snapToGrid/>
        <w:ind w:leftChars="586" w:left="1289" w:firstLine="411"/>
        <w:jc w:val="left"/>
        <w:rPr>
          <w:del w:id="715" w:author="Siu Ham Wong" w:date="2024-03-12T11:10:00Z"/>
          <w:rFonts w:cs="Arial"/>
          <w:lang w:eastAsia="zh-HK"/>
        </w:rPr>
        <w:pPrChange w:id="716" w:author="Siu Ham Wong" w:date="2024-03-12T11:10:00Z">
          <w:pPr>
            <w:ind w:left="1700" w:firstLine="851"/>
          </w:pPr>
        </w:pPrChange>
      </w:pPr>
      <w:del w:id="717" w:author="Siu Ham Wong" w:date="2024-03-12T11:10:00Z">
        <w:r w:rsidRPr="002D7C93" w:rsidDel="00334B5E">
          <w:rPr>
            <w:rFonts w:cs="Arial"/>
            <w:lang w:eastAsia="zh-HK"/>
          </w:rPr>
          <w:delText>"</w:delText>
        </w:r>
        <w:r w:rsidR="004E0F0B" w:rsidRPr="002D7C93" w:rsidDel="00334B5E">
          <w:rPr>
            <w:rFonts w:cs="Arial"/>
            <w:lang w:eastAsia="zh-HK"/>
          </w:rPr>
          <w:delText>vehicleMacao</w:delText>
        </w:r>
        <w:r w:rsidRPr="002D7C93" w:rsidDel="00334B5E">
          <w:rPr>
            <w:rFonts w:cs="Arial"/>
            <w:lang w:eastAsia="zh-HK"/>
          </w:rPr>
          <w:delText>":"XX9999",</w:delText>
        </w:r>
      </w:del>
    </w:p>
    <w:p w14:paraId="0064F69C" w14:textId="5476D05F" w:rsidR="00915BA8" w:rsidRPr="002D7C93" w:rsidDel="00334B5E" w:rsidRDefault="00915BA8">
      <w:pPr>
        <w:pStyle w:val="ListParagraph"/>
        <w:widowControl w:val="0"/>
        <w:adjustRightInd/>
        <w:snapToGrid/>
        <w:ind w:leftChars="586" w:left="1289" w:firstLine="411"/>
        <w:jc w:val="left"/>
        <w:rPr>
          <w:del w:id="718" w:author="Siu Ham Wong" w:date="2024-03-12T11:10:00Z"/>
          <w:rFonts w:cs="Arial"/>
          <w:lang w:eastAsia="zh-HK"/>
        </w:rPr>
        <w:pPrChange w:id="719" w:author="Siu Ham Wong" w:date="2024-03-12T11:10:00Z">
          <w:pPr>
            <w:ind w:leftChars="218" w:left="480"/>
          </w:pPr>
        </w:pPrChange>
      </w:pPr>
      <w:del w:id="720" w:author="Siu Ham Wong" w:date="2024-03-12T11:10:00Z">
        <w:r w:rsidRPr="002D7C93" w:rsidDel="00334B5E">
          <w:rPr>
            <w:rFonts w:cs="Arial"/>
            <w:lang w:eastAsia="zh-HK"/>
          </w:rPr>
          <w:delText xml:space="preserve">           </w:delText>
        </w:r>
        <w:r w:rsidRPr="002D7C93" w:rsidDel="00334B5E">
          <w:rPr>
            <w:rFonts w:cs="Arial"/>
            <w:lang w:eastAsia="zh-HK"/>
          </w:rPr>
          <w:tab/>
        </w:r>
        <w:r w:rsidRPr="002D7C93" w:rsidDel="00334B5E">
          <w:rPr>
            <w:rFonts w:cs="Arial"/>
            <w:lang w:eastAsia="zh-HK"/>
          </w:rPr>
          <w:tab/>
          <w:delText>"height":1000,</w:delText>
        </w:r>
      </w:del>
    </w:p>
    <w:p w14:paraId="6EAA268D" w14:textId="30AD0C47" w:rsidR="0083136D" w:rsidRPr="00632B78" w:rsidDel="00334B5E" w:rsidRDefault="00915BA8">
      <w:pPr>
        <w:pStyle w:val="ListParagraph"/>
        <w:widowControl w:val="0"/>
        <w:adjustRightInd/>
        <w:snapToGrid/>
        <w:ind w:leftChars="586" w:left="1289" w:firstLine="411"/>
        <w:jc w:val="left"/>
        <w:rPr>
          <w:del w:id="721" w:author="Siu Ham Wong" w:date="2024-03-12T11:10:00Z"/>
          <w:rFonts w:cs="Arial"/>
          <w:lang w:eastAsia="zh-HK"/>
        </w:rPr>
        <w:pPrChange w:id="722" w:author="Siu Ham Wong" w:date="2024-03-12T11:10:00Z">
          <w:pPr>
            <w:ind w:leftChars="218" w:left="480"/>
          </w:pPr>
        </w:pPrChange>
      </w:pPr>
      <w:del w:id="723" w:author="Siu Ham Wong" w:date="2024-03-12T11:10:00Z">
        <w:r w:rsidRPr="002D7C93" w:rsidDel="00334B5E">
          <w:rPr>
            <w:rFonts w:cs="Arial"/>
            <w:lang w:eastAsia="zh-HK"/>
          </w:rPr>
          <w:delText xml:space="preserve">          </w:delText>
        </w:r>
        <w:r w:rsidRPr="002D7C93" w:rsidDel="00334B5E">
          <w:rPr>
            <w:rFonts w:cs="Arial"/>
            <w:lang w:eastAsia="zh-HK"/>
          </w:rPr>
          <w:tab/>
        </w:r>
        <w:r w:rsidRPr="002D7C93" w:rsidDel="00334B5E">
          <w:rPr>
            <w:rFonts w:cs="Arial"/>
            <w:lang w:eastAsia="zh-HK"/>
          </w:rPr>
          <w:tab/>
          <w:delText>"length":2000,</w:delText>
        </w:r>
      </w:del>
    </w:p>
    <w:p w14:paraId="703C3BD5" w14:textId="72BE66A2" w:rsidR="00EA7D62" w:rsidRPr="008B1896" w:rsidDel="00334B5E" w:rsidRDefault="0083136D">
      <w:pPr>
        <w:pStyle w:val="ListParagraph"/>
        <w:widowControl w:val="0"/>
        <w:adjustRightInd/>
        <w:snapToGrid/>
        <w:ind w:leftChars="586" w:left="1289" w:firstLine="411"/>
        <w:jc w:val="left"/>
        <w:rPr>
          <w:del w:id="724" w:author="Siu Ham Wong" w:date="2024-03-12T11:10:00Z"/>
          <w:rFonts w:cs="Arial"/>
          <w:lang w:eastAsia="zh-HK"/>
        </w:rPr>
        <w:pPrChange w:id="725" w:author="Siu Ham Wong" w:date="2024-03-12T11:10:00Z">
          <w:pPr>
            <w:ind w:leftChars="218" w:left="480"/>
          </w:pPr>
        </w:pPrChange>
      </w:pPr>
      <w:del w:id="726" w:author="Siu Ham Wong" w:date="2024-03-12T11:10:00Z">
        <w:r w:rsidRPr="00632B78" w:rsidDel="00334B5E">
          <w:rPr>
            <w:rFonts w:cs="Arial"/>
            <w:lang w:eastAsia="zh-HK"/>
          </w:rPr>
          <w:delText xml:space="preserve">          </w:delText>
        </w:r>
        <w:r w:rsidRPr="00632B78" w:rsidDel="00334B5E">
          <w:rPr>
            <w:rFonts w:cs="Arial"/>
            <w:lang w:eastAsia="zh-HK"/>
          </w:rPr>
          <w:tab/>
        </w:r>
        <w:r w:rsidRPr="00632B78" w:rsidDel="00334B5E">
          <w:rPr>
            <w:rFonts w:cs="Arial"/>
            <w:lang w:eastAsia="zh-HK"/>
          </w:rPr>
          <w:tab/>
          <w:delText>"</w:delText>
        </w:r>
        <w:r w:rsidDel="00334B5E">
          <w:rPr>
            <w:rFonts w:cs="Arial"/>
            <w:lang w:eastAsia="zh-HK"/>
          </w:rPr>
          <w:delText>width</w:delText>
        </w:r>
        <w:r w:rsidRPr="00632B78" w:rsidDel="00334B5E">
          <w:rPr>
            <w:rFonts w:cs="Arial"/>
            <w:lang w:eastAsia="zh-HK"/>
          </w:rPr>
          <w:delText>":</w:delText>
        </w:r>
        <w:r w:rsidDel="00334B5E">
          <w:rPr>
            <w:rFonts w:cs="Arial"/>
            <w:lang w:eastAsia="zh-HK"/>
          </w:rPr>
          <w:delText>2</w:delText>
        </w:r>
        <w:r w:rsidRPr="00632B78" w:rsidDel="00334B5E">
          <w:rPr>
            <w:rFonts w:cs="Arial"/>
            <w:lang w:eastAsia="zh-HK"/>
          </w:rPr>
          <w:delText>000,</w:delText>
        </w:r>
      </w:del>
    </w:p>
    <w:p w14:paraId="76E62C44" w14:textId="32D0CB30" w:rsidR="00903A3B" w:rsidRPr="008B1896" w:rsidDel="00334B5E" w:rsidRDefault="000971A4">
      <w:pPr>
        <w:pStyle w:val="ListParagraph"/>
        <w:widowControl w:val="0"/>
        <w:adjustRightInd/>
        <w:snapToGrid/>
        <w:ind w:leftChars="586" w:left="1289" w:firstLine="411"/>
        <w:jc w:val="left"/>
        <w:rPr>
          <w:del w:id="727" w:author="Siu Ham Wong" w:date="2024-03-12T11:10:00Z"/>
          <w:rFonts w:cs="Arial"/>
          <w:lang w:eastAsia="zh-HK"/>
        </w:rPr>
        <w:pPrChange w:id="728" w:author="Siu Ham Wong" w:date="2024-03-12T11:10:00Z">
          <w:pPr>
            <w:pStyle w:val="ListParagraph"/>
            <w:ind w:leftChars="597" w:left="1313" w:firstLine="824"/>
          </w:pPr>
        </w:pPrChange>
      </w:pPr>
      <w:del w:id="729" w:author="Siu Ham Wong" w:date="2024-03-12T11:10:00Z">
        <w:r w:rsidRPr="008B1896" w:rsidDel="00334B5E">
          <w:rPr>
            <w:rFonts w:cs="Arial"/>
            <w:lang w:eastAsia="zh-HK"/>
          </w:rPr>
          <w:delText xml:space="preserve">        "</w:delText>
        </w:r>
        <w:r w:rsidR="00761731" w:rsidDel="00334B5E">
          <w:rPr>
            <w:rFonts w:cs="Arial"/>
            <w:lang w:eastAsia="zh-HK"/>
          </w:rPr>
          <w:delText>secondSearchFlag</w:delText>
        </w:r>
        <w:r w:rsidRPr="008B1896" w:rsidDel="00334B5E">
          <w:rPr>
            <w:rFonts w:cs="Arial"/>
            <w:lang w:eastAsia="zh-HK"/>
          </w:rPr>
          <w:delText>":0,</w:delText>
        </w:r>
      </w:del>
    </w:p>
    <w:p w14:paraId="773D372B" w14:textId="65BBE302" w:rsidR="00903A3B" w:rsidRPr="008B1896" w:rsidDel="00334B5E" w:rsidRDefault="00903A3B">
      <w:pPr>
        <w:pStyle w:val="ListParagraph"/>
        <w:widowControl w:val="0"/>
        <w:adjustRightInd/>
        <w:snapToGrid/>
        <w:ind w:leftChars="586" w:left="1289" w:firstLine="411"/>
        <w:jc w:val="left"/>
        <w:rPr>
          <w:del w:id="730" w:author="Siu Ham Wong" w:date="2024-03-12T11:10:00Z"/>
          <w:rFonts w:cs="Arial"/>
          <w:lang w:eastAsia="zh-HK"/>
        </w:rPr>
        <w:pPrChange w:id="731" w:author="Siu Ham Wong" w:date="2024-03-12T11:10:00Z">
          <w:pPr>
            <w:pStyle w:val="ListParagraph"/>
            <w:ind w:leftChars="597" w:left="1313" w:firstLine="824"/>
          </w:pPr>
        </w:pPrChange>
      </w:pPr>
      <w:del w:id="732" w:author="Siu Ham Wong" w:date="2024-03-12T11:10:00Z">
        <w:r w:rsidRPr="008B1896" w:rsidDel="00334B5E">
          <w:rPr>
            <w:rFonts w:cs="Arial"/>
            <w:lang w:eastAsia="zh-HK"/>
          </w:rPr>
          <w:delText xml:space="preserve">        "</w:delText>
        </w:r>
        <w:r w:rsidDel="00334B5E">
          <w:rPr>
            <w:rFonts w:cs="Arial"/>
            <w:lang w:eastAsia="zh-HK"/>
          </w:rPr>
          <w:delText>secondSearchEventDate</w:delText>
        </w:r>
        <w:r w:rsidRPr="008B1896" w:rsidDel="00334B5E">
          <w:rPr>
            <w:rFonts w:cs="Arial"/>
            <w:lang w:eastAsia="zh-HK"/>
          </w:rPr>
          <w:delText>":"2024-01-01"</w:delText>
        </w:r>
        <w:r w:rsidDel="00334B5E">
          <w:rPr>
            <w:rFonts w:cs="Arial"/>
            <w:lang w:eastAsia="zh-HK"/>
          </w:rPr>
          <w:delText>,</w:delText>
        </w:r>
      </w:del>
    </w:p>
    <w:p w14:paraId="027A603D" w14:textId="1FE6AC8F" w:rsidR="00903A3B" w:rsidRPr="00761731" w:rsidDel="00334B5E" w:rsidRDefault="00903A3B">
      <w:pPr>
        <w:pStyle w:val="ListParagraph"/>
        <w:widowControl w:val="0"/>
        <w:adjustRightInd/>
        <w:snapToGrid/>
        <w:ind w:leftChars="586" w:left="1289" w:firstLine="411"/>
        <w:jc w:val="left"/>
        <w:rPr>
          <w:del w:id="733" w:author="Siu Ham Wong" w:date="2024-03-12T11:10:00Z"/>
          <w:rFonts w:cs="Arial"/>
          <w:lang w:eastAsia="zh-HK"/>
        </w:rPr>
        <w:pPrChange w:id="734" w:author="Siu Ham Wong" w:date="2024-03-12T11:10:00Z">
          <w:pPr>
            <w:pStyle w:val="ListParagraph"/>
            <w:ind w:leftChars="597" w:left="1313" w:firstLine="824"/>
          </w:pPr>
        </w:pPrChange>
      </w:pPr>
      <w:del w:id="735" w:author="Siu Ham Wong" w:date="2024-03-12T11:10:00Z">
        <w:r w:rsidRPr="008B1896" w:rsidDel="00334B5E">
          <w:rPr>
            <w:rFonts w:cs="Arial"/>
            <w:lang w:eastAsia="zh-HK"/>
          </w:rPr>
          <w:delText xml:space="preserve">        "</w:delText>
        </w:r>
        <w:r w:rsidDel="00334B5E">
          <w:rPr>
            <w:rFonts w:cs="Arial"/>
            <w:lang w:eastAsia="zh-HK"/>
          </w:rPr>
          <w:delText>secondSearchEventTime</w:delText>
        </w:r>
        <w:r w:rsidRPr="008B1896" w:rsidDel="00334B5E">
          <w:rPr>
            <w:rFonts w:cs="Arial"/>
            <w:lang w:eastAsia="zh-HK"/>
          </w:rPr>
          <w:delText>":"23:15:00"</w:delText>
        </w:r>
      </w:del>
    </w:p>
    <w:p w14:paraId="36AB8B74" w14:textId="6F76B3C0" w:rsidR="000971A4" w:rsidRPr="00E65673" w:rsidDel="00334B5E" w:rsidRDefault="000971A4">
      <w:pPr>
        <w:pStyle w:val="ListParagraph"/>
        <w:widowControl w:val="0"/>
        <w:adjustRightInd/>
        <w:snapToGrid/>
        <w:ind w:leftChars="586" w:left="1289" w:firstLine="411"/>
        <w:jc w:val="left"/>
        <w:rPr>
          <w:del w:id="736" w:author="Siu Ham Wong" w:date="2024-03-12T11:10:00Z"/>
          <w:lang w:eastAsia="zh-HK"/>
        </w:rPr>
        <w:pPrChange w:id="737" w:author="Siu Ham Wong" w:date="2024-03-12T11:10:00Z">
          <w:pPr/>
        </w:pPrChange>
      </w:pPr>
    </w:p>
    <w:p w14:paraId="3F16D812" w14:textId="5F79E3DF" w:rsidR="003407E5" w:rsidRPr="008B1896" w:rsidDel="00334B5E" w:rsidRDefault="003407E5">
      <w:pPr>
        <w:pStyle w:val="ListParagraph"/>
        <w:widowControl w:val="0"/>
        <w:adjustRightInd/>
        <w:snapToGrid/>
        <w:ind w:leftChars="586" w:left="1289" w:firstLine="411"/>
        <w:jc w:val="left"/>
        <w:rPr>
          <w:del w:id="738" w:author="Siu Ham Wong" w:date="2024-03-12T11:10:00Z"/>
          <w:rFonts w:cs="Arial"/>
          <w:lang w:eastAsia="zh-HK"/>
        </w:rPr>
        <w:pPrChange w:id="739" w:author="Siu Ham Wong" w:date="2024-03-12T11:10:00Z">
          <w:pPr>
            <w:pStyle w:val="ListParagraph"/>
            <w:widowControl w:val="0"/>
            <w:adjustRightInd/>
            <w:snapToGrid/>
            <w:ind w:leftChars="399" w:left="878" w:firstLine="824"/>
            <w:jc w:val="left"/>
          </w:pPr>
        </w:pPrChange>
      </w:pPr>
      <w:del w:id="740" w:author="Siu Ham Wong" w:date="2024-03-12T11:10:00Z">
        <w:r w:rsidRPr="008B1896" w:rsidDel="00334B5E">
          <w:rPr>
            <w:rFonts w:cs="Arial"/>
            <w:lang w:eastAsia="zh-HK"/>
          </w:rPr>
          <w:delText>}</w:delText>
        </w:r>
      </w:del>
    </w:p>
    <w:p w14:paraId="7BEF5573" w14:textId="6227D327" w:rsidR="004F6F45" w:rsidRPr="008B1896" w:rsidRDefault="004F6F45">
      <w:pPr>
        <w:pStyle w:val="ListParagraph"/>
        <w:widowControl w:val="0"/>
        <w:adjustRightInd/>
        <w:snapToGrid/>
        <w:ind w:leftChars="586" w:left="1289" w:firstLine="411"/>
        <w:jc w:val="left"/>
        <w:rPr>
          <w:rFonts w:cs="Arial"/>
          <w:lang w:eastAsia="zh-HK"/>
        </w:rPr>
        <w:pPrChange w:id="741" w:author="Siu Ham Wong" w:date="2024-03-12T11:10:00Z">
          <w:pPr>
            <w:pStyle w:val="ListParagraph"/>
            <w:widowControl w:val="0"/>
            <w:adjustRightInd/>
            <w:snapToGrid/>
            <w:ind w:left="440"/>
            <w:jc w:val="left"/>
          </w:pPr>
        </w:pPrChange>
      </w:pPr>
      <w:del w:id="742" w:author="Siu Ham Wong" w:date="2024-03-12T11:10:00Z">
        <w:r w:rsidRPr="008B1896" w:rsidDel="00334B5E">
          <w:rPr>
            <w:rFonts w:cs="Arial"/>
            <w:lang w:eastAsia="zh-HK"/>
          </w:rPr>
          <w:delText xml:space="preserve">    </w:delText>
        </w:r>
        <w:r w:rsidRPr="008B1896" w:rsidDel="00334B5E">
          <w:rPr>
            <w:rFonts w:cs="Arial"/>
            <w:lang w:eastAsia="zh-HK"/>
          </w:rPr>
          <w:tab/>
          <w:delText xml:space="preserve">       ]</w:delText>
        </w:r>
      </w:del>
    </w:p>
    <w:p w14:paraId="27AE2214" w14:textId="77777777" w:rsidR="004F6F45" w:rsidRPr="008B1896" w:rsidRDefault="004F6F45" w:rsidP="004F6F45">
      <w:pPr>
        <w:widowControl w:val="0"/>
        <w:adjustRightInd/>
        <w:snapToGrid/>
        <w:ind w:firstLine="851"/>
        <w:jc w:val="left"/>
        <w:rPr>
          <w:rFonts w:cs="Arial"/>
          <w:lang w:eastAsia="zh-HK"/>
        </w:rPr>
      </w:pPr>
      <w:r w:rsidRPr="008B1896">
        <w:rPr>
          <w:rFonts w:cs="Arial"/>
          <w:lang w:eastAsia="zh-HK"/>
        </w:rPr>
        <w:t>}</w:t>
      </w:r>
    </w:p>
    <w:p w14:paraId="2399B932" w14:textId="77777777" w:rsidR="00D548AE" w:rsidRPr="008B1896" w:rsidRDefault="00D548AE" w:rsidP="002D7C93">
      <w:pPr>
        <w:widowControl w:val="0"/>
        <w:adjustRightInd/>
        <w:snapToGrid/>
        <w:jc w:val="left"/>
        <w:rPr>
          <w:rFonts w:cs="Arial"/>
          <w:lang w:eastAsia="zh-HK"/>
        </w:rPr>
      </w:pPr>
    </w:p>
    <w:p w14:paraId="08AD34C7" w14:textId="292DF15C" w:rsidR="00D548AE" w:rsidRPr="008B1896" w:rsidRDefault="00D548AE" w:rsidP="002D7C93">
      <w:pPr>
        <w:widowControl w:val="0"/>
        <w:adjustRightInd/>
        <w:snapToGrid/>
        <w:ind w:left="851"/>
        <w:jc w:val="left"/>
        <w:rPr>
          <w:rFonts w:cs="Arial"/>
          <w:bCs/>
          <w:lang w:eastAsia="zh-HK"/>
        </w:rPr>
      </w:pPr>
      <w:r w:rsidRPr="002D7C93">
        <w:rPr>
          <w:rFonts w:cs="Arial"/>
          <w:bCs/>
          <w:lang w:eastAsia="zh-HK"/>
        </w:rPr>
        <w:t xml:space="preserve">Remarks: To check the arrived vehicle at entry gate, ACPB-CPVACS will request to get the vehicle ICK information which stored in the APS by calling </w:t>
      </w:r>
      <w:r w:rsidRPr="002D7C93">
        <w:rPr>
          <w:rFonts w:cs="Arial"/>
          <w:b/>
          <w:i/>
          <w:iCs/>
          <w:lang w:eastAsia="zh-HK"/>
        </w:rPr>
        <w:t>APS API - CPVACS Enquiry CPA-ICK Information</w:t>
      </w:r>
      <w:r w:rsidRPr="002D7C93">
        <w:rPr>
          <w:rFonts w:cs="Arial"/>
          <w:bCs/>
          <w:lang w:eastAsia="zh-HK"/>
        </w:rPr>
        <w:t xml:space="preserve">. ACPB-CPVACS will then request the cabin </w:t>
      </w:r>
      <w:r w:rsidRPr="008B1896">
        <w:rPr>
          <w:rFonts w:cs="Arial"/>
          <w:bCs/>
          <w:lang w:eastAsia="zh-HK"/>
        </w:rPr>
        <w:t>assigned</w:t>
      </w:r>
      <w:r w:rsidRPr="002D7C93">
        <w:rPr>
          <w:rFonts w:cs="Arial"/>
          <w:bCs/>
          <w:lang w:eastAsia="zh-HK"/>
        </w:rPr>
        <w:t xml:space="preserve"> to vehicle which matched with ICK information</w:t>
      </w:r>
      <w:del w:id="743" w:author="Siu Ham Wong" w:date="2024-05-23T11:00:00Z" w16du:dateUtc="2024-05-23T03:00:00Z">
        <w:r w:rsidRPr="002D7C93" w:rsidDel="00904000">
          <w:rPr>
            <w:rFonts w:cs="Arial"/>
            <w:bCs/>
            <w:lang w:eastAsia="zh-HK"/>
          </w:rPr>
          <w:delText xml:space="preserve"> and</w:delText>
        </w:r>
      </w:del>
      <w:ins w:id="744" w:author="Siu Ham Wong" w:date="2024-05-23T11:00:00Z" w16du:dateUtc="2024-05-23T03:00:00Z">
        <w:r w:rsidR="00904000">
          <w:rPr>
            <w:rFonts w:cs="Arial"/>
            <w:bCs/>
            <w:lang w:eastAsia="zh-HK"/>
          </w:rPr>
          <w:t>,</w:t>
        </w:r>
      </w:ins>
      <w:r w:rsidRPr="002D7C93">
        <w:rPr>
          <w:rFonts w:cs="Arial"/>
          <w:bCs/>
          <w:lang w:eastAsia="zh-HK"/>
        </w:rPr>
        <w:t xml:space="preserve"> passed secondary search</w:t>
      </w:r>
      <w:ins w:id="745" w:author="Siu Ham Wong" w:date="2024-05-23T11:00:00Z" w16du:dateUtc="2024-05-23T03:00:00Z">
        <w:r w:rsidR="00904000">
          <w:rPr>
            <w:rFonts w:cs="Arial"/>
            <w:bCs/>
            <w:lang w:eastAsia="zh-HK"/>
          </w:rPr>
          <w:t xml:space="preserve"> and </w:t>
        </w:r>
        <w:r w:rsidR="00904000" w:rsidRPr="00DF4500">
          <w:rPr>
            <w:rFonts w:cs="Arial"/>
            <w:lang w:eastAsia="zh-HK"/>
          </w:rPr>
          <w:t>clearance</w:t>
        </w:r>
        <w:r w:rsidR="00904000">
          <w:rPr>
            <w:rFonts w:cs="Arial"/>
            <w:lang w:eastAsia="zh-HK"/>
          </w:rPr>
          <w:t xml:space="preserve"> f</w:t>
        </w:r>
        <w:r w:rsidR="00904000" w:rsidRPr="00DF4500">
          <w:rPr>
            <w:rFonts w:cs="Arial"/>
            <w:lang w:eastAsia="zh-HK"/>
          </w:rPr>
          <w:t>lag</w:t>
        </w:r>
      </w:ins>
      <w:ins w:id="746" w:author="Siu Ham Wong" w:date="2024-05-23T11:04:00Z" w16du:dateUtc="2024-05-23T03:04:00Z">
        <w:r w:rsidR="00F937A6">
          <w:rPr>
            <w:rFonts w:cs="Arial"/>
            <w:lang w:eastAsia="zh-HK"/>
          </w:rPr>
          <w:t>.</w:t>
        </w:r>
      </w:ins>
      <w:del w:id="747" w:author="Siu Ham Wong" w:date="2024-05-23T11:00:00Z" w16du:dateUtc="2024-05-23T03:00:00Z">
        <w:r w:rsidRPr="002D7C93" w:rsidDel="00904000">
          <w:rPr>
            <w:rFonts w:cs="Arial"/>
            <w:bCs/>
            <w:lang w:eastAsia="zh-HK"/>
          </w:rPr>
          <w:delText>.</w:delText>
        </w:r>
      </w:del>
    </w:p>
    <w:p w14:paraId="05525C2A" w14:textId="77777777" w:rsidR="004F6F45" w:rsidRPr="008B1896" w:rsidRDefault="004F6F45" w:rsidP="003407E5">
      <w:pPr>
        <w:widowControl w:val="0"/>
        <w:adjustRightInd/>
        <w:snapToGrid/>
        <w:jc w:val="left"/>
        <w:rPr>
          <w:rFonts w:cs="Arial"/>
          <w:b/>
          <w:lang w:eastAsia="zh-HK"/>
        </w:rPr>
      </w:pPr>
    </w:p>
    <w:p w14:paraId="0FCCBF44" w14:textId="20349F29" w:rsidR="00B9386A" w:rsidRPr="008B1896" w:rsidRDefault="00B9386A" w:rsidP="00852D90">
      <w:pPr>
        <w:pStyle w:val="Heading3"/>
        <w:rPr>
          <w:lang w:eastAsia="zh-HK"/>
        </w:rPr>
      </w:pPr>
      <w:bookmarkStart w:id="748" w:name="_Toc188888813"/>
      <w:r w:rsidRPr="008B1896">
        <w:rPr>
          <w:lang w:eastAsia="zh-HK"/>
        </w:rPr>
        <w:t>CPVACS Enquiry Rental Car Information</w:t>
      </w:r>
      <w:r w:rsidR="000B0E39" w:rsidRPr="008B1896">
        <w:rPr>
          <w:lang w:eastAsia="zh-HK"/>
        </w:rPr>
        <w:t xml:space="preserve"> (TBC)</w:t>
      </w:r>
      <w:bookmarkEnd w:id="748"/>
    </w:p>
    <w:p w14:paraId="2C31D1CE" w14:textId="77777777" w:rsidR="000D296B" w:rsidRPr="008B1896" w:rsidRDefault="000D296B" w:rsidP="000D296B">
      <w:pPr>
        <w:pStyle w:val="ListParagraph"/>
        <w:widowControl w:val="0"/>
        <w:adjustRightInd/>
        <w:snapToGrid/>
        <w:ind w:leftChars="0" w:left="960"/>
        <w:jc w:val="left"/>
        <w:rPr>
          <w:rFonts w:cs="Arial"/>
          <w:b/>
          <w:lang w:eastAsia="zh-HK"/>
        </w:rPr>
      </w:pPr>
    </w:p>
    <w:p w14:paraId="35C07AE1" w14:textId="7FC784F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E75B2B" w:rsidRPr="008B1896">
        <w:rPr>
          <w:rFonts w:cs="Arial"/>
          <w:lang w:eastAsia="zh-HK"/>
        </w:rPr>
        <w:t>/</w:t>
      </w:r>
      <w:proofErr w:type="spellStart"/>
      <w:r w:rsidR="00E75B2B" w:rsidRPr="008B1896">
        <w:rPr>
          <w:rFonts w:cs="Arial"/>
          <w:lang w:eastAsia="zh-HK"/>
        </w:rPr>
        <w:t>api</w:t>
      </w:r>
      <w:proofErr w:type="spellEnd"/>
      <w:r w:rsidR="00E75B2B" w:rsidRPr="008B1896">
        <w:rPr>
          <w:rFonts w:cs="Arial"/>
          <w:lang w:eastAsia="zh-HK"/>
        </w:rPr>
        <w:t>/aps/</w:t>
      </w:r>
      <w:proofErr w:type="spellStart"/>
      <w:r w:rsidR="00E75B2B" w:rsidRPr="008B1896">
        <w:rPr>
          <w:rFonts w:cs="Arial"/>
          <w:lang w:eastAsia="zh-HK"/>
        </w:rPr>
        <w:t>enquiryRentalCarInfo</w:t>
      </w:r>
      <w:proofErr w:type="spellEnd"/>
    </w:p>
    <w:p w14:paraId="3436C90E"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34CBE438"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720CA3BC" w14:textId="128E4ECC" w:rsidR="00E75B2B" w:rsidRPr="008B1896" w:rsidRDefault="004F6F45" w:rsidP="00E75B2B">
      <w:pPr>
        <w:pStyle w:val="ListParagraph"/>
        <w:ind w:leftChars="0" w:left="960"/>
        <w:rPr>
          <w:rFonts w:cs="Arial"/>
        </w:rPr>
      </w:pPr>
      <w:r w:rsidRPr="008B1896">
        <w:rPr>
          <w:rFonts w:cs="Arial"/>
        </w:rPr>
        <w:t>Authorization: Bearer</w:t>
      </w:r>
    </w:p>
    <w:p w14:paraId="308065B6"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44FE65C5" w14:textId="77777777" w:rsidTr="00E75B2B">
        <w:tc>
          <w:tcPr>
            <w:tcW w:w="2673" w:type="dxa"/>
          </w:tcPr>
          <w:p w14:paraId="48CAD5E7"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287CD024"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5749CB05"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7A99816D" w14:textId="77777777" w:rsidTr="00E75B2B">
        <w:tc>
          <w:tcPr>
            <w:tcW w:w="2673" w:type="dxa"/>
          </w:tcPr>
          <w:p w14:paraId="6E930012" w14:textId="048C642C" w:rsidR="00013744" w:rsidRPr="008B1896" w:rsidRDefault="004E0F0B" w:rsidP="00013744">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187693A6" w14:textId="7486448B"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206" w:type="dxa"/>
          </w:tcPr>
          <w:p w14:paraId="180B0A5E" w14:textId="52922EEA" w:rsidR="00013744" w:rsidRPr="008B1896" w:rsidRDefault="00013744" w:rsidP="00013744">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9D75A9D" w14:textId="77777777" w:rsidTr="00E75B2B">
        <w:tc>
          <w:tcPr>
            <w:tcW w:w="2673" w:type="dxa"/>
          </w:tcPr>
          <w:p w14:paraId="59C4645C" w14:textId="29FAC273"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5E4B0B0A" w14:textId="2E187375"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206" w:type="dxa"/>
          </w:tcPr>
          <w:p w14:paraId="7FF374DE" w14:textId="7B12249F" w:rsidR="00013744" w:rsidRPr="008B1896" w:rsidRDefault="00013744" w:rsidP="00013744">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31B5C642" w14:textId="77777777" w:rsidTr="00E75B2B">
        <w:tc>
          <w:tcPr>
            <w:tcW w:w="2673" w:type="dxa"/>
          </w:tcPr>
          <w:p w14:paraId="148D16D9" w14:textId="0E001144" w:rsidR="00013744" w:rsidRPr="008B1896" w:rsidRDefault="004E0F0B" w:rsidP="00013744">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03B22DD8" w14:textId="4CF0EBEE" w:rsidR="00013744" w:rsidRPr="008B1896" w:rsidRDefault="00013744" w:rsidP="00013744">
            <w:pPr>
              <w:pStyle w:val="ListParagraph"/>
              <w:ind w:leftChars="0" w:left="0"/>
              <w:rPr>
                <w:rFonts w:cs="Arial"/>
                <w:lang w:eastAsia="zh-HK"/>
              </w:rPr>
            </w:pPr>
            <w:r w:rsidRPr="002D7C93">
              <w:rPr>
                <w:rFonts w:cs="Arial"/>
                <w:lang w:eastAsia="zh-HK"/>
              </w:rPr>
              <w:t>String</w:t>
            </w:r>
          </w:p>
        </w:tc>
        <w:tc>
          <w:tcPr>
            <w:tcW w:w="3206" w:type="dxa"/>
          </w:tcPr>
          <w:p w14:paraId="659574FC" w14:textId="5197ED6B" w:rsidR="00013744" w:rsidRPr="008B1896" w:rsidRDefault="00013744" w:rsidP="00013744">
            <w:pPr>
              <w:pStyle w:val="ListParagraph"/>
              <w:ind w:leftChars="0" w:left="0"/>
              <w:rPr>
                <w:rFonts w:cs="Arial"/>
                <w:shd w:val="clear" w:color="auto" w:fill="FFFFFF"/>
              </w:rPr>
            </w:pPr>
            <w:r w:rsidRPr="002D7C93">
              <w:rPr>
                <w:rFonts w:cs="Arial"/>
                <w:shd w:val="clear" w:color="auto" w:fill="FFFFFF"/>
              </w:rPr>
              <w:t>Macau License Plate Number</w:t>
            </w:r>
          </w:p>
        </w:tc>
      </w:tr>
    </w:tbl>
    <w:p w14:paraId="6E072529" w14:textId="77777777" w:rsidR="004F6F45" w:rsidRPr="008B1896" w:rsidRDefault="004F6F45" w:rsidP="004F6F45">
      <w:pPr>
        <w:pStyle w:val="ListParagraph"/>
        <w:ind w:left="440" w:firstLine="411"/>
        <w:rPr>
          <w:rFonts w:cs="Arial"/>
          <w:lang w:eastAsia="zh-HK"/>
        </w:rPr>
      </w:pPr>
    </w:p>
    <w:p w14:paraId="64DCCAF9" w14:textId="77777777" w:rsidR="00ED3750" w:rsidRPr="008B1896" w:rsidRDefault="004F6F45" w:rsidP="00ED3750">
      <w:pPr>
        <w:pStyle w:val="ListParagraph"/>
        <w:ind w:left="440" w:firstLine="411"/>
        <w:rPr>
          <w:rFonts w:cs="Arial"/>
          <w:lang w:eastAsia="zh-HK"/>
        </w:rPr>
      </w:pPr>
      <w:r w:rsidRPr="008B1896">
        <w:rPr>
          <w:rFonts w:cs="Arial"/>
          <w:lang w:eastAsia="zh-HK"/>
        </w:rPr>
        <w:t>{</w:t>
      </w:r>
    </w:p>
    <w:p w14:paraId="05638FE6" w14:textId="247C0A95"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57940B13" w14:textId="3C924884" w:rsidR="00ED3750" w:rsidRPr="002D7C93" w:rsidRDefault="00ED3750" w:rsidP="00ED3750">
      <w:pPr>
        <w:ind w:leftChars="218" w:left="480"/>
        <w:rPr>
          <w:rFonts w:cs="Arial"/>
          <w:lang w:eastAsia="zh-HK"/>
        </w:rPr>
      </w:pPr>
      <w:r w:rsidRPr="002D7C93">
        <w:rPr>
          <w:rFonts w:cs="Arial"/>
          <w:lang w:eastAsia="zh-HK"/>
        </w:rPr>
        <w:lastRenderedPageBreak/>
        <w:t xml:space="preserve">           "</w:t>
      </w:r>
      <w:r w:rsidR="004E0F0B" w:rsidRPr="002D7C93">
        <w:rPr>
          <w:rFonts w:cs="Arial"/>
          <w:lang w:eastAsia="zh-HK"/>
        </w:rPr>
        <w:t>vehicleMainland</w:t>
      </w:r>
      <w:r w:rsidRPr="002D7C93">
        <w:rPr>
          <w:rFonts w:cs="Arial"/>
          <w:lang w:eastAsia="zh-HK"/>
        </w:rPr>
        <w:t>":"XX9998",</w:t>
      </w:r>
    </w:p>
    <w:p w14:paraId="6579AB4C" w14:textId="11E542BD"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D00A677" w14:textId="07AD62D2" w:rsidR="004F6F45" w:rsidRPr="008B1896" w:rsidRDefault="004F6F45" w:rsidP="00ED3750">
      <w:pPr>
        <w:pStyle w:val="ListParagraph"/>
        <w:ind w:left="440" w:firstLine="411"/>
        <w:rPr>
          <w:rFonts w:cs="Arial"/>
          <w:lang w:eastAsia="zh-HK"/>
        </w:rPr>
      </w:pPr>
      <w:r w:rsidRPr="008B1896">
        <w:rPr>
          <w:rFonts w:cs="Arial"/>
          <w:lang w:eastAsia="zh-HK"/>
        </w:rPr>
        <w:t>}</w:t>
      </w:r>
    </w:p>
    <w:p w14:paraId="2B35BB7C" w14:textId="77777777" w:rsidR="0096157B" w:rsidRPr="008B1896" w:rsidRDefault="0096157B" w:rsidP="00802D52">
      <w:pPr>
        <w:rPr>
          <w:rFonts w:cs="Arial"/>
          <w:lang w:eastAsia="zh-HK"/>
        </w:rPr>
      </w:pPr>
    </w:p>
    <w:p w14:paraId="28E41F64" w14:textId="77777777" w:rsidR="004F6F45" w:rsidRPr="008B1896" w:rsidRDefault="004F6F45" w:rsidP="0096157B">
      <w:pPr>
        <w:ind w:firstLine="851"/>
        <w:rPr>
          <w:rFonts w:cs="Arial"/>
          <w:lang w:eastAsia="zh-HK"/>
        </w:rPr>
      </w:pPr>
      <w:r w:rsidRPr="008B1896">
        <w:rPr>
          <w:rFonts w:cs="Arial"/>
          <w:lang w:eastAsia="zh-HK"/>
        </w:rPr>
        <w:t>Response</w:t>
      </w:r>
    </w:p>
    <w:p w14:paraId="52950C6E"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53F2312" w14:textId="77777777" w:rsidTr="0023484F">
        <w:tc>
          <w:tcPr>
            <w:tcW w:w="2673" w:type="dxa"/>
          </w:tcPr>
          <w:p w14:paraId="3B0AAE47"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23CCBD3A"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00840EF9"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5A63902E" w14:textId="77777777" w:rsidTr="0023484F">
        <w:tc>
          <w:tcPr>
            <w:tcW w:w="2673" w:type="dxa"/>
          </w:tcPr>
          <w:p w14:paraId="423167B8" w14:textId="0FDCEF90" w:rsidR="0023484F" w:rsidRPr="008B1896" w:rsidRDefault="0023484F" w:rsidP="0023484F">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7C64DEA6" w14:textId="29DF328B" w:rsidR="0023484F" w:rsidRPr="008B1896" w:rsidRDefault="0023484F" w:rsidP="0023484F">
            <w:pPr>
              <w:pStyle w:val="ListParagraph"/>
              <w:ind w:leftChars="0" w:left="0"/>
              <w:rPr>
                <w:rFonts w:cs="Arial"/>
                <w:lang w:eastAsia="zh-HK"/>
              </w:rPr>
            </w:pPr>
            <w:r w:rsidRPr="008B1896">
              <w:rPr>
                <w:rFonts w:cs="Arial"/>
                <w:lang w:eastAsia="zh-HK"/>
              </w:rPr>
              <w:t>Number</w:t>
            </w:r>
          </w:p>
        </w:tc>
        <w:tc>
          <w:tcPr>
            <w:tcW w:w="3206" w:type="dxa"/>
          </w:tcPr>
          <w:p w14:paraId="72A2C00E" w14:textId="77777777" w:rsidR="0023484F" w:rsidRPr="008B1896" w:rsidRDefault="0023484F" w:rsidP="0023484F">
            <w:pPr>
              <w:pStyle w:val="ListParagraph"/>
              <w:ind w:leftChars="0" w:left="0"/>
              <w:rPr>
                <w:rFonts w:eastAsiaTheme="minorEastAsia" w:cs="Arial"/>
                <w:lang w:eastAsia="zh-HK"/>
              </w:rPr>
            </w:pPr>
            <w:r w:rsidRPr="008B1896">
              <w:rPr>
                <w:rFonts w:eastAsiaTheme="minorEastAsia" w:cs="Arial"/>
                <w:lang w:eastAsia="zh-HK"/>
              </w:rPr>
              <w:t>0 - fail</w:t>
            </w:r>
          </w:p>
          <w:p w14:paraId="0D533EF7" w14:textId="0DC95D64" w:rsidR="0023484F" w:rsidRPr="008B1896" w:rsidRDefault="0023484F" w:rsidP="0023484F">
            <w:pPr>
              <w:pStyle w:val="ListParagraph"/>
              <w:ind w:leftChars="0" w:left="0"/>
              <w:rPr>
                <w:rFonts w:eastAsiaTheme="minorEastAsia" w:cs="Arial"/>
                <w:lang w:eastAsia="zh-HK"/>
              </w:rPr>
            </w:pPr>
            <w:r w:rsidRPr="008B1896">
              <w:rPr>
                <w:rFonts w:eastAsiaTheme="minorEastAsia" w:cs="Arial"/>
                <w:lang w:eastAsia="zh-HK"/>
              </w:rPr>
              <w:t xml:space="preserve">1 – </w:t>
            </w:r>
            <w:r w:rsidR="000A6ED1" w:rsidRPr="008B1896">
              <w:rPr>
                <w:rFonts w:eastAsiaTheme="minorEastAsia" w:cs="Arial"/>
                <w:lang w:eastAsia="zh-HK"/>
              </w:rPr>
              <w:t>Rented Out</w:t>
            </w:r>
          </w:p>
          <w:p w14:paraId="41666FA0" w14:textId="77777777" w:rsidR="000A6ED1" w:rsidRPr="008B1896" w:rsidRDefault="000A6ED1" w:rsidP="000A6ED1">
            <w:pPr>
              <w:pStyle w:val="ListParagraph"/>
              <w:ind w:leftChars="0" w:left="0"/>
              <w:rPr>
                <w:rFonts w:eastAsiaTheme="minorEastAsia" w:cs="Arial"/>
                <w:lang w:eastAsia="zh-HK"/>
              </w:rPr>
            </w:pPr>
            <w:r w:rsidRPr="008B1896">
              <w:rPr>
                <w:rFonts w:eastAsiaTheme="minorEastAsia" w:cs="Arial"/>
                <w:lang w:eastAsia="zh-HK"/>
              </w:rPr>
              <w:t>2 – Not Leased</w:t>
            </w:r>
          </w:p>
          <w:p w14:paraId="44BE7A38" w14:textId="7A869FBB" w:rsidR="000A6ED1" w:rsidRPr="008B1896" w:rsidRDefault="000A6ED1" w:rsidP="000A6ED1">
            <w:pPr>
              <w:pStyle w:val="ListParagraph"/>
              <w:ind w:leftChars="0" w:left="0"/>
              <w:rPr>
                <w:rFonts w:eastAsiaTheme="minorEastAsia" w:cs="Arial"/>
                <w:lang w:eastAsia="zh-HK"/>
              </w:rPr>
            </w:pPr>
            <w:r w:rsidRPr="008B1896">
              <w:rPr>
                <w:rFonts w:eastAsiaTheme="minorEastAsia" w:cs="Arial"/>
                <w:lang w:eastAsia="zh-HK"/>
              </w:rPr>
              <w:t>3 – Not a Rental Car</w:t>
            </w:r>
          </w:p>
        </w:tc>
      </w:tr>
      <w:tr w:rsidR="008B1896" w:rsidRPr="008B1896" w14:paraId="1F0CC66B" w14:textId="77777777" w:rsidTr="0023484F">
        <w:tc>
          <w:tcPr>
            <w:tcW w:w="2673" w:type="dxa"/>
          </w:tcPr>
          <w:p w14:paraId="5A9D576A" w14:textId="4824BE21" w:rsidR="0023484F" w:rsidRPr="008B1896" w:rsidRDefault="0023484F" w:rsidP="0023484F">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612F6548" w14:textId="449EC7DD" w:rsidR="0023484F" w:rsidRPr="008B1896" w:rsidRDefault="0023484F" w:rsidP="0023484F">
            <w:pPr>
              <w:pStyle w:val="ListParagraph"/>
              <w:ind w:leftChars="0" w:left="0"/>
              <w:rPr>
                <w:rFonts w:cs="Arial"/>
                <w:lang w:eastAsia="zh-HK"/>
              </w:rPr>
            </w:pPr>
            <w:r w:rsidRPr="008B1896">
              <w:rPr>
                <w:rFonts w:cs="Arial"/>
                <w:lang w:eastAsia="zh-HK"/>
              </w:rPr>
              <w:t>String</w:t>
            </w:r>
          </w:p>
        </w:tc>
        <w:tc>
          <w:tcPr>
            <w:tcW w:w="3206" w:type="dxa"/>
          </w:tcPr>
          <w:p w14:paraId="724D6AF2" w14:textId="1A6634E4" w:rsidR="0023484F" w:rsidRPr="008B1896" w:rsidRDefault="0023484F" w:rsidP="0023484F">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1400D820" w14:textId="77777777" w:rsidTr="0023484F">
        <w:tc>
          <w:tcPr>
            <w:tcW w:w="2673" w:type="dxa"/>
          </w:tcPr>
          <w:p w14:paraId="5B7323DD" w14:textId="5A26000A" w:rsidR="000D7D36" w:rsidRPr="008B1896" w:rsidRDefault="004E0F0B" w:rsidP="000D7D36">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6B33B125" w14:textId="52DCB36B"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391FCCCE" w14:textId="4B345631" w:rsidR="000D7D36" w:rsidRPr="008B1896" w:rsidRDefault="000D7D36" w:rsidP="000D7D36">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2BD8A339" w14:textId="77777777" w:rsidTr="0023484F">
        <w:tc>
          <w:tcPr>
            <w:tcW w:w="2673" w:type="dxa"/>
          </w:tcPr>
          <w:p w14:paraId="32862939" w14:textId="15279453"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5FE83145" w14:textId="4D47D65E"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69B6FB6E" w14:textId="57F7A7FE" w:rsidR="000D7D36" w:rsidRPr="008B1896" w:rsidRDefault="000D7D36" w:rsidP="000D7D36">
            <w:pPr>
              <w:rPr>
                <w:rFonts w:eastAsiaTheme="minorEastAsia" w:cs="Arial"/>
                <w:lang w:eastAsia="zh-HK"/>
              </w:rPr>
            </w:pPr>
            <w:r w:rsidRPr="002D7C93">
              <w:rPr>
                <w:rFonts w:cs="Arial"/>
                <w:shd w:val="clear" w:color="auto" w:fill="FFFFFF"/>
              </w:rPr>
              <w:t>Mainland License Plate Number</w:t>
            </w:r>
          </w:p>
        </w:tc>
      </w:tr>
      <w:tr w:rsidR="008B1896" w:rsidRPr="008B1896" w14:paraId="1479CFCB" w14:textId="77777777" w:rsidTr="0023484F">
        <w:tc>
          <w:tcPr>
            <w:tcW w:w="2673" w:type="dxa"/>
          </w:tcPr>
          <w:p w14:paraId="1203E37D" w14:textId="1F301284"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3A3ADEC5" w14:textId="0D81DA45"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7F810A6C" w14:textId="499F3952" w:rsidR="000D7D36" w:rsidRPr="008B1896" w:rsidRDefault="000D7D36" w:rsidP="000D7D36">
            <w:pPr>
              <w:rPr>
                <w:rFonts w:eastAsiaTheme="minorEastAsia" w:cs="Arial"/>
                <w:lang w:eastAsia="zh-HK"/>
              </w:rPr>
            </w:pPr>
            <w:r w:rsidRPr="002D7C93">
              <w:rPr>
                <w:rFonts w:cs="Arial"/>
                <w:shd w:val="clear" w:color="auto" w:fill="FFFFFF"/>
              </w:rPr>
              <w:t>Macau License Plate Number</w:t>
            </w:r>
          </w:p>
        </w:tc>
      </w:tr>
      <w:tr w:rsidR="008B1896" w:rsidRPr="008B1896" w14:paraId="6DC658B2" w14:textId="77777777" w:rsidTr="0023484F">
        <w:tc>
          <w:tcPr>
            <w:tcW w:w="2673" w:type="dxa"/>
          </w:tcPr>
          <w:p w14:paraId="11A81EA7" w14:textId="34A80D2D" w:rsidR="000D7D36" w:rsidRPr="008B1896" w:rsidRDefault="000D7D36" w:rsidP="000D7D36">
            <w:pPr>
              <w:pStyle w:val="ListParagraph"/>
              <w:ind w:leftChars="0" w:left="0"/>
              <w:rPr>
                <w:rFonts w:cs="Arial"/>
                <w:lang w:eastAsia="zh-HK"/>
              </w:rPr>
            </w:pPr>
            <w:proofErr w:type="spellStart"/>
            <w:r w:rsidRPr="008B1896">
              <w:rPr>
                <w:rFonts w:cs="Arial"/>
                <w:lang w:eastAsia="zh-HK"/>
              </w:rPr>
              <w:t>rentalId</w:t>
            </w:r>
            <w:proofErr w:type="spellEnd"/>
          </w:p>
        </w:tc>
        <w:tc>
          <w:tcPr>
            <w:tcW w:w="2177" w:type="dxa"/>
          </w:tcPr>
          <w:p w14:paraId="79AC9820" w14:textId="2BB6535A"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6D54EAF3" w14:textId="041996C5" w:rsidR="000D7D36" w:rsidRPr="008B1896" w:rsidRDefault="000D7D36" w:rsidP="000D7D36">
            <w:pPr>
              <w:rPr>
                <w:rFonts w:eastAsiaTheme="minorEastAsia" w:cs="Arial"/>
                <w:lang w:eastAsia="zh-HK"/>
              </w:rPr>
            </w:pPr>
            <w:r w:rsidRPr="008B1896">
              <w:rPr>
                <w:rFonts w:eastAsiaTheme="minorEastAsia" w:cs="Arial"/>
                <w:lang w:eastAsia="zh-HK"/>
              </w:rPr>
              <w:t>Rental Record ID</w:t>
            </w:r>
          </w:p>
        </w:tc>
      </w:tr>
      <w:tr w:rsidR="008B1896" w:rsidRPr="008B1896" w14:paraId="59974F80" w14:textId="77777777" w:rsidTr="0023484F">
        <w:tc>
          <w:tcPr>
            <w:tcW w:w="2673" w:type="dxa"/>
          </w:tcPr>
          <w:p w14:paraId="17CAAD31" w14:textId="711600BA" w:rsidR="000D7D36" w:rsidRPr="008B1896" w:rsidRDefault="000D7D36" w:rsidP="000D7D36">
            <w:pPr>
              <w:pStyle w:val="ListParagraph"/>
              <w:ind w:leftChars="0" w:left="0"/>
              <w:rPr>
                <w:rFonts w:cs="Arial"/>
                <w:lang w:eastAsia="zh-HK"/>
              </w:rPr>
            </w:pPr>
            <w:proofErr w:type="spellStart"/>
            <w:r w:rsidRPr="008B1896">
              <w:rPr>
                <w:rFonts w:cs="Arial"/>
                <w:lang w:eastAsia="zh-HK"/>
              </w:rPr>
              <w:t>rentalFromDatetime</w:t>
            </w:r>
            <w:proofErr w:type="spellEnd"/>
          </w:p>
        </w:tc>
        <w:tc>
          <w:tcPr>
            <w:tcW w:w="2177" w:type="dxa"/>
          </w:tcPr>
          <w:p w14:paraId="5562F210" w14:textId="112F4DD8"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08AB1C3D"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4FED31AB" w14:textId="391DE3B6" w:rsidR="000D7D36" w:rsidRPr="008B1896" w:rsidRDefault="000D7D36" w:rsidP="000D7D36">
            <w:pPr>
              <w:pStyle w:val="ListParagraph"/>
              <w:ind w:leftChars="0" w:left="0"/>
              <w:rPr>
                <w:rFonts w:eastAsiaTheme="minorEastAsia" w:cs="Arial"/>
                <w:lang w:eastAsia="zh-HK"/>
              </w:rPr>
            </w:pPr>
            <w:r w:rsidRPr="008B1896">
              <w:rPr>
                <w:rFonts w:eastAsiaTheme="minorEastAsia" w:cs="Arial"/>
                <w:lang w:eastAsia="zh-HK"/>
              </w:rPr>
              <w:t>Rental From Date, Empty when result code status is not 1</w:t>
            </w:r>
          </w:p>
        </w:tc>
      </w:tr>
      <w:tr w:rsidR="008B1896" w:rsidRPr="008B1896" w14:paraId="4289B831" w14:textId="77777777" w:rsidTr="0023484F">
        <w:tc>
          <w:tcPr>
            <w:tcW w:w="2673" w:type="dxa"/>
          </w:tcPr>
          <w:p w14:paraId="18DE3CA4" w14:textId="06F81537" w:rsidR="000D7D36" w:rsidRPr="008B1896" w:rsidRDefault="000D7D36" w:rsidP="000D7D36">
            <w:pPr>
              <w:pStyle w:val="ListParagraph"/>
              <w:ind w:leftChars="0" w:left="0"/>
              <w:rPr>
                <w:rFonts w:cs="Arial"/>
                <w:lang w:eastAsia="zh-HK"/>
              </w:rPr>
            </w:pPr>
            <w:proofErr w:type="spellStart"/>
            <w:r w:rsidRPr="008B1896">
              <w:rPr>
                <w:rFonts w:cs="Arial"/>
                <w:lang w:eastAsia="zh-HK"/>
              </w:rPr>
              <w:t>rentalToDatetime</w:t>
            </w:r>
            <w:proofErr w:type="spellEnd"/>
          </w:p>
        </w:tc>
        <w:tc>
          <w:tcPr>
            <w:tcW w:w="2177" w:type="dxa"/>
          </w:tcPr>
          <w:p w14:paraId="20C92EEE" w14:textId="09049786"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1035A8DA"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611A21A6" w14:textId="1CB4B1FE" w:rsidR="000D7D36" w:rsidRPr="002D7C93" w:rsidRDefault="000D7D36" w:rsidP="000D7D36">
            <w:pPr>
              <w:pStyle w:val="ListParagraph"/>
              <w:ind w:leftChars="0" w:left="0"/>
              <w:rPr>
                <w:rFonts w:cs="Arial"/>
                <w:shd w:val="clear" w:color="auto" w:fill="FFFFFF"/>
              </w:rPr>
            </w:pPr>
            <w:r w:rsidRPr="008B1896">
              <w:rPr>
                <w:rFonts w:eastAsiaTheme="minorEastAsia" w:cs="Arial"/>
                <w:lang w:eastAsia="zh-HK"/>
              </w:rPr>
              <w:t>Rental To Date, Empty when result code status is not 1</w:t>
            </w:r>
          </w:p>
        </w:tc>
      </w:tr>
      <w:tr w:rsidR="008B1896" w:rsidRPr="008B1896" w14:paraId="595D4D22" w14:textId="77777777" w:rsidTr="0023484F">
        <w:tc>
          <w:tcPr>
            <w:tcW w:w="2673" w:type="dxa"/>
          </w:tcPr>
          <w:p w14:paraId="18DCFF5A" w14:textId="3D5E4B71" w:rsidR="000D7D36" w:rsidRPr="008B1896" w:rsidRDefault="000D7D36" w:rsidP="000D7D36">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713CCBD3" w14:textId="65810B1C"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229421F1"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44645D55" w14:textId="27E6DC31" w:rsidR="000D7D36" w:rsidRPr="002D7C93" w:rsidRDefault="000D7D36" w:rsidP="000D7D36">
            <w:pPr>
              <w:pStyle w:val="ListParagraph"/>
              <w:ind w:leftChars="0" w:left="0"/>
              <w:rPr>
                <w:rFonts w:cs="Arial"/>
                <w:shd w:val="clear" w:color="auto" w:fill="FFFFFF"/>
              </w:rPr>
            </w:pPr>
            <w:r w:rsidRPr="008B1896">
              <w:rPr>
                <w:rFonts w:cs="Arial"/>
              </w:rPr>
              <w:t>System Date Time</w:t>
            </w:r>
          </w:p>
        </w:tc>
      </w:tr>
    </w:tbl>
    <w:p w14:paraId="389F2CBF" w14:textId="77777777" w:rsidR="004F6F45" w:rsidRPr="008B1896" w:rsidRDefault="004F6F45" w:rsidP="004F6F45">
      <w:pPr>
        <w:ind w:firstLine="851"/>
        <w:rPr>
          <w:rFonts w:cs="Arial"/>
          <w:lang w:eastAsia="zh-HK"/>
        </w:rPr>
      </w:pPr>
    </w:p>
    <w:p w14:paraId="4D8474C7"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6D80C484" w14:textId="6D0C5A96" w:rsidR="004F6F45" w:rsidRPr="008B1896" w:rsidRDefault="004F6F45" w:rsidP="004F6F4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0023484F" w:rsidRPr="008B1896">
        <w:rPr>
          <w:rFonts w:cs="Arial"/>
          <w:lang w:eastAsia="zh-HK"/>
        </w:rPr>
        <w:t>resultCode</w:t>
      </w:r>
      <w:proofErr w:type="spellEnd"/>
      <w:r w:rsidRPr="008B1896">
        <w:rPr>
          <w:rFonts w:cs="Arial"/>
          <w:lang w:eastAsia="zh-HK"/>
        </w:rPr>
        <w:t xml:space="preserve">": </w:t>
      </w:r>
      <w:r w:rsidR="0023484F" w:rsidRPr="008B1896">
        <w:rPr>
          <w:rFonts w:cs="Arial"/>
          <w:lang w:eastAsia="zh-HK"/>
        </w:rPr>
        <w:t>1</w:t>
      </w:r>
      <w:r w:rsidRPr="008B1896">
        <w:rPr>
          <w:rFonts w:cs="Arial"/>
          <w:lang w:eastAsia="zh-HK"/>
        </w:rPr>
        <w:t>,</w:t>
      </w:r>
    </w:p>
    <w:p w14:paraId="3DB9EA16" w14:textId="5370AEC0" w:rsidR="00B17C51" w:rsidRPr="008B1896" w:rsidRDefault="00B17C51" w:rsidP="00B17C51">
      <w:pPr>
        <w:widowControl w:val="0"/>
        <w:adjustRightInd/>
        <w:snapToGrid/>
        <w:ind w:left="851"/>
        <w:jc w:val="left"/>
        <w:rPr>
          <w:rFonts w:cs="Arial"/>
          <w:lang w:eastAsia="zh-HK"/>
        </w:rPr>
      </w:pPr>
      <w:r w:rsidRPr="008B1896">
        <w:rPr>
          <w:rFonts w:cs="Arial"/>
          <w:lang w:eastAsia="zh-HK"/>
        </w:rPr>
        <w:t xml:space="preserve">  </w:t>
      </w:r>
      <w:r w:rsidR="004F6F45" w:rsidRPr="008B1896">
        <w:rPr>
          <w:rFonts w:cs="Arial"/>
          <w:lang w:eastAsia="zh-HK"/>
        </w:rPr>
        <w:t>"</w:t>
      </w:r>
      <w:proofErr w:type="spellStart"/>
      <w:r w:rsidR="0023484F" w:rsidRPr="008B1896">
        <w:rPr>
          <w:rFonts w:cs="Arial"/>
          <w:lang w:eastAsia="zh-HK"/>
        </w:rPr>
        <w:t>resultMessage</w:t>
      </w:r>
      <w:proofErr w:type="spellEnd"/>
      <w:r w:rsidR="004F6F45" w:rsidRPr="008B1896">
        <w:rPr>
          <w:rFonts w:cs="Arial"/>
          <w:lang w:eastAsia="zh-HK"/>
        </w:rPr>
        <w:t xml:space="preserve">": </w:t>
      </w:r>
      <w:r w:rsidR="0023484F" w:rsidRPr="008B1896">
        <w:rPr>
          <w:rFonts w:cs="Arial"/>
          <w:lang w:eastAsia="zh-HK"/>
        </w:rPr>
        <w:t>“”</w:t>
      </w:r>
      <w:r w:rsidR="00B6731A" w:rsidRPr="008B1896">
        <w:rPr>
          <w:rFonts w:cs="Arial"/>
          <w:lang w:eastAsia="zh-HK"/>
        </w:rPr>
        <w:t>,</w:t>
      </w:r>
    </w:p>
    <w:p w14:paraId="205633E6" w14:textId="24ECCDE0" w:rsidR="00B17C51" w:rsidRPr="002D7C93" w:rsidRDefault="00B17C51" w:rsidP="00B17C51">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"vehicleHongkong":"XX9999",</w:t>
      </w:r>
    </w:p>
    <w:p w14:paraId="2611B33B" w14:textId="7A984414" w:rsidR="00B17C51" w:rsidRPr="002D7C93" w:rsidRDefault="00B17C51" w:rsidP="00B17C51">
      <w:pPr>
        <w:ind w:firstLine="851"/>
        <w:rPr>
          <w:rFonts w:cs="Arial"/>
          <w:lang w:eastAsia="zh-HK"/>
        </w:rPr>
      </w:pPr>
      <w:r w:rsidRPr="002D7C93">
        <w:rPr>
          <w:rFonts w:cs="Arial"/>
          <w:lang w:eastAsia="zh-HK"/>
        </w:rPr>
        <w:t xml:space="preserve">  "vehicleMainland":"XX9999",</w:t>
      </w:r>
    </w:p>
    <w:p w14:paraId="1015AC83" w14:textId="6F5B4FB2" w:rsidR="00B17C51" w:rsidRPr="008B1896" w:rsidRDefault="00B17C51" w:rsidP="00B17C51">
      <w:pPr>
        <w:ind w:firstLine="851"/>
        <w:rPr>
          <w:rFonts w:cs="Arial"/>
          <w:lang w:eastAsia="zh-HK"/>
        </w:rPr>
      </w:pPr>
      <w:r w:rsidRPr="002D7C93">
        <w:rPr>
          <w:rFonts w:cs="Arial"/>
          <w:lang w:eastAsia="zh-HK"/>
        </w:rPr>
        <w:t xml:space="preserve"> "vehicleMacao":"XX9999",</w:t>
      </w:r>
    </w:p>
    <w:p w14:paraId="07FE060F" w14:textId="2A87DB68" w:rsidR="00CD5676" w:rsidRPr="008B1896" w:rsidRDefault="00CD5676" w:rsidP="00B17C51">
      <w:pPr>
        <w:pStyle w:val="ListParagraph"/>
        <w:widowControl w:val="0"/>
        <w:adjustRightInd/>
        <w:snapToGrid/>
        <w:ind w:left="440"/>
        <w:jc w:val="left"/>
        <w:rPr>
          <w:rFonts w:cs="Arial"/>
          <w:lang w:eastAsia="zh-HK"/>
        </w:rPr>
      </w:pPr>
      <w:r w:rsidRPr="008B1896">
        <w:rPr>
          <w:rFonts w:cs="Arial"/>
          <w:lang w:eastAsia="zh-HK"/>
        </w:rPr>
        <w:t xml:space="preserve">         “</w:t>
      </w:r>
      <w:proofErr w:type="spellStart"/>
      <w:r w:rsidRPr="008B1896">
        <w:rPr>
          <w:rFonts w:cs="Arial"/>
          <w:lang w:eastAsia="zh-HK"/>
        </w:rPr>
        <w:t>rentalId</w:t>
      </w:r>
      <w:proofErr w:type="spellEnd"/>
      <w:r w:rsidRPr="008B1896">
        <w:rPr>
          <w:rFonts w:cs="Arial"/>
          <w:lang w:eastAsia="zh-HK"/>
        </w:rPr>
        <w:t>”</w:t>
      </w:r>
      <w:proofErr w:type="gramStart"/>
      <w:r w:rsidRPr="008B1896">
        <w:rPr>
          <w:rFonts w:cs="Arial"/>
          <w:lang w:eastAsia="zh-HK"/>
        </w:rPr>
        <w:t>:”XXXXXXX</w:t>
      </w:r>
      <w:proofErr w:type="gramEnd"/>
      <w:r w:rsidRPr="008B1896">
        <w:rPr>
          <w:rFonts w:cs="Arial"/>
          <w:lang w:eastAsia="zh-HK"/>
        </w:rPr>
        <w:t>”,</w:t>
      </w:r>
    </w:p>
    <w:p w14:paraId="4582978E" w14:textId="42BB5E10" w:rsidR="0023484F" w:rsidRPr="008B1896" w:rsidRDefault="0023484F" w:rsidP="0023484F">
      <w:pPr>
        <w:pStyle w:val="ListParagraph"/>
        <w:widowControl w:val="0"/>
        <w:adjustRightInd/>
        <w:snapToGrid/>
        <w:ind w:left="440"/>
        <w:jc w:val="left"/>
        <w:rPr>
          <w:rFonts w:cs="Arial"/>
          <w:lang w:eastAsia="zh-HK"/>
        </w:rPr>
      </w:pPr>
      <w:r w:rsidRPr="008B1896">
        <w:rPr>
          <w:rFonts w:cs="Arial"/>
          <w:lang w:eastAsia="zh-HK"/>
        </w:rPr>
        <w:t xml:space="preserve">         “</w:t>
      </w:r>
      <w:proofErr w:type="spellStart"/>
      <w:r w:rsidRPr="008B1896">
        <w:rPr>
          <w:rFonts w:cs="Arial"/>
          <w:lang w:eastAsia="zh-HK"/>
        </w:rPr>
        <w:t>rental</w:t>
      </w:r>
      <w:r w:rsidR="00CD5676" w:rsidRPr="008B1896">
        <w:rPr>
          <w:rFonts w:cs="Arial"/>
          <w:lang w:eastAsia="zh-HK"/>
        </w:rPr>
        <w:t>From</w:t>
      </w:r>
      <w:r w:rsidRPr="008B1896">
        <w:rPr>
          <w:rFonts w:cs="Arial"/>
          <w:lang w:eastAsia="zh-HK"/>
        </w:rPr>
        <w:t>Date</w:t>
      </w:r>
      <w:r w:rsidR="001311C2" w:rsidRPr="008B1896">
        <w:rPr>
          <w:rFonts w:cs="Arial"/>
          <w:lang w:eastAsia="zh-HK"/>
        </w:rPr>
        <w:t>time</w:t>
      </w:r>
      <w:proofErr w:type="spellEnd"/>
      <w:r w:rsidRPr="008B1896">
        <w:rPr>
          <w:rFonts w:cs="Arial"/>
          <w:lang w:eastAsia="zh-HK"/>
        </w:rPr>
        <w:t>”:” 2024-01-01 23:00:00”</w:t>
      </w:r>
      <w:r w:rsidR="00802D52" w:rsidRPr="008B1896">
        <w:rPr>
          <w:rFonts w:cs="Arial"/>
          <w:lang w:eastAsia="zh-HK"/>
        </w:rPr>
        <w:t>,</w:t>
      </w:r>
    </w:p>
    <w:p w14:paraId="25228076" w14:textId="3C4E7895" w:rsidR="00CD5676" w:rsidRPr="008B1896" w:rsidRDefault="00CD5676" w:rsidP="00CD5676">
      <w:pPr>
        <w:pStyle w:val="ListParagraph"/>
        <w:widowControl w:val="0"/>
        <w:adjustRightInd/>
        <w:snapToGrid/>
        <w:ind w:left="440"/>
        <w:jc w:val="left"/>
        <w:rPr>
          <w:rFonts w:cs="Arial"/>
          <w:lang w:eastAsia="zh-HK"/>
        </w:rPr>
      </w:pPr>
      <w:r w:rsidRPr="008B1896">
        <w:rPr>
          <w:rFonts w:cs="Arial"/>
          <w:lang w:eastAsia="zh-HK"/>
        </w:rPr>
        <w:t xml:space="preserve">         “</w:t>
      </w:r>
      <w:proofErr w:type="spellStart"/>
      <w:r w:rsidRPr="008B1896">
        <w:rPr>
          <w:rFonts w:cs="Arial"/>
          <w:lang w:eastAsia="zh-HK"/>
        </w:rPr>
        <w:t>rentalToDatetime</w:t>
      </w:r>
      <w:proofErr w:type="spellEnd"/>
      <w:r w:rsidRPr="008B1896">
        <w:rPr>
          <w:rFonts w:cs="Arial"/>
          <w:lang w:eastAsia="zh-HK"/>
        </w:rPr>
        <w:t>”:” 2024-01-03 23:00:00”,</w:t>
      </w:r>
    </w:p>
    <w:p w14:paraId="09AEA3A9" w14:textId="0444BE2D" w:rsidR="00802D52" w:rsidRPr="008B1896" w:rsidRDefault="00802D52" w:rsidP="00802D52">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40952BDC" w14:textId="050EF761" w:rsidR="004F6F45" w:rsidRPr="008B1896" w:rsidRDefault="004F6F45" w:rsidP="00802D52">
      <w:pPr>
        <w:widowControl w:val="0"/>
        <w:adjustRightInd/>
        <w:snapToGrid/>
        <w:ind w:firstLine="851"/>
        <w:jc w:val="left"/>
        <w:rPr>
          <w:rFonts w:cs="Arial"/>
          <w:lang w:eastAsia="zh-HK"/>
        </w:rPr>
      </w:pPr>
      <w:r w:rsidRPr="008B1896">
        <w:rPr>
          <w:rFonts w:cs="Arial"/>
          <w:lang w:eastAsia="zh-HK"/>
        </w:rPr>
        <w:t>}</w:t>
      </w:r>
    </w:p>
    <w:p w14:paraId="09D7EF74" w14:textId="77777777" w:rsidR="000A6ED1" w:rsidRPr="008B1896" w:rsidRDefault="000A6ED1" w:rsidP="00802D52">
      <w:pPr>
        <w:widowControl w:val="0"/>
        <w:adjustRightInd/>
        <w:snapToGrid/>
        <w:ind w:firstLine="851"/>
        <w:jc w:val="left"/>
        <w:rPr>
          <w:rFonts w:cs="Arial"/>
          <w:lang w:eastAsia="zh-HK"/>
        </w:rPr>
      </w:pPr>
    </w:p>
    <w:p w14:paraId="0135DF25" w14:textId="35031B5E" w:rsidR="009A5A6A" w:rsidRPr="008B1896" w:rsidRDefault="00E75B2B" w:rsidP="002D7C93">
      <w:pPr>
        <w:pStyle w:val="ListParagraph"/>
        <w:widowControl w:val="0"/>
        <w:adjustRightInd/>
        <w:snapToGrid/>
        <w:ind w:leftChars="0" w:left="960"/>
        <w:jc w:val="left"/>
        <w:rPr>
          <w:rFonts w:cs="Arial"/>
          <w:lang w:eastAsia="zh-HK"/>
        </w:rPr>
      </w:pPr>
      <w:r w:rsidRPr="002D7C93">
        <w:rPr>
          <w:rFonts w:cs="Arial"/>
          <w:bCs/>
          <w:lang w:eastAsia="zh-HK"/>
        </w:rPr>
        <w:t xml:space="preserve">Remarks: Middleware will enquiry Rental Car Information provide by Rental Car System </w:t>
      </w:r>
      <w:r w:rsidR="0023484F" w:rsidRPr="002D7C93">
        <w:rPr>
          <w:rFonts w:cs="Arial"/>
          <w:bCs/>
          <w:lang w:eastAsia="zh-HK"/>
        </w:rPr>
        <w:t xml:space="preserve">API </w:t>
      </w:r>
      <w:r w:rsidRPr="002D7C93">
        <w:rPr>
          <w:rFonts w:cs="Arial"/>
          <w:bCs/>
          <w:lang w:eastAsia="zh-HK"/>
        </w:rPr>
        <w:t>(TBC)</w:t>
      </w:r>
    </w:p>
    <w:p w14:paraId="17FD140B" w14:textId="77777777" w:rsidR="00B44935" w:rsidRPr="008B1896" w:rsidRDefault="00B44935" w:rsidP="002D7C93">
      <w:pPr>
        <w:widowControl w:val="0"/>
        <w:adjustRightInd/>
        <w:snapToGrid/>
        <w:jc w:val="left"/>
        <w:rPr>
          <w:rFonts w:cs="Arial"/>
          <w:b/>
          <w:lang w:eastAsia="zh-HK"/>
        </w:rPr>
      </w:pPr>
    </w:p>
    <w:p w14:paraId="0AB9D6CE" w14:textId="62EDA4AE" w:rsidR="00B44935" w:rsidRPr="00990FD0" w:rsidRDefault="00B44935" w:rsidP="00B44935">
      <w:pPr>
        <w:pStyle w:val="Heading3"/>
        <w:rPr>
          <w:strike/>
          <w:lang w:eastAsia="zh-HK"/>
          <w:rPrChange w:id="749" w:author="Siu Ham Wong" w:date="2025-01-27T16:35:00Z" w16du:dateUtc="2025-01-27T08:35:00Z">
            <w:rPr>
              <w:lang w:eastAsia="zh-HK"/>
            </w:rPr>
          </w:rPrChange>
        </w:rPr>
      </w:pPr>
      <w:bookmarkStart w:id="750" w:name="_Toc188888814"/>
      <w:r w:rsidRPr="00990FD0">
        <w:rPr>
          <w:strike/>
          <w:lang w:eastAsia="zh-HK"/>
          <w:rPrChange w:id="751" w:author="Siu Ham Wong" w:date="2025-01-27T16:35:00Z" w16du:dateUtc="2025-01-27T08:35:00Z">
            <w:rPr>
              <w:lang w:eastAsia="zh-HK"/>
            </w:rPr>
          </w:rPrChange>
        </w:rPr>
        <w:t xml:space="preserve">CPVACS Update CPA-ICK Information </w:t>
      </w:r>
      <w:ins w:id="752" w:author="Siu Ham Wong" w:date="2025-01-24T16:46:00Z" w16du:dateUtc="2025-01-24T08:46:00Z">
        <w:r w:rsidR="00941C73" w:rsidRPr="00990FD0">
          <w:rPr>
            <w:strike/>
            <w:lang w:eastAsia="zh-HK"/>
            <w:rPrChange w:id="753" w:author="Siu Ham Wong" w:date="2025-01-27T16:35:00Z" w16du:dateUtc="2025-01-27T08:35:00Z">
              <w:rPr>
                <w:lang w:eastAsia="zh-HK"/>
              </w:rPr>
            </w:rPrChange>
          </w:rPr>
          <w:t>(Obsoleted)</w:t>
        </w:r>
      </w:ins>
      <w:bookmarkEnd w:id="750"/>
    </w:p>
    <w:p w14:paraId="16726658" w14:textId="6ADF8840" w:rsidR="00B44935" w:rsidRPr="008B1896" w:rsidRDefault="00B44935" w:rsidP="00B44935">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updateCpaIckInfo</w:t>
      </w:r>
      <w:proofErr w:type="spellEnd"/>
    </w:p>
    <w:p w14:paraId="3DCCF8B7" w14:textId="77777777" w:rsidR="00B44935" w:rsidRPr="008B1896" w:rsidRDefault="00B44935" w:rsidP="00B44935">
      <w:pPr>
        <w:pStyle w:val="ListParagraph"/>
        <w:widowControl w:val="0"/>
        <w:adjustRightInd/>
        <w:snapToGrid/>
        <w:ind w:leftChars="0" w:left="960"/>
        <w:jc w:val="left"/>
        <w:rPr>
          <w:rFonts w:cs="Arial"/>
          <w:lang w:eastAsia="zh-HK"/>
        </w:rPr>
      </w:pPr>
      <w:r w:rsidRPr="008B1896">
        <w:rPr>
          <w:rFonts w:cs="Arial"/>
          <w:lang w:eastAsia="zh-HK"/>
        </w:rPr>
        <w:t>Method: Post</w:t>
      </w:r>
    </w:p>
    <w:p w14:paraId="7B6E478A" w14:textId="77777777" w:rsidR="00B44935" w:rsidRPr="008B1896" w:rsidRDefault="00B44935" w:rsidP="00B44935">
      <w:pPr>
        <w:pStyle w:val="ListParagraph"/>
        <w:ind w:leftChars="0" w:left="960"/>
        <w:rPr>
          <w:rFonts w:eastAsiaTheme="minorEastAsia" w:cs="Arial"/>
          <w:lang w:eastAsia="zh-HK"/>
        </w:rPr>
      </w:pPr>
      <w:r w:rsidRPr="008B1896">
        <w:rPr>
          <w:rFonts w:eastAsiaTheme="minorEastAsia" w:cs="Arial"/>
          <w:lang w:eastAsia="zh-HK"/>
        </w:rPr>
        <w:t>Content-Type: JSON</w:t>
      </w:r>
    </w:p>
    <w:p w14:paraId="50BB68C6" w14:textId="77777777" w:rsidR="00B44935" w:rsidRPr="008B1896" w:rsidRDefault="00B44935" w:rsidP="00B44935">
      <w:pPr>
        <w:pStyle w:val="ListParagraph"/>
        <w:ind w:leftChars="0" w:left="960"/>
        <w:rPr>
          <w:rFonts w:eastAsiaTheme="minorEastAsia" w:cs="Arial"/>
          <w:lang w:eastAsia="zh-HK"/>
        </w:rPr>
      </w:pPr>
      <w:r w:rsidRPr="008B1896">
        <w:rPr>
          <w:rFonts w:cs="Arial"/>
        </w:rPr>
        <w:t>Authorization: Bearer</w:t>
      </w:r>
    </w:p>
    <w:p w14:paraId="40AF66A5" w14:textId="77777777" w:rsidR="00B44935" w:rsidRPr="008B1896" w:rsidRDefault="00B44935" w:rsidP="00B4493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3832"/>
        <w:gridCol w:w="1728"/>
        <w:gridCol w:w="2496"/>
      </w:tblGrid>
      <w:tr w:rsidR="008B1896" w:rsidRPr="008B1896" w14:paraId="23745E0A" w14:textId="77777777" w:rsidTr="0011711C">
        <w:tc>
          <w:tcPr>
            <w:tcW w:w="3832" w:type="dxa"/>
          </w:tcPr>
          <w:p w14:paraId="2401A54E" w14:textId="77777777" w:rsidR="00B44935" w:rsidRPr="008B1896" w:rsidRDefault="00B44935" w:rsidP="007B5256">
            <w:pPr>
              <w:pStyle w:val="ListParagraph"/>
              <w:ind w:leftChars="0" w:left="0"/>
              <w:rPr>
                <w:rFonts w:cs="Arial"/>
                <w:b/>
                <w:lang w:eastAsia="zh-HK"/>
              </w:rPr>
            </w:pPr>
            <w:r w:rsidRPr="008B1896">
              <w:rPr>
                <w:rFonts w:cs="Arial"/>
                <w:b/>
                <w:lang w:eastAsia="zh-HK"/>
              </w:rPr>
              <w:t>Field</w:t>
            </w:r>
          </w:p>
        </w:tc>
        <w:tc>
          <w:tcPr>
            <w:tcW w:w="1728" w:type="dxa"/>
          </w:tcPr>
          <w:p w14:paraId="6E2F613F" w14:textId="77777777" w:rsidR="00B44935" w:rsidRPr="008B1896" w:rsidRDefault="00B44935" w:rsidP="007B5256">
            <w:pPr>
              <w:pStyle w:val="ListParagraph"/>
              <w:ind w:leftChars="0" w:left="0"/>
              <w:rPr>
                <w:rFonts w:cs="Arial"/>
                <w:b/>
                <w:lang w:eastAsia="zh-HK"/>
              </w:rPr>
            </w:pPr>
            <w:r w:rsidRPr="008B1896">
              <w:rPr>
                <w:rFonts w:cs="Arial"/>
                <w:b/>
                <w:lang w:eastAsia="zh-HK"/>
              </w:rPr>
              <w:t>Type</w:t>
            </w:r>
          </w:p>
        </w:tc>
        <w:tc>
          <w:tcPr>
            <w:tcW w:w="2496" w:type="dxa"/>
          </w:tcPr>
          <w:p w14:paraId="2AB2ABC5" w14:textId="77777777" w:rsidR="00B44935" w:rsidRPr="008B1896" w:rsidRDefault="00B44935" w:rsidP="007B5256">
            <w:pPr>
              <w:pStyle w:val="ListParagraph"/>
              <w:ind w:leftChars="0" w:left="0"/>
              <w:rPr>
                <w:rFonts w:cs="Arial"/>
                <w:b/>
                <w:lang w:eastAsia="zh-HK"/>
              </w:rPr>
            </w:pPr>
            <w:r w:rsidRPr="008B1896">
              <w:rPr>
                <w:rFonts w:cs="Arial"/>
                <w:b/>
                <w:lang w:eastAsia="zh-HK"/>
              </w:rPr>
              <w:t>Description</w:t>
            </w:r>
          </w:p>
        </w:tc>
      </w:tr>
      <w:tr w:rsidR="008B1896" w:rsidRPr="008B1896" w14:paraId="02DFEA34" w14:textId="77777777" w:rsidTr="0011711C">
        <w:tc>
          <w:tcPr>
            <w:tcW w:w="3832" w:type="dxa"/>
          </w:tcPr>
          <w:p w14:paraId="42486552" w14:textId="77777777" w:rsidR="00B44935" w:rsidRPr="008B1896" w:rsidRDefault="00B44935" w:rsidP="007B5256">
            <w:pPr>
              <w:pStyle w:val="ListParagraph"/>
              <w:ind w:leftChars="0" w:left="0"/>
              <w:rPr>
                <w:rFonts w:cs="Arial"/>
                <w:lang w:eastAsia="zh-HK"/>
              </w:rPr>
            </w:pPr>
            <w:proofErr w:type="spellStart"/>
            <w:r w:rsidRPr="002D7C93">
              <w:rPr>
                <w:rFonts w:cs="Arial"/>
                <w:lang w:eastAsia="zh-HK"/>
              </w:rPr>
              <w:t>vehicleHongkong</w:t>
            </w:r>
            <w:proofErr w:type="spellEnd"/>
          </w:p>
        </w:tc>
        <w:tc>
          <w:tcPr>
            <w:tcW w:w="1728" w:type="dxa"/>
          </w:tcPr>
          <w:p w14:paraId="6E63E3C3" w14:textId="77777777" w:rsidR="00B44935" w:rsidRPr="008B1896" w:rsidRDefault="00B44935" w:rsidP="007B5256">
            <w:pPr>
              <w:pStyle w:val="ListParagraph"/>
              <w:ind w:leftChars="0" w:left="0"/>
              <w:rPr>
                <w:rFonts w:cs="Arial"/>
                <w:lang w:eastAsia="zh-HK"/>
              </w:rPr>
            </w:pPr>
            <w:r w:rsidRPr="002D7C93">
              <w:rPr>
                <w:rFonts w:cs="Arial"/>
                <w:lang w:eastAsia="zh-HK"/>
              </w:rPr>
              <w:t>String</w:t>
            </w:r>
          </w:p>
        </w:tc>
        <w:tc>
          <w:tcPr>
            <w:tcW w:w="2496" w:type="dxa"/>
          </w:tcPr>
          <w:p w14:paraId="09259C0A" w14:textId="77777777" w:rsidR="00B44935" w:rsidRPr="008B1896" w:rsidRDefault="00B44935" w:rsidP="007B5256">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75CCB376" w14:textId="77777777" w:rsidTr="0011711C">
        <w:tc>
          <w:tcPr>
            <w:tcW w:w="3832" w:type="dxa"/>
          </w:tcPr>
          <w:p w14:paraId="632873B4" w14:textId="77777777" w:rsidR="00B44935" w:rsidRPr="008B1896" w:rsidRDefault="00B44935" w:rsidP="007B5256">
            <w:pPr>
              <w:pStyle w:val="ListParagraph"/>
              <w:ind w:leftChars="0" w:left="0"/>
              <w:rPr>
                <w:rFonts w:cs="Arial"/>
                <w:lang w:eastAsia="zh-HK"/>
              </w:rPr>
            </w:pPr>
            <w:proofErr w:type="spellStart"/>
            <w:r w:rsidRPr="002D7C93">
              <w:rPr>
                <w:rFonts w:cs="Arial"/>
                <w:lang w:eastAsia="zh-HK"/>
              </w:rPr>
              <w:t>vehicleMainland</w:t>
            </w:r>
            <w:proofErr w:type="spellEnd"/>
          </w:p>
        </w:tc>
        <w:tc>
          <w:tcPr>
            <w:tcW w:w="1728" w:type="dxa"/>
          </w:tcPr>
          <w:p w14:paraId="21EB9DAE" w14:textId="77777777" w:rsidR="00B44935" w:rsidRPr="008B1896" w:rsidRDefault="00B44935" w:rsidP="007B5256">
            <w:pPr>
              <w:pStyle w:val="ListParagraph"/>
              <w:ind w:leftChars="0" w:left="0"/>
              <w:rPr>
                <w:rFonts w:cs="Arial"/>
                <w:lang w:eastAsia="zh-HK"/>
              </w:rPr>
            </w:pPr>
            <w:r w:rsidRPr="002D7C93">
              <w:rPr>
                <w:rFonts w:cs="Arial"/>
                <w:lang w:eastAsia="zh-HK"/>
              </w:rPr>
              <w:t>String</w:t>
            </w:r>
          </w:p>
        </w:tc>
        <w:tc>
          <w:tcPr>
            <w:tcW w:w="2496" w:type="dxa"/>
          </w:tcPr>
          <w:p w14:paraId="670CEC28" w14:textId="77777777" w:rsidR="00B44935" w:rsidRPr="002D7C93" w:rsidRDefault="00B44935" w:rsidP="007B5256">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6C6F3547" w14:textId="77777777" w:rsidTr="0011711C">
        <w:tc>
          <w:tcPr>
            <w:tcW w:w="3832" w:type="dxa"/>
          </w:tcPr>
          <w:p w14:paraId="490DBC83" w14:textId="77777777" w:rsidR="00B44935" w:rsidRPr="008B1896" w:rsidRDefault="00B44935" w:rsidP="007B5256">
            <w:pPr>
              <w:pStyle w:val="ListParagraph"/>
              <w:ind w:leftChars="0" w:left="0"/>
              <w:rPr>
                <w:rFonts w:cs="Arial"/>
                <w:lang w:eastAsia="zh-HK"/>
              </w:rPr>
            </w:pPr>
            <w:proofErr w:type="spellStart"/>
            <w:r w:rsidRPr="002D7C93">
              <w:rPr>
                <w:rFonts w:cs="Arial"/>
                <w:lang w:eastAsia="zh-HK"/>
              </w:rPr>
              <w:t>vehicleMacao</w:t>
            </w:r>
            <w:proofErr w:type="spellEnd"/>
          </w:p>
        </w:tc>
        <w:tc>
          <w:tcPr>
            <w:tcW w:w="1728" w:type="dxa"/>
          </w:tcPr>
          <w:p w14:paraId="2F05D72A" w14:textId="77777777" w:rsidR="00B44935" w:rsidRPr="008B1896" w:rsidRDefault="00B44935" w:rsidP="007B5256">
            <w:pPr>
              <w:pStyle w:val="ListParagraph"/>
              <w:ind w:leftChars="0" w:left="0"/>
              <w:rPr>
                <w:rFonts w:cs="Arial"/>
                <w:lang w:eastAsia="zh-HK"/>
              </w:rPr>
            </w:pPr>
            <w:r w:rsidRPr="002D7C93">
              <w:rPr>
                <w:rFonts w:cs="Arial"/>
                <w:lang w:eastAsia="zh-HK"/>
              </w:rPr>
              <w:t>String</w:t>
            </w:r>
          </w:p>
        </w:tc>
        <w:tc>
          <w:tcPr>
            <w:tcW w:w="2496" w:type="dxa"/>
          </w:tcPr>
          <w:p w14:paraId="0E1C3D7A" w14:textId="77777777" w:rsidR="00B44935" w:rsidRPr="002D7C93" w:rsidRDefault="00B44935" w:rsidP="007B5256">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0D2561AC" w14:textId="77777777" w:rsidTr="0011711C">
        <w:tc>
          <w:tcPr>
            <w:tcW w:w="3832" w:type="dxa"/>
          </w:tcPr>
          <w:p w14:paraId="015BDB55" w14:textId="77777777" w:rsidR="00B44935" w:rsidRPr="008B1896" w:rsidRDefault="00B44935" w:rsidP="007B5256">
            <w:pPr>
              <w:pStyle w:val="ListParagraph"/>
              <w:ind w:leftChars="0" w:left="0"/>
              <w:rPr>
                <w:rFonts w:cs="Arial"/>
                <w:lang w:eastAsia="zh-HK"/>
              </w:rPr>
            </w:pPr>
            <w:r w:rsidRPr="002D7C93">
              <w:rPr>
                <w:rFonts w:cs="Arial"/>
                <w:lang w:eastAsia="zh-HK"/>
              </w:rPr>
              <w:t>height</w:t>
            </w:r>
          </w:p>
        </w:tc>
        <w:tc>
          <w:tcPr>
            <w:tcW w:w="1728" w:type="dxa"/>
          </w:tcPr>
          <w:p w14:paraId="3BFA0D24" w14:textId="77777777" w:rsidR="00B44935" w:rsidRPr="008B1896" w:rsidRDefault="00B44935" w:rsidP="007B5256">
            <w:pPr>
              <w:pStyle w:val="ListParagraph"/>
              <w:ind w:leftChars="0" w:left="0"/>
              <w:rPr>
                <w:rFonts w:cs="Arial"/>
                <w:lang w:eastAsia="zh-HK"/>
              </w:rPr>
            </w:pPr>
            <w:r w:rsidRPr="002D7C93">
              <w:rPr>
                <w:rFonts w:cs="Arial"/>
                <w:lang w:eastAsia="zh-HK"/>
              </w:rPr>
              <w:t>Number</w:t>
            </w:r>
          </w:p>
        </w:tc>
        <w:tc>
          <w:tcPr>
            <w:tcW w:w="2496" w:type="dxa"/>
          </w:tcPr>
          <w:p w14:paraId="02D6FFF1" w14:textId="77777777" w:rsidR="00B44935" w:rsidRPr="008B1896" w:rsidRDefault="00B44935" w:rsidP="007B5256">
            <w:pPr>
              <w:pStyle w:val="ListParagraph"/>
              <w:ind w:leftChars="0" w:left="0"/>
              <w:rPr>
                <w:rFonts w:cs="Arial"/>
                <w:shd w:val="clear" w:color="auto" w:fill="FFFFFF"/>
              </w:rPr>
            </w:pPr>
            <w:r w:rsidRPr="002D7C93">
              <w:rPr>
                <w:rFonts w:cs="Arial"/>
                <w:shd w:val="clear" w:color="auto" w:fill="FFFFFF"/>
              </w:rPr>
              <w:t>Vehicle Height</w:t>
            </w:r>
            <w:r w:rsidRPr="002D7C93">
              <w:rPr>
                <w:rFonts w:cs="Arial"/>
                <w:lang w:eastAsia="zh-HK"/>
              </w:rPr>
              <w:t xml:space="preserve"> </w:t>
            </w:r>
            <w:r w:rsidRPr="008B1896">
              <w:rPr>
                <w:rFonts w:cs="Arial"/>
                <w:lang w:eastAsia="zh-HK"/>
              </w:rPr>
              <w:t>(mm)</w:t>
            </w:r>
          </w:p>
        </w:tc>
      </w:tr>
      <w:tr w:rsidR="008B1896" w:rsidRPr="008B1896" w14:paraId="72B2B733" w14:textId="77777777" w:rsidTr="0011711C">
        <w:tc>
          <w:tcPr>
            <w:tcW w:w="3832" w:type="dxa"/>
          </w:tcPr>
          <w:p w14:paraId="6E20C1E6" w14:textId="77777777" w:rsidR="00B44935" w:rsidRPr="002D7C93" w:rsidRDefault="00B44935" w:rsidP="007B5256">
            <w:pPr>
              <w:pStyle w:val="ListParagraph"/>
              <w:ind w:leftChars="0" w:left="0"/>
              <w:rPr>
                <w:rFonts w:cs="Arial"/>
                <w:lang w:eastAsia="zh-HK"/>
              </w:rPr>
            </w:pPr>
            <w:r w:rsidRPr="002D7C93">
              <w:rPr>
                <w:rFonts w:cs="Arial"/>
                <w:lang w:eastAsia="zh-HK"/>
              </w:rPr>
              <w:t>length</w:t>
            </w:r>
          </w:p>
        </w:tc>
        <w:tc>
          <w:tcPr>
            <w:tcW w:w="1728" w:type="dxa"/>
          </w:tcPr>
          <w:p w14:paraId="79BB9126" w14:textId="77777777" w:rsidR="00B44935" w:rsidRPr="002D7C93" w:rsidRDefault="00B44935" w:rsidP="007B5256">
            <w:pPr>
              <w:pStyle w:val="ListParagraph"/>
              <w:ind w:leftChars="0" w:left="0"/>
              <w:rPr>
                <w:rFonts w:cs="Arial"/>
                <w:lang w:eastAsia="zh-HK"/>
              </w:rPr>
            </w:pPr>
            <w:r w:rsidRPr="002D7C93">
              <w:rPr>
                <w:rFonts w:cs="Arial"/>
                <w:lang w:eastAsia="zh-HK"/>
              </w:rPr>
              <w:t>Number</w:t>
            </w:r>
          </w:p>
        </w:tc>
        <w:tc>
          <w:tcPr>
            <w:tcW w:w="2496" w:type="dxa"/>
          </w:tcPr>
          <w:p w14:paraId="2BBC526C" w14:textId="77777777" w:rsidR="00B44935" w:rsidRPr="002D7C93" w:rsidRDefault="00B44935" w:rsidP="007B5256">
            <w:pPr>
              <w:pStyle w:val="ListParagraph"/>
              <w:ind w:leftChars="0" w:left="0"/>
              <w:rPr>
                <w:rFonts w:cs="Arial"/>
                <w:shd w:val="clear" w:color="auto" w:fill="FFFFFF"/>
              </w:rPr>
            </w:pPr>
            <w:r w:rsidRPr="002D7C93">
              <w:rPr>
                <w:rFonts w:cs="Arial"/>
                <w:shd w:val="clear" w:color="auto" w:fill="FFFFFF"/>
              </w:rPr>
              <w:t>Vehicle L</w:t>
            </w:r>
            <w:r w:rsidRPr="002D7C93">
              <w:rPr>
                <w:rFonts w:cs="Arial"/>
                <w:lang w:eastAsia="zh-HK"/>
              </w:rPr>
              <w:t>ength (mm)</w:t>
            </w:r>
          </w:p>
        </w:tc>
      </w:tr>
      <w:tr w:rsidR="0011711C" w:rsidRPr="008B1896" w14:paraId="50153B1F" w14:textId="77777777" w:rsidTr="0011711C">
        <w:tc>
          <w:tcPr>
            <w:tcW w:w="3832" w:type="dxa"/>
          </w:tcPr>
          <w:p w14:paraId="7FACA79F" w14:textId="65127888" w:rsidR="0011711C" w:rsidRPr="0011711C" w:rsidRDefault="0011711C" w:rsidP="0011711C">
            <w:pPr>
              <w:pStyle w:val="ListParagraph"/>
              <w:ind w:leftChars="0" w:left="0"/>
              <w:rPr>
                <w:rFonts w:cs="Arial"/>
                <w:lang w:eastAsia="zh-HK"/>
              </w:rPr>
            </w:pPr>
            <w:r w:rsidRPr="0011711C">
              <w:rPr>
                <w:rFonts w:cs="Arial"/>
                <w:lang w:eastAsia="zh-HK"/>
              </w:rPr>
              <w:t>width</w:t>
            </w:r>
          </w:p>
        </w:tc>
        <w:tc>
          <w:tcPr>
            <w:tcW w:w="1728" w:type="dxa"/>
          </w:tcPr>
          <w:p w14:paraId="1DA78D0E" w14:textId="10A6E8D4" w:rsidR="0011711C" w:rsidRPr="0011711C" w:rsidRDefault="0011711C" w:rsidP="0011711C">
            <w:pPr>
              <w:pStyle w:val="ListParagraph"/>
              <w:ind w:leftChars="0" w:left="0"/>
              <w:rPr>
                <w:rFonts w:cs="Arial"/>
                <w:lang w:eastAsia="zh-HK"/>
              </w:rPr>
            </w:pPr>
            <w:r w:rsidRPr="00632B78">
              <w:rPr>
                <w:rFonts w:cs="Arial"/>
                <w:lang w:eastAsia="zh-HK"/>
              </w:rPr>
              <w:t>Number</w:t>
            </w:r>
          </w:p>
        </w:tc>
        <w:tc>
          <w:tcPr>
            <w:tcW w:w="2496" w:type="dxa"/>
          </w:tcPr>
          <w:p w14:paraId="3FDB032A" w14:textId="6E3EC44F" w:rsidR="0011711C" w:rsidRPr="0011711C" w:rsidRDefault="0011711C" w:rsidP="0011711C">
            <w:pPr>
              <w:pStyle w:val="ListParagraph"/>
              <w:ind w:leftChars="0" w:left="0"/>
              <w:rPr>
                <w:rFonts w:cs="Arial"/>
                <w:shd w:val="clear" w:color="auto" w:fill="FFFFFF"/>
              </w:rPr>
            </w:pPr>
            <w:r w:rsidRPr="00632B78">
              <w:rPr>
                <w:rFonts w:cs="Arial"/>
                <w:shd w:val="clear" w:color="auto" w:fill="FFFFFF"/>
              </w:rPr>
              <w:t xml:space="preserve">Vehicle </w:t>
            </w:r>
            <w:r>
              <w:rPr>
                <w:rFonts w:cs="Arial"/>
                <w:shd w:val="clear" w:color="auto" w:fill="FFFFFF"/>
              </w:rPr>
              <w:t>Width</w:t>
            </w:r>
            <w:r w:rsidRPr="00632B78">
              <w:rPr>
                <w:rFonts w:cs="Arial"/>
                <w:lang w:eastAsia="zh-HK"/>
              </w:rPr>
              <w:t xml:space="preserve"> (mm)</w:t>
            </w:r>
          </w:p>
        </w:tc>
      </w:tr>
      <w:tr w:rsidR="0011711C" w:rsidRPr="008B1896" w14:paraId="579C49FE" w14:textId="77777777" w:rsidTr="0011711C">
        <w:tc>
          <w:tcPr>
            <w:tcW w:w="3832" w:type="dxa"/>
          </w:tcPr>
          <w:p w14:paraId="7AEF598E" w14:textId="07112A64" w:rsidR="0011711C" w:rsidRPr="002D7C93" w:rsidRDefault="0011711C" w:rsidP="0011711C">
            <w:pPr>
              <w:pStyle w:val="ListParagraph"/>
              <w:ind w:leftChars="0" w:left="0"/>
              <w:rPr>
                <w:rFonts w:cs="Arial"/>
                <w:lang w:eastAsia="zh-HK"/>
              </w:rPr>
            </w:pPr>
            <w:proofErr w:type="spellStart"/>
            <w:r>
              <w:rPr>
                <w:rFonts w:cs="Arial"/>
                <w:lang w:eastAsia="zh-HK"/>
              </w:rPr>
              <w:t>secondSearchFlag</w:t>
            </w:r>
            <w:proofErr w:type="spellEnd"/>
          </w:p>
        </w:tc>
        <w:tc>
          <w:tcPr>
            <w:tcW w:w="1728" w:type="dxa"/>
          </w:tcPr>
          <w:p w14:paraId="4B4B8928" w14:textId="5E67944A" w:rsidR="0011711C" w:rsidRPr="002D7C93" w:rsidRDefault="0011711C" w:rsidP="0011711C">
            <w:pPr>
              <w:pStyle w:val="ListParagraph"/>
              <w:ind w:leftChars="0" w:left="0"/>
              <w:rPr>
                <w:rFonts w:cs="Arial"/>
                <w:lang w:eastAsia="zh-HK"/>
              </w:rPr>
            </w:pPr>
            <w:r w:rsidRPr="002D7C93">
              <w:rPr>
                <w:rFonts w:cs="Arial"/>
                <w:lang w:eastAsia="zh-HK"/>
              </w:rPr>
              <w:t>Number</w:t>
            </w:r>
          </w:p>
        </w:tc>
        <w:tc>
          <w:tcPr>
            <w:tcW w:w="2496" w:type="dxa"/>
          </w:tcPr>
          <w:p w14:paraId="3DCB5DCC" w14:textId="77777777"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Secondary Search Mark</w:t>
            </w:r>
          </w:p>
          <w:p w14:paraId="6185F25B" w14:textId="01AED5F1"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0 = Not Required to Secondary Search</w:t>
            </w:r>
          </w:p>
          <w:p w14:paraId="2BD9A504" w14:textId="6AB94542" w:rsidR="0011711C" w:rsidRPr="002D7C93" w:rsidRDefault="0011711C" w:rsidP="0011711C">
            <w:pPr>
              <w:pStyle w:val="ListParagraph"/>
              <w:ind w:leftChars="0" w:left="0"/>
              <w:rPr>
                <w:rFonts w:cs="Arial"/>
                <w:shd w:val="clear" w:color="auto" w:fill="FFFFFF"/>
              </w:rPr>
            </w:pPr>
            <w:r w:rsidRPr="002D7C93">
              <w:rPr>
                <w:rFonts w:cs="Arial"/>
                <w:shd w:val="clear" w:color="auto" w:fill="FFFFFF"/>
              </w:rPr>
              <w:t>1 = Required to Secondary Search</w:t>
            </w:r>
          </w:p>
        </w:tc>
      </w:tr>
      <w:tr w:rsidR="0011711C" w:rsidRPr="008B1896" w14:paraId="0AB9748D" w14:textId="77777777" w:rsidTr="0011711C">
        <w:tc>
          <w:tcPr>
            <w:tcW w:w="3832" w:type="dxa"/>
          </w:tcPr>
          <w:p w14:paraId="33B51269" w14:textId="1F0679A1" w:rsidR="0011711C" w:rsidRPr="002D7C93" w:rsidRDefault="0011711C" w:rsidP="0011711C">
            <w:pPr>
              <w:pStyle w:val="ListParagraph"/>
              <w:ind w:leftChars="0" w:left="0"/>
              <w:rPr>
                <w:rFonts w:cs="Arial"/>
                <w:lang w:eastAsia="zh-HK"/>
              </w:rPr>
            </w:pPr>
            <w:proofErr w:type="spellStart"/>
            <w:r>
              <w:rPr>
                <w:rFonts w:cs="Arial"/>
                <w:lang w:eastAsia="zh-HK"/>
              </w:rPr>
              <w:t>secondSearchEventDate</w:t>
            </w:r>
            <w:proofErr w:type="spellEnd"/>
          </w:p>
        </w:tc>
        <w:tc>
          <w:tcPr>
            <w:tcW w:w="1728" w:type="dxa"/>
          </w:tcPr>
          <w:p w14:paraId="44902647" w14:textId="5674E656" w:rsidR="0011711C" w:rsidRPr="002D7C93" w:rsidRDefault="0011711C" w:rsidP="0011711C">
            <w:pPr>
              <w:pStyle w:val="ListParagraph"/>
              <w:ind w:leftChars="0" w:left="0"/>
              <w:rPr>
                <w:rFonts w:cs="Arial"/>
                <w:lang w:eastAsia="zh-HK"/>
              </w:rPr>
            </w:pPr>
            <w:r w:rsidRPr="00632B78">
              <w:rPr>
                <w:rFonts w:cs="Arial"/>
                <w:lang w:eastAsia="zh-HK"/>
              </w:rPr>
              <w:t>String</w:t>
            </w:r>
          </w:p>
        </w:tc>
        <w:tc>
          <w:tcPr>
            <w:tcW w:w="2496" w:type="dxa"/>
          </w:tcPr>
          <w:p w14:paraId="7B66CC4B" w14:textId="77777777" w:rsidR="0011711C" w:rsidRDefault="0011711C" w:rsidP="0011711C">
            <w:pPr>
              <w:pStyle w:val="ListParagraph"/>
              <w:ind w:leftChars="0" w:left="0"/>
              <w:rPr>
                <w:rFonts w:cs="Arial"/>
                <w:shd w:val="clear" w:color="auto" w:fill="FFFFFF"/>
              </w:rPr>
            </w:pPr>
            <w:r>
              <w:rPr>
                <w:rFonts w:cs="Arial"/>
                <w:shd w:val="clear" w:color="auto" w:fill="FFFFFF"/>
              </w:rPr>
              <w:t>YYYY-MM-DD</w:t>
            </w:r>
          </w:p>
          <w:p w14:paraId="69194D5A" w14:textId="5DB54AB5" w:rsidR="0011711C" w:rsidRPr="002D7C93" w:rsidRDefault="0011711C" w:rsidP="0011711C">
            <w:pPr>
              <w:pStyle w:val="ListParagraph"/>
              <w:ind w:leftChars="0" w:left="0"/>
              <w:rPr>
                <w:rFonts w:cs="Arial"/>
                <w:shd w:val="clear" w:color="auto" w:fill="FFFFFF"/>
              </w:rPr>
            </w:pPr>
            <w:r>
              <w:rPr>
                <w:rFonts w:cs="Arial"/>
                <w:shd w:val="clear" w:color="auto" w:fill="FFFFFF"/>
              </w:rPr>
              <w:t>Date of Event</w:t>
            </w:r>
          </w:p>
        </w:tc>
      </w:tr>
      <w:tr w:rsidR="0011711C" w:rsidRPr="008B1896" w14:paraId="1A991A7A" w14:textId="77777777" w:rsidTr="0011711C">
        <w:tc>
          <w:tcPr>
            <w:tcW w:w="3832" w:type="dxa"/>
          </w:tcPr>
          <w:p w14:paraId="0C13B39B" w14:textId="0788EB52" w:rsidR="0011711C" w:rsidRPr="00903A3B" w:rsidDel="00761731" w:rsidRDefault="0011711C" w:rsidP="0011711C">
            <w:pPr>
              <w:pStyle w:val="ListParagraph"/>
              <w:ind w:leftChars="0" w:left="0"/>
              <w:rPr>
                <w:rFonts w:cs="Arial"/>
                <w:lang w:eastAsia="zh-HK"/>
              </w:rPr>
            </w:pPr>
            <w:proofErr w:type="spellStart"/>
            <w:r>
              <w:rPr>
                <w:rFonts w:cs="Arial"/>
                <w:lang w:eastAsia="zh-HK"/>
              </w:rPr>
              <w:t>secondSearchE</w:t>
            </w:r>
            <w:r w:rsidRPr="00632B78">
              <w:rPr>
                <w:rFonts w:cs="Arial"/>
                <w:lang w:eastAsia="zh-HK"/>
              </w:rPr>
              <w:t>ventTime</w:t>
            </w:r>
            <w:proofErr w:type="spellEnd"/>
          </w:p>
        </w:tc>
        <w:tc>
          <w:tcPr>
            <w:tcW w:w="1728" w:type="dxa"/>
          </w:tcPr>
          <w:p w14:paraId="6ADE062A" w14:textId="2AB86E79" w:rsidR="0011711C" w:rsidRPr="00903A3B" w:rsidRDefault="0011711C" w:rsidP="0011711C">
            <w:pPr>
              <w:pStyle w:val="ListParagraph"/>
              <w:ind w:leftChars="0" w:left="0"/>
              <w:rPr>
                <w:rFonts w:cs="Arial"/>
                <w:lang w:eastAsia="zh-HK"/>
              </w:rPr>
            </w:pPr>
            <w:r w:rsidRPr="00632B78">
              <w:rPr>
                <w:rFonts w:cs="Arial"/>
                <w:lang w:eastAsia="zh-HK"/>
              </w:rPr>
              <w:t>String</w:t>
            </w:r>
          </w:p>
        </w:tc>
        <w:tc>
          <w:tcPr>
            <w:tcW w:w="2496" w:type="dxa"/>
          </w:tcPr>
          <w:p w14:paraId="0072EEF4" w14:textId="77777777" w:rsidR="0011711C" w:rsidRPr="00632B78" w:rsidRDefault="0011711C" w:rsidP="0011711C">
            <w:pPr>
              <w:pStyle w:val="ListParagraph"/>
              <w:ind w:leftChars="0" w:left="0"/>
              <w:rPr>
                <w:rFonts w:cs="Arial"/>
                <w:shd w:val="clear" w:color="auto" w:fill="FFFFFF"/>
              </w:rPr>
            </w:pPr>
            <w:proofErr w:type="gramStart"/>
            <w:r w:rsidRPr="00632B78">
              <w:rPr>
                <w:rFonts w:cs="Arial"/>
                <w:shd w:val="clear" w:color="auto" w:fill="FFFFFF"/>
              </w:rPr>
              <w:t>HH:NN</w:t>
            </w:r>
            <w:proofErr w:type="gramEnd"/>
            <w:r w:rsidRPr="00632B78">
              <w:rPr>
                <w:rFonts w:cs="Arial"/>
                <w:shd w:val="clear" w:color="auto" w:fill="FFFFFF"/>
              </w:rPr>
              <w:t>:SS</w:t>
            </w:r>
          </w:p>
          <w:p w14:paraId="629F76B0" w14:textId="5445B5B2" w:rsidR="0011711C" w:rsidRPr="00903A3B" w:rsidDel="00761731" w:rsidRDefault="0011711C" w:rsidP="0011711C">
            <w:pPr>
              <w:pStyle w:val="ListParagraph"/>
              <w:ind w:leftChars="0" w:left="0"/>
              <w:rPr>
                <w:rFonts w:cs="Arial"/>
                <w:shd w:val="clear" w:color="auto" w:fill="FFFFFF"/>
              </w:rPr>
            </w:pPr>
            <w:r>
              <w:rPr>
                <w:rFonts w:cs="Arial"/>
                <w:shd w:val="clear" w:color="auto" w:fill="FFFFFF"/>
              </w:rPr>
              <w:t>Time of Event</w:t>
            </w:r>
          </w:p>
        </w:tc>
      </w:tr>
    </w:tbl>
    <w:p w14:paraId="0832FF22" w14:textId="77777777" w:rsidR="00B44935" w:rsidRPr="008B1896" w:rsidRDefault="00B44935" w:rsidP="00B44935">
      <w:pPr>
        <w:pStyle w:val="ListParagraph"/>
        <w:ind w:left="440" w:firstLine="411"/>
        <w:rPr>
          <w:rFonts w:cs="Arial"/>
          <w:lang w:eastAsia="zh-HK"/>
        </w:rPr>
      </w:pPr>
    </w:p>
    <w:p w14:paraId="27727F03" w14:textId="77777777" w:rsidR="00B44935" w:rsidRPr="008B1896" w:rsidRDefault="00B44935" w:rsidP="00B44935">
      <w:pPr>
        <w:pStyle w:val="ListParagraph"/>
        <w:ind w:left="440" w:firstLine="411"/>
        <w:rPr>
          <w:rFonts w:cs="Arial"/>
          <w:lang w:eastAsia="zh-HK"/>
        </w:rPr>
      </w:pPr>
      <w:r w:rsidRPr="008B1896">
        <w:rPr>
          <w:rFonts w:cs="Arial"/>
          <w:lang w:eastAsia="zh-HK"/>
        </w:rPr>
        <w:t>{</w:t>
      </w:r>
    </w:p>
    <w:p w14:paraId="6E7F70C0" w14:textId="77777777" w:rsidR="00B44935" w:rsidRPr="002D7C93" w:rsidRDefault="00B44935" w:rsidP="00B44935">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2A156DB6" w14:textId="77777777" w:rsidR="00B44935" w:rsidRPr="002D7C93" w:rsidRDefault="00B44935" w:rsidP="00B44935">
      <w:pPr>
        <w:ind w:leftChars="218" w:left="480"/>
        <w:rPr>
          <w:rFonts w:cs="Arial"/>
          <w:lang w:eastAsia="zh-HK"/>
        </w:rPr>
      </w:pPr>
      <w:r w:rsidRPr="002D7C93">
        <w:rPr>
          <w:rFonts w:cs="Arial"/>
          <w:lang w:eastAsia="zh-HK"/>
        </w:rPr>
        <w:t xml:space="preserve">           "vehicleMainland":"XX9998",</w:t>
      </w:r>
    </w:p>
    <w:p w14:paraId="131EB19E" w14:textId="77777777" w:rsidR="00B44935" w:rsidRPr="002D7C93" w:rsidRDefault="00B44935" w:rsidP="00B44935">
      <w:pPr>
        <w:ind w:leftChars="218" w:left="480"/>
        <w:rPr>
          <w:rFonts w:cs="Arial"/>
          <w:lang w:eastAsia="zh-HK"/>
        </w:rPr>
      </w:pPr>
      <w:r w:rsidRPr="002D7C93">
        <w:rPr>
          <w:rFonts w:cs="Arial"/>
          <w:lang w:eastAsia="zh-HK"/>
        </w:rPr>
        <w:t xml:space="preserve">           "vehicleMacao":"XX9998",</w:t>
      </w:r>
    </w:p>
    <w:p w14:paraId="1B90AD5A" w14:textId="77777777" w:rsidR="00B44935" w:rsidRPr="002D7C93" w:rsidRDefault="00B44935" w:rsidP="00B44935">
      <w:pPr>
        <w:ind w:leftChars="218" w:left="480"/>
        <w:rPr>
          <w:rFonts w:cs="Arial"/>
          <w:lang w:eastAsia="zh-HK"/>
        </w:rPr>
      </w:pPr>
      <w:r w:rsidRPr="002D7C93">
        <w:rPr>
          <w:rFonts w:cs="Arial"/>
          <w:lang w:eastAsia="zh-HK"/>
        </w:rPr>
        <w:t xml:space="preserve">           "height":2000,</w:t>
      </w:r>
    </w:p>
    <w:p w14:paraId="17C4124B" w14:textId="77777777" w:rsidR="0083136D" w:rsidRPr="00632B78" w:rsidRDefault="00B44935" w:rsidP="0083136D">
      <w:pPr>
        <w:ind w:leftChars="218" w:left="480"/>
        <w:rPr>
          <w:rFonts w:cs="Arial"/>
          <w:lang w:eastAsia="zh-HK"/>
        </w:rPr>
      </w:pPr>
      <w:r w:rsidRPr="002D7C93">
        <w:rPr>
          <w:rFonts w:cs="Arial"/>
          <w:lang w:eastAsia="zh-HK"/>
        </w:rPr>
        <w:t xml:space="preserve">           "length":3000,</w:t>
      </w:r>
    </w:p>
    <w:p w14:paraId="55017EFD" w14:textId="17975780" w:rsidR="00B44935" w:rsidRPr="008B1896" w:rsidRDefault="0083136D" w:rsidP="002D7C93">
      <w:pPr>
        <w:ind w:leftChars="218" w:left="480"/>
        <w:rPr>
          <w:rFonts w:cs="Arial"/>
          <w:lang w:eastAsia="zh-HK"/>
        </w:rPr>
      </w:pPr>
      <w:r w:rsidRPr="00632B78">
        <w:rPr>
          <w:rFonts w:cs="Arial"/>
          <w:lang w:eastAsia="zh-HK"/>
        </w:rPr>
        <w:lastRenderedPageBreak/>
        <w:t xml:space="preserve">          </w:t>
      </w:r>
      <w:r>
        <w:rPr>
          <w:rFonts w:cs="Arial"/>
          <w:lang w:eastAsia="zh-HK"/>
        </w:rPr>
        <w:t xml:space="preserve"> </w:t>
      </w:r>
      <w:r w:rsidRPr="00632B78">
        <w:rPr>
          <w:rFonts w:cs="Arial"/>
          <w:lang w:eastAsia="zh-HK"/>
        </w:rPr>
        <w:t>"</w:t>
      </w:r>
      <w:r>
        <w:rPr>
          <w:rFonts w:cs="Arial"/>
          <w:lang w:eastAsia="zh-HK"/>
        </w:rPr>
        <w:t>width</w:t>
      </w:r>
      <w:r w:rsidRPr="00632B78">
        <w:rPr>
          <w:rFonts w:cs="Arial"/>
          <w:lang w:eastAsia="zh-HK"/>
        </w:rPr>
        <w:t>":</w:t>
      </w:r>
      <w:r>
        <w:rPr>
          <w:rFonts w:cs="Arial"/>
          <w:lang w:eastAsia="zh-HK"/>
        </w:rPr>
        <w:t>2</w:t>
      </w:r>
      <w:r w:rsidRPr="00632B78">
        <w:rPr>
          <w:rFonts w:cs="Arial"/>
          <w:lang w:eastAsia="zh-HK"/>
        </w:rPr>
        <w:t>000,</w:t>
      </w:r>
    </w:p>
    <w:p w14:paraId="513A83D9" w14:textId="24049242" w:rsidR="00A06475" w:rsidRPr="008B1896" w:rsidRDefault="00A06475" w:rsidP="00B44935">
      <w:pPr>
        <w:pStyle w:val="ListParagraph"/>
        <w:ind w:left="440" w:firstLine="411"/>
        <w:rPr>
          <w:rFonts w:cs="Arial"/>
          <w:lang w:eastAsia="zh-HK"/>
        </w:rPr>
      </w:pPr>
      <w:r w:rsidRPr="008B1896">
        <w:rPr>
          <w:rFonts w:cs="Arial"/>
          <w:lang w:eastAsia="zh-HK"/>
        </w:rPr>
        <w:t xml:space="preserve">     "</w:t>
      </w:r>
      <w:r w:rsidR="00761731">
        <w:rPr>
          <w:rFonts w:cs="Arial"/>
          <w:lang w:eastAsia="zh-HK"/>
        </w:rPr>
        <w:t>secondSearchFlag</w:t>
      </w:r>
      <w:r w:rsidRPr="008B1896">
        <w:rPr>
          <w:rFonts w:cs="Arial"/>
          <w:lang w:eastAsia="zh-HK"/>
        </w:rPr>
        <w:t>":0,</w:t>
      </w:r>
    </w:p>
    <w:p w14:paraId="46936CF3" w14:textId="6E9DF611" w:rsidR="00903A3B" w:rsidRPr="008B1896" w:rsidRDefault="00A06475" w:rsidP="00903A3B">
      <w:pPr>
        <w:pStyle w:val="ListParagraph"/>
        <w:ind w:left="440" w:firstLine="411"/>
        <w:rPr>
          <w:rFonts w:cs="Arial"/>
          <w:lang w:eastAsia="zh-HK"/>
        </w:rPr>
      </w:pPr>
      <w:r w:rsidRPr="008B1896">
        <w:rPr>
          <w:rFonts w:cs="Arial"/>
          <w:lang w:eastAsia="zh-HK"/>
        </w:rPr>
        <w:t xml:space="preserve">     "</w:t>
      </w:r>
      <w:r w:rsidR="00903A3B">
        <w:rPr>
          <w:rFonts w:cs="Arial"/>
          <w:lang w:eastAsia="zh-HK"/>
        </w:rPr>
        <w:t>secondSearchEventDate</w:t>
      </w:r>
      <w:r w:rsidRPr="008B1896">
        <w:rPr>
          <w:rFonts w:cs="Arial"/>
          <w:lang w:eastAsia="zh-HK"/>
        </w:rPr>
        <w:t>":”2024-01-01"</w:t>
      </w:r>
      <w:r w:rsidR="00903A3B">
        <w:rPr>
          <w:rFonts w:cs="Arial"/>
          <w:lang w:eastAsia="zh-HK"/>
        </w:rPr>
        <w:t>,</w:t>
      </w:r>
    </w:p>
    <w:p w14:paraId="2BE14178" w14:textId="037E7EE6" w:rsidR="00A06475" w:rsidRPr="00903A3B" w:rsidRDefault="00903A3B" w:rsidP="00903A3B">
      <w:pPr>
        <w:pStyle w:val="ListParagraph"/>
        <w:ind w:left="440" w:firstLine="411"/>
        <w:rPr>
          <w:rFonts w:cs="Arial"/>
          <w:lang w:eastAsia="zh-HK"/>
        </w:rPr>
      </w:pPr>
      <w:r w:rsidRPr="008B1896">
        <w:rPr>
          <w:rFonts w:cs="Arial"/>
          <w:lang w:eastAsia="zh-HK"/>
        </w:rPr>
        <w:t xml:space="preserve">     "</w:t>
      </w:r>
      <w:r>
        <w:rPr>
          <w:rFonts w:cs="Arial"/>
          <w:lang w:eastAsia="zh-HK"/>
        </w:rPr>
        <w:t>secondSearchE</w:t>
      </w:r>
      <w:r w:rsidRPr="00632B78">
        <w:rPr>
          <w:rFonts w:cs="Arial"/>
          <w:lang w:eastAsia="zh-HK"/>
        </w:rPr>
        <w:t>ventTime</w:t>
      </w:r>
      <w:r w:rsidRPr="008B1896">
        <w:rPr>
          <w:rFonts w:cs="Arial"/>
          <w:lang w:eastAsia="zh-HK"/>
        </w:rPr>
        <w:t>"</w:t>
      </w:r>
      <w:proofErr w:type="gramStart"/>
      <w:r w:rsidRPr="008B1896">
        <w:rPr>
          <w:rFonts w:cs="Arial"/>
          <w:lang w:eastAsia="zh-HK"/>
        </w:rPr>
        <w:t>:”23:15:00</w:t>
      </w:r>
      <w:proofErr w:type="gramEnd"/>
      <w:r w:rsidRPr="008B1896">
        <w:rPr>
          <w:rFonts w:cs="Arial"/>
          <w:lang w:eastAsia="zh-HK"/>
        </w:rPr>
        <w:t>"</w:t>
      </w:r>
    </w:p>
    <w:p w14:paraId="35719909" w14:textId="77777777" w:rsidR="00B44935" w:rsidRPr="008B1896" w:rsidRDefault="00B44935" w:rsidP="00B44935">
      <w:pPr>
        <w:ind w:firstLine="851"/>
        <w:rPr>
          <w:rFonts w:cs="Arial"/>
          <w:lang w:eastAsia="zh-HK"/>
        </w:rPr>
      </w:pPr>
      <w:r w:rsidRPr="008B1896">
        <w:rPr>
          <w:rFonts w:cs="Arial"/>
          <w:lang w:eastAsia="zh-HK"/>
        </w:rPr>
        <w:t>}</w:t>
      </w:r>
    </w:p>
    <w:p w14:paraId="6208C20A" w14:textId="77777777" w:rsidR="00B44935" w:rsidRPr="008B1896" w:rsidRDefault="00B44935" w:rsidP="00B44935">
      <w:pPr>
        <w:pStyle w:val="ListParagraph"/>
        <w:ind w:leftChars="0" w:left="960"/>
        <w:rPr>
          <w:rFonts w:cs="Arial"/>
          <w:lang w:eastAsia="zh-HK"/>
        </w:rPr>
      </w:pPr>
    </w:p>
    <w:p w14:paraId="0508D653" w14:textId="77777777" w:rsidR="00B44935" w:rsidRPr="008B1896" w:rsidRDefault="00B44935" w:rsidP="00B44935">
      <w:pPr>
        <w:pStyle w:val="ListParagraph"/>
        <w:ind w:leftChars="0" w:left="960"/>
        <w:rPr>
          <w:rFonts w:cs="Arial"/>
          <w:lang w:eastAsia="zh-HK"/>
        </w:rPr>
      </w:pPr>
      <w:r w:rsidRPr="008B1896">
        <w:rPr>
          <w:rFonts w:cs="Arial"/>
          <w:lang w:eastAsia="zh-HK"/>
        </w:rPr>
        <w:t>Response</w:t>
      </w:r>
    </w:p>
    <w:p w14:paraId="3F12D5B7" w14:textId="77777777" w:rsidR="00B44935" w:rsidRPr="008B1896" w:rsidRDefault="00B44935" w:rsidP="00B4493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04"/>
        <w:gridCol w:w="2173"/>
        <w:gridCol w:w="3179"/>
      </w:tblGrid>
      <w:tr w:rsidR="008B1896" w:rsidRPr="008B1896" w14:paraId="36408678" w14:textId="77777777" w:rsidTr="007B5256">
        <w:tc>
          <w:tcPr>
            <w:tcW w:w="2704" w:type="dxa"/>
          </w:tcPr>
          <w:p w14:paraId="509DA3B9" w14:textId="77777777" w:rsidR="00B44935" w:rsidRPr="008B1896" w:rsidRDefault="00B44935" w:rsidP="007B5256">
            <w:pPr>
              <w:pStyle w:val="ListParagraph"/>
              <w:ind w:leftChars="0" w:left="0"/>
              <w:rPr>
                <w:rFonts w:cs="Arial"/>
                <w:b/>
                <w:lang w:eastAsia="zh-HK"/>
              </w:rPr>
            </w:pPr>
            <w:r w:rsidRPr="008B1896">
              <w:rPr>
                <w:rFonts w:cs="Arial"/>
                <w:b/>
                <w:lang w:eastAsia="zh-HK"/>
              </w:rPr>
              <w:t>Field</w:t>
            </w:r>
          </w:p>
        </w:tc>
        <w:tc>
          <w:tcPr>
            <w:tcW w:w="2173" w:type="dxa"/>
          </w:tcPr>
          <w:p w14:paraId="4A9ECCAB" w14:textId="77777777" w:rsidR="00B44935" w:rsidRPr="008B1896" w:rsidRDefault="00B44935" w:rsidP="007B5256">
            <w:pPr>
              <w:pStyle w:val="ListParagraph"/>
              <w:ind w:leftChars="0" w:left="0"/>
              <w:rPr>
                <w:rFonts w:cs="Arial"/>
                <w:b/>
                <w:lang w:eastAsia="zh-HK"/>
              </w:rPr>
            </w:pPr>
            <w:r w:rsidRPr="008B1896">
              <w:rPr>
                <w:rFonts w:cs="Arial"/>
                <w:b/>
                <w:lang w:eastAsia="zh-HK"/>
              </w:rPr>
              <w:t>Type</w:t>
            </w:r>
          </w:p>
        </w:tc>
        <w:tc>
          <w:tcPr>
            <w:tcW w:w="3179" w:type="dxa"/>
          </w:tcPr>
          <w:p w14:paraId="491E9B81" w14:textId="77777777" w:rsidR="00B44935" w:rsidRPr="008B1896" w:rsidRDefault="00B44935" w:rsidP="007B5256">
            <w:pPr>
              <w:pStyle w:val="ListParagraph"/>
              <w:ind w:leftChars="0" w:left="0"/>
              <w:rPr>
                <w:rFonts w:cs="Arial"/>
                <w:b/>
                <w:lang w:eastAsia="zh-HK"/>
              </w:rPr>
            </w:pPr>
            <w:r w:rsidRPr="008B1896">
              <w:rPr>
                <w:rFonts w:cs="Arial"/>
                <w:b/>
                <w:lang w:eastAsia="zh-HK"/>
              </w:rPr>
              <w:t>Description</w:t>
            </w:r>
          </w:p>
        </w:tc>
      </w:tr>
      <w:tr w:rsidR="008B1896" w:rsidRPr="008B1896" w14:paraId="2E7518B3" w14:textId="77777777" w:rsidTr="007B5256">
        <w:tc>
          <w:tcPr>
            <w:tcW w:w="2704" w:type="dxa"/>
          </w:tcPr>
          <w:p w14:paraId="647384EE" w14:textId="77777777" w:rsidR="00B44935" w:rsidRPr="008B1896" w:rsidRDefault="00B44935"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73" w:type="dxa"/>
          </w:tcPr>
          <w:p w14:paraId="3EBF8869" w14:textId="77777777" w:rsidR="00B44935" w:rsidRPr="008B1896" w:rsidRDefault="00B44935" w:rsidP="007B5256">
            <w:pPr>
              <w:pStyle w:val="ListParagraph"/>
              <w:ind w:leftChars="0" w:left="0"/>
              <w:rPr>
                <w:rFonts w:cs="Arial"/>
                <w:lang w:eastAsia="zh-HK"/>
              </w:rPr>
            </w:pPr>
            <w:r w:rsidRPr="008B1896">
              <w:rPr>
                <w:rFonts w:cs="Arial"/>
                <w:lang w:eastAsia="zh-HK"/>
              </w:rPr>
              <w:t>Number</w:t>
            </w:r>
          </w:p>
        </w:tc>
        <w:tc>
          <w:tcPr>
            <w:tcW w:w="3179" w:type="dxa"/>
          </w:tcPr>
          <w:p w14:paraId="54E0F7D7" w14:textId="77777777" w:rsidR="00B44935" w:rsidRPr="008B1896" w:rsidRDefault="00B44935" w:rsidP="007B5256">
            <w:pPr>
              <w:pStyle w:val="ListParagraph"/>
              <w:ind w:leftChars="0" w:left="0"/>
              <w:rPr>
                <w:rFonts w:eastAsiaTheme="minorEastAsia" w:cs="Arial"/>
                <w:lang w:eastAsia="zh-HK"/>
              </w:rPr>
            </w:pPr>
            <w:r w:rsidRPr="008B1896">
              <w:rPr>
                <w:rFonts w:eastAsiaTheme="minorEastAsia" w:cs="Arial"/>
                <w:lang w:eastAsia="zh-HK"/>
              </w:rPr>
              <w:t>0 - fail</w:t>
            </w:r>
          </w:p>
          <w:p w14:paraId="5590C8D3" w14:textId="77777777" w:rsidR="00B44935" w:rsidRPr="008B1896" w:rsidRDefault="00B44935" w:rsidP="007B5256">
            <w:pPr>
              <w:jc w:val="left"/>
              <w:rPr>
                <w:rFonts w:eastAsiaTheme="minorEastAsia" w:cs="Arial"/>
                <w:lang w:eastAsia="zh-HK"/>
              </w:rPr>
            </w:pPr>
            <w:r w:rsidRPr="008B1896">
              <w:rPr>
                <w:rFonts w:eastAsiaTheme="minorEastAsia" w:cs="Arial"/>
                <w:lang w:eastAsia="zh-HK"/>
              </w:rPr>
              <w:t>1 - success</w:t>
            </w:r>
          </w:p>
        </w:tc>
      </w:tr>
      <w:tr w:rsidR="008B1896" w:rsidRPr="008B1896" w14:paraId="1B6F0931" w14:textId="77777777" w:rsidTr="007B5256">
        <w:tc>
          <w:tcPr>
            <w:tcW w:w="2704" w:type="dxa"/>
          </w:tcPr>
          <w:p w14:paraId="5D4160E5" w14:textId="77777777" w:rsidR="00B44935" w:rsidRPr="008B1896" w:rsidRDefault="00B44935"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73" w:type="dxa"/>
          </w:tcPr>
          <w:p w14:paraId="302F112D" w14:textId="77777777" w:rsidR="00B44935" w:rsidRPr="008B1896" w:rsidRDefault="00B44935" w:rsidP="007B5256">
            <w:pPr>
              <w:pStyle w:val="ListParagraph"/>
              <w:ind w:leftChars="0" w:left="0"/>
              <w:rPr>
                <w:rFonts w:cs="Arial"/>
                <w:lang w:eastAsia="zh-HK"/>
              </w:rPr>
            </w:pPr>
            <w:r w:rsidRPr="008B1896">
              <w:rPr>
                <w:rFonts w:cs="Arial"/>
                <w:lang w:eastAsia="zh-HK"/>
              </w:rPr>
              <w:t>String</w:t>
            </w:r>
          </w:p>
        </w:tc>
        <w:tc>
          <w:tcPr>
            <w:tcW w:w="3179" w:type="dxa"/>
          </w:tcPr>
          <w:p w14:paraId="18B2B8FA" w14:textId="77777777" w:rsidR="00B44935" w:rsidRPr="008B1896" w:rsidRDefault="00B44935"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2938F0C2" w14:textId="77777777" w:rsidTr="007B5256">
        <w:tc>
          <w:tcPr>
            <w:tcW w:w="2704" w:type="dxa"/>
          </w:tcPr>
          <w:p w14:paraId="0DC06363" w14:textId="77777777" w:rsidR="00B44935" w:rsidRPr="002D7C93" w:rsidRDefault="00B44935" w:rsidP="007B5256">
            <w:pPr>
              <w:pStyle w:val="ListParagraph"/>
              <w:ind w:leftChars="0" w:left="0"/>
              <w:rPr>
                <w:rFonts w:cs="Arial"/>
                <w:lang w:eastAsia="zh-HK"/>
              </w:rPr>
            </w:pPr>
            <w:proofErr w:type="spellStart"/>
            <w:r w:rsidRPr="002D7C93">
              <w:rPr>
                <w:rFonts w:cs="Arial"/>
                <w:lang w:eastAsia="zh-HK"/>
              </w:rPr>
              <w:t>sysDatetime</w:t>
            </w:r>
            <w:proofErr w:type="spellEnd"/>
          </w:p>
        </w:tc>
        <w:tc>
          <w:tcPr>
            <w:tcW w:w="2173" w:type="dxa"/>
          </w:tcPr>
          <w:p w14:paraId="28B1847D" w14:textId="77777777" w:rsidR="00B44935" w:rsidRPr="002D7C93" w:rsidRDefault="00B44935" w:rsidP="007B5256">
            <w:pPr>
              <w:pStyle w:val="ListParagraph"/>
              <w:ind w:leftChars="0" w:left="0"/>
              <w:rPr>
                <w:rFonts w:cs="Arial"/>
                <w:lang w:eastAsia="zh-HK"/>
              </w:rPr>
            </w:pPr>
            <w:r w:rsidRPr="002D7C93">
              <w:rPr>
                <w:rFonts w:cs="Arial"/>
                <w:lang w:eastAsia="zh-HK"/>
              </w:rPr>
              <w:t>String</w:t>
            </w:r>
          </w:p>
        </w:tc>
        <w:tc>
          <w:tcPr>
            <w:tcW w:w="3179" w:type="dxa"/>
          </w:tcPr>
          <w:p w14:paraId="3D3479BD" w14:textId="77777777" w:rsidR="00B44935" w:rsidRPr="002D7C93" w:rsidRDefault="00B44935"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212F28B2" w14:textId="77777777" w:rsidR="00B44935" w:rsidRPr="002D7C93" w:rsidRDefault="00B44935" w:rsidP="007B5256">
            <w:pPr>
              <w:pStyle w:val="ListParagraph"/>
              <w:ind w:leftChars="0" w:left="0"/>
              <w:rPr>
                <w:rFonts w:eastAsiaTheme="minorEastAsia" w:cs="Arial"/>
                <w:lang w:eastAsia="zh-HK"/>
              </w:rPr>
            </w:pPr>
            <w:r w:rsidRPr="002D7C93">
              <w:rPr>
                <w:rFonts w:cs="Arial"/>
              </w:rPr>
              <w:t>System Date Time</w:t>
            </w:r>
          </w:p>
        </w:tc>
      </w:tr>
    </w:tbl>
    <w:p w14:paraId="08790FE2" w14:textId="77777777" w:rsidR="00B44935" w:rsidRPr="008B1896" w:rsidRDefault="00B44935" w:rsidP="00B44935">
      <w:pPr>
        <w:ind w:firstLine="851"/>
        <w:rPr>
          <w:rFonts w:cs="Arial"/>
          <w:lang w:eastAsia="zh-HK"/>
        </w:rPr>
      </w:pPr>
    </w:p>
    <w:p w14:paraId="2762F691" w14:textId="77777777" w:rsidR="00B44935" w:rsidRPr="008B1896" w:rsidRDefault="00B44935" w:rsidP="00B44935">
      <w:pPr>
        <w:pStyle w:val="ListParagraph"/>
        <w:widowControl w:val="0"/>
        <w:adjustRightInd/>
        <w:snapToGrid/>
        <w:ind w:left="440" w:firstLine="411"/>
        <w:jc w:val="left"/>
        <w:rPr>
          <w:rFonts w:cs="Arial"/>
          <w:lang w:eastAsia="zh-HK"/>
        </w:rPr>
      </w:pPr>
      <w:r w:rsidRPr="008B1896">
        <w:rPr>
          <w:rFonts w:cs="Arial"/>
          <w:lang w:eastAsia="zh-HK"/>
        </w:rPr>
        <w:t>{</w:t>
      </w:r>
    </w:p>
    <w:p w14:paraId="1A99EBA0" w14:textId="77777777" w:rsidR="00B44935" w:rsidRPr="008B1896" w:rsidRDefault="00B44935" w:rsidP="00B4493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"resultCode":1,</w:t>
      </w:r>
    </w:p>
    <w:p w14:paraId="1DF10F86" w14:textId="77777777" w:rsidR="00B44935" w:rsidRPr="008B1896" w:rsidRDefault="00B44935" w:rsidP="00B4493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proofErr w:type="gramStart"/>
      <w:r w:rsidRPr="008B1896">
        <w:rPr>
          <w:rFonts w:cs="Arial"/>
          <w:lang w:eastAsia="zh-HK"/>
        </w:rPr>
        <w:t>":“</w:t>
      </w:r>
      <w:proofErr w:type="gramEnd"/>
      <w:r w:rsidRPr="008B1896">
        <w:rPr>
          <w:rFonts w:cs="Arial"/>
          <w:lang w:eastAsia="zh-HK"/>
        </w:rPr>
        <w:t>Update ICK result success”,</w:t>
      </w:r>
    </w:p>
    <w:p w14:paraId="43ED5C93" w14:textId="77777777" w:rsidR="00B44935" w:rsidRPr="008B1896" w:rsidRDefault="00B44935" w:rsidP="00B44935">
      <w:pPr>
        <w:pStyle w:val="ListParagraph"/>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“sysDatetime”:”2024-01-01 23:00:00”</w:t>
      </w:r>
    </w:p>
    <w:p w14:paraId="04054587" w14:textId="77777777" w:rsidR="00B44935" w:rsidRPr="008B1896" w:rsidRDefault="00B44935" w:rsidP="00B44935">
      <w:pPr>
        <w:pStyle w:val="ListParagraph"/>
        <w:widowControl w:val="0"/>
        <w:adjustRightInd/>
        <w:snapToGrid/>
        <w:ind w:left="440"/>
        <w:jc w:val="left"/>
        <w:rPr>
          <w:rFonts w:cs="Arial"/>
          <w:lang w:eastAsia="zh-HK"/>
        </w:rPr>
      </w:pPr>
    </w:p>
    <w:p w14:paraId="59490284" w14:textId="77777777" w:rsidR="00B44935" w:rsidRPr="008B1896" w:rsidRDefault="00B44935" w:rsidP="00B44935">
      <w:pPr>
        <w:widowControl w:val="0"/>
        <w:adjustRightInd/>
        <w:snapToGrid/>
        <w:ind w:firstLine="851"/>
        <w:jc w:val="left"/>
        <w:rPr>
          <w:rFonts w:cs="Arial"/>
          <w:lang w:eastAsia="zh-HK"/>
        </w:rPr>
      </w:pPr>
      <w:r w:rsidRPr="008B1896">
        <w:rPr>
          <w:rFonts w:cs="Arial"/>
          <w:lang w:eastAsia="zh-HK"/>
        </w:rPr>
        <w:t>}</w:t>
      </w:r>
    </w:p>
    <w:p w14:paraId="1CE72351" w14:textId="77777777" w:rsidR="00D548AE" w:rsidRPr="008B1896" w:rsidRDefault="00D548AE" w:rsidP="00D548AE">
      <w:pPr>
        <w:widowControl w:val="0"/>
        <w:adjustRightInd/>
        <w:snapToGrid/>
        <w:jc w:val="left"/>
        <w:rPr>
          <w:rFonts w:cs="Arial"/>
          <w:lang w:eastAsia="zh-HK"/>
        </w:rPr>
      </w:pPr>
    </w:p>
    <w:p w14:paraId="60F25DD0" w14:textId="3B0274FD" w:rsidR="00B44935" w:rsidRPr="008B1896" w:rsidRDefault="00D548AE" w:rsidP="002D7C93">
      <w:pPr>
        <w:widowControl w:val="0"/>
        <w:adjustRightInd/>
        <w:snapToGrid/>
        <w:ind w:left="851"/>
        <w:jc w:val="left"/>
        <w:rPr>
          <w:rFonts w:cs="Arial"/>
          <w:bCs/>
          <w:lang w:eastAsia="zh-HK"/>
        </w:rPr>
      </w:pPr>
      <w:r w:rsidRPr="008B1896">
        <w:rPr>
          <w:rFonts w:cs="Arial"/>
          <w:bCs/>
          <w:lang w:eastAsia="zh-HK"/>
        </w:rPr>
        <w:t xml:space="preserve">Remarks: ICK inform ACPB-CPVACS the vehicle released from secondary search and ACPB-CPVACS will update APS the secondary search mark changed as "No" through </w:t>
      </w:r>
      <w:r w:rsidRPr="002D7C93">
        <w:rPr>
          <w:rFonts w:cs="Arial"/>
          <w:b/>
          <w:i/>
          <w:iCs/>
          <w:lang w:eastAsia="zh-HK"/>
        </w:rPr>
        <w:t>APS API - CPVACS Update CPA-ICK Information</w:t>
      </w:r>
      <w:r w:rsidRPr="008B1896">
        <w:rPr>
          <w:rFonts w:cs="Arial"/>
          <w:bCs/>
          <w:lang w:eastAsia="zh-HK"/>
        </w:rPr>
        <w:t xml:space="preserve">. APS will then request MPS to pre-assign the cabin space by calling </w:t>
      </w:r>
      <w:r w:rsidRPr="002D7C93">
        <w:rPr>
          <w:rFonts w:cs="Arial"/>
          <w:b/>
          <w:i/>
          <w:iCs/>
          <w:lang w:eastAsia="zh-HK"/>
        </w:rPr>
        <w:t xml:space="preserve">MPS API - </w:t>
      </w:r>
      <w:r w:rsidR="007E47F3" w:rsidRPr="002D7C93">
        <w:rPr>
          <w:rFonts w:eastAsia="SimSun" w:cs="Arial" w:hint="eastAsia"/>
          <w:b/>
          <w:i/>
          <w:iCs/>
          <w:lang w:eastAsia="zh-CN"/>
        </w:rPr>
        <w:t>预先分配停车入口</w:t>
      </w:r>
      <w:r w:rsidRPr="008B1896">
        <w:rPr>
          <w:rFonts w:cs="Arial"/>
          <w:bCs/>
          <w:lang w:eastAsia="zh-HK"/>
        </w:rPr>
        <w:t xml:space="preserve"> triggered by APS vehicle ICK Record Observer.</w:t>
      </w:r>
    </w:p>
    <w:p w14:paraId="4D05E8ED" w14:textId="77777777" w:rsidR="00B44935" w:rsidRPr="008B1896" w:rsidRDefault="00B44935" w:rsidP="00B44935">
      <w:pPr>
        <w:pStyle w:val="ListParagraph"/>
        <w:widowControl w:val="0"/>
        <w:adjustRightInd/>
        <w:snapToGrid/>
        <w:ind w:leftChars="0" w:left="960"/>
        <w:jc w:val="left"/>
        <w:rPr>
          <w:rFonts w:cs="Arial"/>
          <w:lang w:eastAsia="zh-HK"/>
        </w:rPr>
      </w:pPr>
    </w:p>
    <w:p w14:paraId="23620679" w14:textId="77777777" w:rsidR="000A6ED1" w:rsidRPr="008B1896" w:rsidRDefault="000A6ED1" w:rsidP="00E75B2B">
      <w:pPr>
        <w:widowControl w:val="0"/>
        <w:adjustRightInd/>
        <w:snapToGrid/>
        <w:jc w:val="left"/>
        <w:rPr>
          <w:rFonts w:cs="Arial"/>
          <w:b/>
          <w:lang w:eastAsia="zh-HK"/>
        </w:rPr>
      </w:pPr>
    </w:p>
    <w:p w14:paraId="372F2FBF" w14:textId="16F93968" w:rsidR="00B9386A" w:rsidRPr="008B1896" w:rsidRDefault="00C54F96" w:rsidP="00852D90">
      <w:pPr>
        <w:pStyle w:val="Heading3"/>
        <w:rPr>
          <w:lang w:eastAsia="zh-HK"/>
        </w:rPr>
      </w:pPr>
      <w:bookmarkStart w:id="754" w:name="_Toc188888815"/>
      <w:r w:rsidRPr="008B1896">
        <w:rPr>
          <w:lang w:eastAsia="zh-HK"/>
        </w:rPr>
        <w:t xml:space="preserve">CPVACS Request </w:t>
      </w:r>
      <w:r w:rsidR="00312386" w:rsidRPr="008B1896">
        <w:rPr>
          <w:lang w:eastAsia="zh-HK"/>
        </w:rPr>
        <w:t>MPS</w:t>
      </w:r>
      <w:r w:rsidRPr="008B1896">
        <w:rPr>
          <w:lang w:eastAsia="zh-HK"/>
        </w:rPr>
        <w:t xml:space="preserve"> Cabin</w:t>
      </w:r>
      <w:bookmarkEnd w:id="754"/>
    </w:p>
    <w:p w14:paraId="2132EAFF" w14:textId="6D223855"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3E789F" w:rsidRPr="008B1896">
        <w:rPr>
          <w:rFonts w:cs="Arial"/>
          <w:lang w:eastAsia="zh-HK"/>
        </w:rPr>
        <w:t>/</w:t>
      </w:r>
      <w:proofErr w:type="spellStart"/>
      <w:r w:rsidR="003E789F" w:rsidRPr="008B1896">
        <w:rPr>
          <w:rFonts w:cs="Arial"/>
          <w:lang w:eastAsia="zh-HK"/>
        </w:rPr>
        <w:t>api</w:t>
      </w:r>
      <w:proofErr w:type="spellEnd"/>
      <w:r w:rsidR="003E789F" w:rsidRPr="008B1896">
        <w:rPr>
          <w:rFonts w:cs="Arial"/>
          <w:lang w:eastAsia="zh-HK"/>
        </w:rPr>
        <w:t>/aps/</w:t>
      </w:r>
      <w:proofErr w:type="spellStart"/>
      <w:r w:rsidR="003E789F" w:rsidRPr="008B1896">
        <w:rPr>
          <w:rFonts w:cs="Arial"/>
          <w:lang w:eastAsia="zh-HK"/>
        </w:rPr>
        <w:t>request</w:t>
      </w:r>
      <w:r w:rsidR="00312386" w:rsidRPr="008B1896">
        <w:rPr>
          <w:rFonts w:cs="Arial"/>
          <w:lang w:eastAsia="zh-HK"/>
        </w:rPr>
        <w:t>MPS</w:t>
      </w:r>
      <w:r w:rsidR="003E789F" w:rsidRPr="008B1896">
        <w:rPr>
          <w:rFonts w:cs="Arial"/>
          <w:lang w:eastAsia="zh-HK"/>
        </w:rPr>
        <w:t>C</w:t>
      </w:r>
      <w:r w:rsidR="003E789F" w:rsidRPr="007E47F3">
        <w:rPr>
          <w:rFonts w:cs="Arial"/>
          <w:lang w:eastAsia="zh-HK"/>
        </w:rPr>
        <w:t>a</w:t>
      </w:r>
      <w:r w:rsidR="003E789F" w:rsidRPr="008B1896">
        <w:rPr>
          <w:rFonts w:cs="Arial"/>
          <w:lang w:eastAsia="zh-HK"/>
        </w:rPr>
        <w:t>bin</w:t>
      </w:r>
      <w:proofErr w:type="spellEnd"/>
    </w:p>
    <w:p w14:paraId="396DEA17"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48BA49B3"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2DAA2D99"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74A40AB0"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44AA4203" w14:textId="77777777" w:rsidTr="009410C7">
        <w:tc>
          <w:tcPr>
            <w:tcW w:w="2673" w:type="dxa"/>
          </w:tcPr>
          <w:p w14:paraId="543B0669" w14:textId="77777777" w:rsidR="004F6F45" w:rsidRPr="008B1896" w:rsidRDefault="004F6F45" w:rsidP="006A58A4">
            <w:pPr>
              <w:pStyle w:val="ListParagraph"/>
              <w:ind w:leftChars="0" w:left="0"/>
              <w:rPr>
                <w:rFonts w:cs="Arial"/>
                <w:b/>
                <w:lang w:eastAsia="zh-HK"/>
              </w:rPr>
            </w:pPr>
            <w:r w:rsidRPr="008B1896">
              <w:rPr>
                <w:rFonts w:cs="Arial"/>
                <w:b/>
                <w:lang w:eastAsia="zh-HK"/>
              </w:rPr>
              <w:lastRenderedPageBreak/>
              <w:t>Field</w:t>
            </w:r>
          </w:p>
        </w:tc>
        <w:tc>
          <w:tcPr>
            <w:tcW w:w="2177" w:type="dxa"/>
          </w:tcPr>
          <w:p w14:paraId="7771C960"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634762E8"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3E1F19A2" w14:textId="77777777" w:rsidTr="009410C7">
        <w:tc>
          <w:tcPr>
            <w:tcW w:w="2673" w:type="dxa"/>
          </w:tcPr>
          <w:p w14:paraId="60318C3E" w14:textId="4FED2BEB" w:rsidR="00176833" w:rsidRPr="008B1896" w:rsidRDefault="00895894" w:rsidP="00176833">
            <w:pPr>
              <w:pStyle w:val="ListParagraph"/>
              <w:ind w:leftChars="0" w:left="0"/>
              <w:rPr>
                <w:rFonts w:cs="Arial"/>
                <w:b/>
                <w:lang w:eastAsia="zh-HK"/>
              </w:rPr>
            </w:pPr>
            <w:proofErr w:type="spellStart"/>
            <w:r w:rsidRPr="002D7C93">
              <w:rPr>
                <w:rFonts w:cs="Arial"/>
                <w:lang w:eastAsia="zh-HK"/>
              </w:rPr>
              <w:t>park</w:t>
            </w:r>
            <w:r w:rsidR="00176833" w:rsidRPr="002D7C93">
              <w:rPr>
                <w:rFonts w:cs="Arial"/>
                <w:lang w:eastAsia="zh-HK"/>
              </w:rPr>
              <w:t>Id</w:t>
            </w:r>
            <w:proofErr w:type="spellEnd"/>
          </w:p>
        </w:tc>
        <w:tc>
          <w:tcPr>
            <w:tcW w:w="2177" w:type="dxa"/>
          </w:tcPr>
          <w:p w14:paraId="67DE0814" w14:textId="41ACEC17" w:rsidR="00176833" w:rsidRPr="008B1896" w:rsidRDefault="00176833" w:rsidP="00176833">
            <w:pPr>
              <w:pStyle w:val="ListParagraph"/>
              <w:ind w:leftChars="0" w:left="0"/>
              <w:rPr>
                <w:rFonts w:cs="Arial"/>
                <w:b/>
                <w:lang w:eastAsia="zh-HK"/>
              </w:rPr>
            </w:pPr>
            <w:r w:rsidRPr="002D7C93">
              <w:rPr>
                <w:rFonts w:cs="Arial"/>
                <w:lang w:eastAsia="zh-HK"/>
              </w:rPr>
              <w:t>String</w:t>
            </w:r>
          </w:p>
        </w:tc>
        <w:tc>
          <w:tcPr>
            <w:tcW w:w="3206" w:type="dxa"/>
          </w:tcPr>
          <w:p w14:paraId="4BE8D423" w14:textId="2026F898" w:rsidR="00176833" w:rsidRPr="008B1896" w:rsidRDefault="00895894" w:rsidP="00176833">
            <w:pPr>
              <w:pStyle w:val="ListParagraph"/>
              <w:ind w:leftChars="0" w:left="0"/>
              <w:rPr>
                <w:rFonts w:cs="Arial"/>
                <w:b/>
                <w:lang w:eastAsia="zh-HK"/>
              </w:rPr>
            </w:pPr>
            <w:r w:rsidRPr="002D7C93">
              <w:rPr>
                <w:rFonts w:cs="Arial"/>
                <w:shd w:val="clear" w:color="auto" w:fill="FFFFFF"/>
              </w:rPr>
              <w:t>Car Park</w:t>
            </w:r>
            <w:r w:rsidR="00176833" w:rsidRPr="002D7C93">
              <w:rPr>
                <w:rFonts w:cs="Arial"/>
                <w:shd w:val="clear" w:color="auto" w:fill="FFFFFF"/>
              </w:rPr>
              <w:t xml:space="preserve"> ID</w:t>
            </w:r>
          </w:p>
        </w:tc>
      </w:tr>
      <w:tr w:rsidR="008B1896" w:rsidRPr="008B1896" w14:paraId="122FA5B8" w14:textId="77777777" w:rsidTr="009410C7">
        <w:tc>
          <w:tcPr>
            <w:tcW w:w="2673" w:type="dxa"/>
          </w:tcPr>
          <w:p w14:paraId="52B33DDD" w14:textId="59734528" w:rsidR="00176833" w:rsidRPr="008B1896" w:rsidRDefault="00176833" w:rsidP="00176833">
            <w:pPr>
              <w:pStyle w:val="ListParagraph"/>
              <w:ind w:leftChars="0" w:left="0"/>
              <w:rPr>
                <w:rFonts w:cs="Arial"/>
                <w:lang w:eastAsia="zh-HK"/>
              </w:rPr>
            </w:pPr>
            <w:proofErr w:type="spellStart"/>
            <w:r w:rsidRPr="002D7C93">
              <w:rPr>
                <w:rFonts w:cs="Arial"/>
                <w:lang w:eastAsia="zh-HK"/>
              </w:rPr>
              <w:t>gateId</w:t>
            </w:r>
            <w:proofErr w:type="spellEnd"/>
          </w:p>
        </w:tc>
        <w:tc>
          <w:tcPr>
            <w:tcW w:w="2177" w:type="dxa"/>
          </w:tcPr>
          <w:p w14:paraId="415919C8" w14:textId="3630E852" w:rsidR="00176833" w:rsidRPr="008B1896" w:rsidRDefault="00176833" w:rsidP="00176833">
            <w:pPr>
              <w:pStyle w:val="ListParagraph"/>
              <w:ind w:leftChars="0" w:left="0"/>
              <w:rPr>
                <w:rFonts w:cs="Arial"/>
                <w:lang w:eastAsia="zh-HK"/>
              </w:rPr>
            </w:pPr>
            <w:r w:rsidRPr="002D7C93">
              <w:rPr>
                <w:rFonts w:cs="Arial"/>
                <w:lang w:eastAsia="zh-HK"/>
              </w:rPr>
              <w:t>String</w:t>
            </w:r>
          </w:p>
        </w:tc>
        <w:tc>
          <w:tcPr>
            <w:tcW w:w="3206" w:type="dxa"/>
          </w:tcPr>
          <w:p w14:paraId="123EE6F9" w14:textId="0D4D74FF" w:rsidR="00176833" w:rsidRPr="008B1896" w:rsidRDefault="00176833" w:rsidP="00176833">
            <w:pPr>
              <w:pStyle w:val="ListParagraph"/>
              <w:ind w:leftChars="0" w:left="0"/>
              <w:rPr>
                <w:rFonts w:cs="Arial"/>
                <w:shd w:val="clear" w:color="auto" w:fill="FFFFFF"/>
              </w:rPr>
            </w:pPr>
            <w:r w:rsidRPr="002D7C93">
              <w:rPr>
                <w:rFonts w:cs="Arial"/>
                <w:shd w:val="clear" w:color="auto" w:fill="FFFFFF"/>
              </w:rPr>
              <w:t>Gate ID</w:t>
            </w:r>
          </w:p>
        </w:tc>
      </w:tr>
      <w:tr w:rsidR="008B1896" w:rsidRPr="008B1896" w14:paraId="0CD50F45" w14:textId="77777777" w:rsidTr="009410C7">
        <w:tc>
          <w:tcPr>
            <w:tcW w:w="2673" w:type="dxa"/>
          </w:tcPr>
          <w:p w14:paraId="1B1C3786" w14:textId="40EF1DED" w:rsidR="00176833" w:rsidRPr="002D7C93" w:rsidRDefault="00176833" w:rsidP="00176833">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248AC747" w14:textId="305BDEEC" w:rsidR="00176833" w:rsidRPr="002D7C93" w:rsidRDefault="00176833" w:rsidP="00176833">
            <w:pPr>
              <w:pStyle w:val="ListParagraph"/>
              <w:ind w:leftChars="0" w:left="0"/>
              <w:rPr>
                <w:rFonts w:cs="Arial"/>
                <w:lang w:eastAsia="zh-HK"/>
              </w:rPr>
            </w:pPr>
            <w:r w:rsidRPr="002D7C93">
              <w:rPr>
                <w:rFonts w:cs="Arial"/>
                <w:lang w:eastAsia="zh-HK"/>
              </w:rPr>
              <w:t>String</w:t>
            </w:r>
          </w:p>
        </w:tc>
        <w:tc>
          <w:tcPr>
            <w:tcW w:w="3206" w:type="dxa"/>
          </w:tcPr>
          <w:p w14:paraId="7B0BC016" w14:textId="4F83C4B2" w:rsidR="00176833" w:rsidRPr="002D7C93" w:rsidRDefault="00176833" w:rsidP="00176833">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01CEACDB" w14:textId="77777777" w:rsidTr="009410C7">
        <w:tc>
          <w:tcPr>
            <w:tcW w:w="2673" w:type="dxa"/>
          </w:tcPr>
          <w:p w14:paraId="0E923C0E" w14:textId="706AEAAA" w:rsidR="00176833" w:rsidRPr="008B1896" w:rsidRDefault="00176833" w:rsidP="00176833">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1B16AC7F" w14:textId="55F4B48E" w:rsidR="00176833" w:rsidRPr="008B1896" w:rsidRDefault="00176833" w:rsidP="00176833">
            <w:pPr>
              <w:pStyle w:val="ListParagraph"/>
              <w:ind w:leftChars="0" w:left="0"/>
              <w:rPr>
                <w:rFonts w:cs="Arial"/>
                <w:lang w:eastAsia="zh-HK"/>
              </w:rPr>
            </w:pPr>
            <w:r w:rsidRPr="002D7C93">
              <w:rPr>
                <w:rFonts w:cs="Arial"/>
                <w:lang w:eastAsia="zh-HK"/>
              </w:rPr>
              <w:t>String</w:t>
            </w:r>
          </w:p>
        </w:tc>
        <w:tc>
          <w:tcPr>
            <w:tcW w:w="3206" w:type="dxa"/>
          </w:tcPr>
          <w:p w14:paraId="4FE43B95" w14:textId="27BF90D1" w:rsidR="00176833" w:rsidRPr="008B1896" w:rsidRDefault="00176833" w:rsidP="00176833">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12310FBB" w14:textId="77777777" w:rsidTr="009410C7">
        <w:tc>
          <w:tcPr>
            <w:tcW w:w="2673" w:type="dxa"/>
          </w:tcPr>
          <w:p w14:paraId="16CF0FB2" w14:textId="3133F320" w:rsidR="00176833" w:rsidRPr="008B1896" w:rsidRDefault="00176833" w:rsidP="00176833">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2099CB33" w14:textId="17D7A7D7" w:rsidR="00176833" w:rsidRPr="008B1896" w:rsidRDefault="00176833" w:rsidP="00176833">
            <w:pPr>
              <w:pStyle w:val="ListParagraph"/>
              <w:ind w:leftChars="0" w:left="0"/>
              <w:rPr>
                <w:rFonts w:cs="Arial"/>
                <w:lang w:eastAsia="zh-HK"/>
              </w:rPr>
            </w:pPr>
            <w:r w:rsidRPr="002D7C93">
              <w:rPr>
                <w:rFonts w:cs="Arial"/>
                <w:lang w:eastAsia="zh-HK"/>
              </w:rPr>
              <w:t>String</w:t>
            </w:r>
          </w:p>
        </w:tc>
        <w:tc>
          <w:tcPr>
            <w:tcW w:w="3206" w:type="dxa"/>
          </w:tcPr>
          <w:p w14:paraId="47152B75" w14:textId="474E9DA0" w:rsidR="00176833" w:rsidRPr="008B1896" w:rsidRDefault="00176833" w:rsidP="00176833">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368AC679" w14:textId="77777777" w:rsidTr="009410C7">
        <w:tc>
          <w:tcPr>
            <w:tcW w:w="2673" w:type="dxa"/>
          </w:tcPr>
          <w:p w14:paraId="3451B7F9" w14:textId="40BFF9A5" w:rsidR="00176833" w:rsidRPr="002D7C93" w:rsidRDefault="00176833" w:rsidP="00176833">
            <w:pPr>
              <w:pStyle w:val="ListParagraph"/>
              <w:ind w:leftChars="0" w:left="0"/>
              <w:rPr>
                <w:rFonts w:cs="Arial"/>
                <w:lang w:eastAsia="zh-HK"/>
              </w:rPr>
            </w:pPr>
            <w:r w:rsidRPr="002D7C93">
              <w:rPr>
                <w:rFonts w:cs="Arial"/>
                <w:lang w:eastAsia="zh-HK"/>
              </w:rPr>
              <w:t>height</w:t>
            </w:r>
          </w:p>
        </w:tc>
        <w:tc>
          <w:tcPr>
            <w:tcW w:w="2177" w:type="dxa"/>
          </w:tcPr>
          <w:p w14:paraId="3E0BAB84" w14:textId="1FD90CE7" w:rsidR="00176833" w:rsidRPr="002D7C93" w:rsidRDefault="00176833" w:rsidP="00176833">
            <w:pPr>
              <w:pStyle w:val="ListParagraph"/>
              <w:ind w:leftChars="0" w:left="0"/>
              <w:rPr>
                <w:rFonts w:cs="Arial"/>
                <w:lang w:eastAsia="zh-HK"/>
              </w:rPr>
            </w:pPr>
            <w:r w:rsidRPr="002D7C93">
              <w:rPr>
                <w:rFonts w:cs="Arial"/>
                <w:lang w:eastAsia="zh-HK"/>
              </w:rPr>
              <w:t>Number</w:t>
            </w:r>
          </w:p>
        </w:tc>
        <w:tc>
          <w:tcPr>
            <w:tcW w:w="3206" w:type="dxa"/>
          </w:tcPr>
          <w:p w14:paraId="60BFBB8C" w14:textId="64D0CB37" w:rsidR="00176833" w:rsidRPr="002D7C93" w:rsidRDefault="00176833" w:rsidP="00176833">
            <w:pPr>
              <w:pStyle w:val="ListParagraph"/>
              <w:ind w:leftChars="0" w:left="0"/>
              <w:rPr>
                <w:rFonts w:cs="Arial"/>
                <w:shd w:val="clear" w:color="auto" w:fill="FFFFFF"/>
              </w:rPr>
            </w:pPr>
            <w:r w:rsidRPr="002D7C93">
              <w:rPr>
                <w:rFonts w:cs="Arial"/>
                <w:shd w:val="clear" w:color="auto" w:fill="FFFFFF"/>
              </w:rPr>
              <w:t>Vehicle Height</w:t>
            </w:r>
            <w:r w:rsidRPr="002D7C93">
              <w:rPr>
                <w:rFonts w:cs="Arial"/>
                <w:lang w:eastAsia="zh-HK"/>
              </w:rPr>
              <w:t xml:space="preserve"> (mm)</w:t>
            </w:r>
          </w:p>
        </w:tc>
      </w:tr>
      <w:tr w:rsidR="008B1896" w:rsidRPr="008B1896" w14:paraId="182EB51A" w14:textId="77777777" w:rsidTr="009410C7">
        <w:tc>
          <w:tcPr>
            <w:tcW w:w="2673" w:type="dxa"/>
          </w:tcPr>
          <w:p w14:paraId="5122DBFF" w14:textId="3910D9E4" w:rsidR="00176833" w:rsidRPr="002D7C93" w:rsidRDefault="00176833" w:rsidP="00176833">
            <w:pPr>
              <w:pStyle w:val="ListParagraph"/>
              <w:ind w:leftChars="0" w:left="0"/>
              <w:rPr>
                <w:rFonts w:cs="Arial"/>
                <w:lang w:eastAsia="zh-HK"/>
              </w:rPr>
            </w:pPr>
            <w:r w:rsidRPr="002D7C93">
              <w:rPr>
                <w:rFonts w:cs="Arial"/>
                <w:lang w:eastAsia="zh-HK"/>
              </w:rPr>
              <w:t>length</w:t>
            </w:r>
          </w:p>
        </w:tc>
        <w:tc>
          <w:tcPr>
            <w:tcW w:w="2177" w:type="dxa"/>
          </w:tcPr>
          <w:p w14:paraId="415E9A62" w14:textId="5683E2A8" w:rsidR="00176833" w:rsidRPr="002D7C93" w:rsidRDefault="00176833" w:rsidP="00176833">
            <w:pPr>
              <w:pStyle w:val="ListParagraph"/>
              <w:ind w:leftChars="0" w:left="0"/>
              <w:rPr>
                <w:rFonts w:cs="Arial"/>
                <w:lang w:eastAsia="zh-HK"/>
              </w:rPr>
            </w:pPr>
            <w:r w:rsidRPr="002D7C93">
              <w:rPr>
                <w:rFonts w:cs="Arial"/>
                <w:lang w:eastAsia="zh-HK"/>
              </w:rPr>
              <w:t>Number</w:t>
            </w:r>
          </w:p>
        </w:tc>
        <w:tc>
          <w:tcPr>
            <w:tcW w:w="3206" w:type="dxa"/>
          </w:tcPr>
          <w:p w14:paraId="655565C9" w14:textId="1C9B3747" w:rsidR="00176833" w:rsidRPr="002D7C93" w:rsidRDefault="00176833" w:rsidP="00176833">
            <w:pPr>
              <w:pStyle w:val="ListParagraph"/>
              <w:ind w:leftChars="0" w:left="0"/>
              <w:rPr>
                <w:rFonts w:cs="Arial"/>
                <w:shd w:val="clear" w:color="auto" w:fill="FFFFFF"/>
              </w:rPr>
            </w:pPr>
            <w:r w:rsidRPr="002D7C93">
              <w:rPr>
                <w:rFonts w:cs="Arial"/>
                <w:shd w:val="clear" w:color="auto" w:fill="FFFFFF"/>
              </w:rPr>
              <w:t>Vehicle L</w:t>
            </w:r>
            <w:r w:rsidRPr="002D7C93">
              <w:rPr>
                <w:rFonts w:cs="Arial"/>
                <w:lang w:eastAsia="zh-HK"/>
              </w:rPr>
              <w:t>ength (mm)</w:t>
            </w:r>
          </w:p>
        </w:tc>
      </w:tr>
      <w:tr w:rsidR="0011711C" w:rsidRPr="008B1896" w14:paraId="701EA642" w14:textId="77777777" w:rsidTr="009410C7">
        <w:tc>
          <w:tcPr>
            <w:tcW w:w="2673" w:type="dxa"/>
          </w:tcPr>
          <w:p w14:paraId="067CFD2A" w14:textId="2DD6F458" w:rsidR="0011711C" w:rsidRPr="0011711C" w:rsidRDefault="0011711C" w:rsidP="0011711C">
            <w:pPr>
              <w:pStyle w:val="ListParagraph"/>
              <w:ind w:leftChars="0" w:left="0"/>
              <w:rPr>
                <w:rFonts w:cs="Arial"/>
                <w:lang w:eastAsia="zh-HK"/>
              </w:rPr>
            </w:pPr>
            <w:r w:rsidRPr="0011711C">
              <w:rPr>
                <w:rFonts w:cs="Arial"/>
                <w:lang w:eastAsia="zh-HK"/>
              </w:rPr>
              <w:t>width</w:t>
            </w:r>
          </w:p>
        </w:tc>
        <w:tc>
          <w:tcPr>
            <w:tcW w:w="2177" w:type="dxa"/>
          </w:tcPr>
          <w:p w14:paraId="0408E318" w14:textId="2A68A98A" w:rsidR="0011711C" w:rsidRPr="0011711C" w:rsidRDefault="0011711C" w:rsidP="0011711C">
            <w:pPr>
              <w:pStyle w:val="ListParagraph"/>
              <w:ind w:leftChars="0" w:left="0"/>
              <w:rPr>
                <w:rFonts w:cs="Arial"/>
                <w:lang w:eastAsia="zh-HK"/>
              </w:rPr>
            </w:pPr>
            <w:r w:rsidRPr="00632B78">
              <w:rPr>
                <w:rFonts w:cs="Arial"/>
                <w:lang w:eastAsia="zh-HK"/>
              </w:rPr>
              <w:t>Number</w:t>
            </w:r>
          </w:p>
        </w:tc>
        <w:tc>
          <w:tcPr>
            <w:tcW w:w="3206" w:type="dxa"/>
          </w:tcPr>
          <w:p w14:paraId="63FCB0FC" w14:textId="0C3CD73F" w:rsidR="0011711C" w:rsidRPr="0011711C" w:rsidRDefault="0011711C" w:rsidP="0011711C">
            <w:pPr>
              <w:pStyle w:val="ListParagraph"/>
              <w:ind w:leftChars="0" w:left="0"/>
              <w:rPr>
                <w:rFonts w:cs="Arial"/>
                <w:shd w:val="clear" w:color="auto" w:fill="FFFFFF"/>
              </w:rPr>
            </w:pPr>
            <w:r w:rsidRPr="00632B78">
              <w:rPr>
                <w:rFonts w:cs="Arial"/>
                <w:shd w:val="clear" w:color="auto" w:fill="FFFFFF"/>
              </w:rPr>
              <w:t xml:space="preserve">Vehicle </w:t>
            </w:r>
            <w:r>
              <w:rPr>
                <w:rFonts w:cs="Arial"/>
                <w:shd w:val="clear" w:color="auto" w:fill="FFFFFF"/>
              </w:rPr>
              <w:t>Width</w:t>
            </w:r>
            <w:r w:rsidRPr="00632B78">
              <w:rPr>
                <w:rFonts w:cs="Arial"/>
                <w:lang w:eastAsia="zh-HK"/>
              </w:rPr>
              <w:t xml:space="preserve"> (mm)</w:t>
            </w:r>
          </w:p>
        </w:tc>
      </w:tr>
      <w:tr w:rsidR="00C9454B" w:rsidRPr="008B1896" w14:paraId="4313D98C" w14:textId="77777777" w:rsidTr="009410C7">
        <w:trPr>
          <w:ins w:id="755" w:author="Siu Ham Wong" w:date="2025-01-25T23:31:00Z"/>
        </w:trPr>
        <w:tc>
          <w:tcPr>
            <w:tcW w:w="2673" w:type="dxa"/>
          </w:tcPr>
          <w:p w14:paraId="3E108791" w14:textId="7156364A" w:rsidR="00C9454B" w:rsidRPr="0011711C" w:rsidRDefault="00C9454B" w:rsidP="00C9454B">
            <w:pPr>
              <w:pStyle w:val="ListParagraph"/>
              <w:ind w:leftChars="0" w:left="0"/>
              <w:rPr>
                <w:ins w:id="756" w:author="Siu Ham Wong" w:date="2025-01-25T23:31:00Z" w16du:dateUtc="2025-01-25T15:31:00Z"/>
                <w:rFonts w:cs="Arial"/>
                <w:lang w:eastAsia="zh-HK"/>
              </w:rPr>
            </w:pPr>
            <w:proofErr w:type="spellStart"/>
            <w:ins w:id="757" w:author="Siu Ham Wong" w:date="2025-01-25T23:31:00Z" w16du:dateUtc="2025-01-25T15:31:00Z">
              <w:r w:rsidRPr="002D7C93">
                <w:rPr>
                  <w:rFonts w:cs="Arial"/>
                  <w:lang w:eastAsia="zh-HK"/>
                </w:rPr>
                <w:t>bookingId</w:t>
              </w:r>
              <w:proofErr w:type="spellEnd"/>
            </w:ins>
          </w:p>
        </w:tc>
        <w:tc>
          <w:tcPr>
            <w:tcW w:w="2177" w:type="dxa"/>
          </w:tcPr>
          <w:p w14:paraId="1B2DA271" w14:textId="136DA487" w:rsidR="00C9454B" w:rsidRPr="00632B78" w:rsidRDefault="00C9454B" w:rsidP="00C9454B">
            <w:pPr>
              <w:pStyle w:val="ListParagraph"/>
              <w:ind w:leftChars="0" w:left="0"/>
              <w:rPr>
                <w:ins w:id="758" w:author="Siu Ham Wong" w:date="2025-01-25T23:31:00Z" w16du:dateUtc="2025-01-25T15:31:00Z"/>
                <w:rFonts w:cs="Arial"/>
                <w:lang w:eastAsia="zh-HK"/>
              </w:rPr>
            </w:pPr>
            <w:ins w:id="759" w:author="Siu Ham Wong" w:date="2025-01-25T23:31:00Z" w16du:dateUtc="2025-01-25T15:31:00Z">
              <w:r w:rsidRPr="002D7C93">
                <w:rPr>
                  <w:rFonts w:cs="Arial"/>
                  <w:lang w:eastAsia="zh-HK"/>
                </w:rPr>
                <w:t>String</w:t>
              </w:r>
            </w:ins>
          </w:p>
        </w:tc>
        <w:tc>
          <w:tcPr>
            <w:tcW w:w="3206" w:type="dxa"/>
          </w:tcPr>
          <w:p w14:paraId="40BD8E96" w14:textId="704D9B64" w:rsidR="00C9454B" w:rsidRPr="00632B78" w:rsidRDefault="00C9454B" w:rsidP="00C9454B">
            <w:pPr>
              <w:pStyle w:val="ListParagraph"/>
              <w:ind w:leftChars="0" w:left="0"/>
              <w:rPr>
                <w:ins w:id="760" w:author="Siu Ham Wong" w:date="2025-01-25T23:31:00Z" w16du:dateUtc="2025-01-25T15:31:00Z"/>
                <w:rFonts w:cs="Arial"/>
                <w:shd w:val="clear" w:color="auto" w:fill="FFFFFF"/>
              </w:rPr>
            </w:pPr>
            <w:ins w:id="761" w:author="Siu Ham Wong" w:date="2025-01-25T23:31:00Z" w16du:dateUtc="2025-01-25T15:31:00Z">
              <w:r w:rsidRPr="002D7C93">
                <w:rPr>
                  <w:rFonts w:cs="Arial"/>
                  <w:shd w:val="clear" w:color="auto" w:fill="FFFFFF"/>
                </w:rPr>
                <w:t>Booking ID</w:t>
              </w:r>
            </w:ins>
          </w:p>
        </w:tc>
      </w:tr>
      <w:tr w:rsidR="00C9454B" w:rsidRPr="008B1896" w14:paraId="29390018" w14:textId="77777777" w:rsidTr="009410C7">
        <w:trPr>
          <w:ins w:id="762" w:author="Siu Ham Wong" w:date="2025-01-25T23:31:00Z"/>
        </w:trPr>
        <w:tc>
          <w:tcPr>
            <w:tcW w:w="2673" w:type="dxa"/>
          </w:tcPr>
          <w:p w14:paraId="2E86C7BB" w14:textId="6C4F4F0D" w:rsidR="00C9454B" w:rsidRPr="0011711C" w:rsidRDefault="00C9454B" w:rsidP="00C9454B">
            <w:pPr>
              <w:pStyle w:val="ListParagraph"/>
              <w:ind w:leftChars="0" w:left="0"/>
              <w:rPr>
                <w:ins w:id="763" w:author="Siu Ham Wong" w:date="2025-01-25T23:31:00Z" w16du:dateUtc="2025-01-25T15:31:00Z"/>
                <w:rFonts w:cs="Arial"/>
                <w:lang w:eastAsia="zh-HK"/>
              </w:rPr>
            </w:pPr>
            <w:ins w:id="764" w:author="Siu Ham Wong" w:date="2025-01-25T23:31:00Z" w16du:dateUtc="2025-01-25T15:31:00Z">
              <w:r w:rsidRPr="002E19D9">
                <w:rPr>
                  <w:rFonts w:cs="Arial"/>
                  <w:lang w:eastAsia="zh-HK"/>
                </w:rPr>
                <w:t>handicapped</w:t>
              </w:r>
            </w:ins>
          </w:p>
        </w:tc>
        <w:tc>
          <w:tcPr>
            <w:tcW w:w="2177" w:type="dxa"/>
          </w:tcPr>
          <w:p w14:paraId="03A91BDE" w14:textId="39988C26" w:rsidR="00C9454B" w:rsidRPr="00632B78" w:rsidRDefault="00C9454B" w:rsidP="00C9454B">
            <w:pPr>
              <w:pStyle w:val="ListParagraph"/>
              <w:ind w:leftChars="0" w:left="0"/>
              <w:rPr>
                <w:ins w:id="765" w:author="Siu Ham Wong" w:date="2025-01-25T23:31:00Z" w16du:dateUtc="2025-01-25T15:31:00Z"/>
                <w:rFonts w:cs="Arial"/>
                <w:lang w:eastAsia="zh-HK"/>
              </w:rPr>
            </w:pPr>
            <w:ins w:id="766" w:author="Siu Ham Wong" w:date="2025-01-25T23:31:00Z" w16du:dateUtc="2025-01-25T15:31:00Z">
              <w:r>
                <w:rPr>
                  <w:rFonts w:cs="Arial"/>
                  <w:lang w:eastAsia="zh-HK"/>
                </w:rPr>
                <w:t>Number</w:t>
              </w:r>
            </w:ins>
          </w:p>
        </w:tc>
        <w:tc>
          <w:tcPr>
            <w:tcW w:w="3206" w:type="dxa"/>
          </w:tcPr>
          <w:p w14:paraId="2C457356" w14:textId="77777777" w:rsidR="00C9454B" w:rsidRDefault="00C9454B" w:rsidP="00C9454B">
            <w:pPr>
              <w:pStyle w:val="ListParagraph"/>
              <w:ind w:leftChars="0" w:left="0"/>
              <w:rPr>
                <w:ins w:id="767" w:author="Siu Ham Wong" w:date="2025-01-25T23:31:00Z" w16du:dateUtc="2025-01-25T15:31:00Z"/>
                <w:rFonts w:cs="Arial"/>
                <w:shd w:val="clear" w:color="auto" w:fill="FFFFFF"/>
              </w:rPr>
            </w:pPr>
            <w:ins w:id="768" w:author="Siu Ham Wong" w:date="2025-01-25T23:31:00Z" w16du:dateUtc="2025-01-25T15:31:00Z">
              <w:r w:rsidRPr="002E19D9">
                <w:rPr>
                  <w:rFonts w:cs="Arial"/>
                  <w:shd w:val="clear" w:color="auto" w:fill="FFFFFF"/>
                </w:rPr>
                <w:t xml:space="preserve">People </w:t>
              </w:r>
              <w:r>
                <w:rPr>
                  <w:rFonts w:cs="Arial"/>
                  <w:shd w:val="clear" w:color="auto" w:fill="FFFFFF"/>
                </w:rPr>
                <w:t>w</w:t>
              </w:r>
              <w:r w:rsidRPr="002E19D9">
                <w:rPr>
                  <w:rFonts w:cs="Arial"/>
                  <w:shd w:val="clear" w:color="auto" w:fill="FFFFFF"/>
                </w:rPr>
                <w:t>ith Disabilities</w:t>
              </w:r>
            </w:ins>
          </w:p>
          <w:p w14:paraId="7F66626F" w14:textId="77777777" w:rsidR="00C9454B" w:rsidRDefault="00C9454B" w:rsidP="00C9454B">
            <w:pPr>
              <w:pStyle w:val="ListParagraph"/>
              <w:ind w:leftChars="0" w:left="0"/>
              <w:rPr>
                <w:ins w:id="769" w:author="Siu Ham Wong" w:date="2025-01-25T23:31:00Z" w16du:dateUtc="2025-01-25T15:31:00Z"/>
                <w:rFonts w:cs="Arial"/>
                <w:shd w:val="clear" w:color="auto" w:fill="FFFFFF"/>
              </w:rPr>
            </w:pPr>
            <w:ins w:id="770" w:author="Siu Ham Wong" w:date="2025-01-25T23:31:00Z" w16du:dateUtc="2025-01-25T15:31:00Z">
              <w:r>
                <w:rPr>
                  <w:rFonts w:cs="Arial"/>
                  <w:shd w:val="clear" w:color="auto" w:fill="FFFFFF"/>
                </w:rPr>
                <w:t>0 = No</w:t>
              </w:r>
            </w:ins>
          </w:p>
          <w:p w14:paraId="099EB957" w14:textId="15DB455F" w:rsidR="00C9454B" w:rsidRPr="00632B78" w:rsidRDefault="00C9454B" w:rsidP="00C9454B">
            <w:pPr>
              <w:pStyle w:val="ListParagraph"/>
              <w:ind w:leftChars="0" w:left="0"/>
              <w:rPr>
                <w:ins w:id="771" w:author="Siu Ham Wong" w:date="2025-01-25T23:31:00Z" w16du:dateUtc="2025-01-25T15:31:00Z"/>
                <w:rFonts w:cs="Arial"/>
                <w:shd w:val="clear" w:color="auto" w:fill="FFFFFF"/>
              </w:rPr>
            </w:pPr>
            <w:ins w:id="772" w:author="Siu Ham Wong" w:date="2025-01-25T23:31:00Z" w16du:dateUtc="2025-01-25T15:31:00Z">
              <w:r>
                <w:rPr>
                  <w:rFonts w:cs="Arial"/>
                  <w:shd w:val="clear" w:color="auto" w:fill="FFFFFF"/>
                </w:rPr>
                <w:t>1 = Yes</w:t>
              </w:r>
            </w:ins>
          </w:p>
        </w:tc>
      </w:tr>
    </w:tbl>
    <w:p w14:paraId="27B48B97" w14:textId="77777777" w:rsidR="000A6ED1" w:rsidRPr="008B1896" w:rsidRDefault="000A6ED1" w:rsidP="001311C2">
      <w:pPr>
        <w:pStyle w:val="ListParagraph"/>
        <w:ind w:left="440" w:firstLine="411"/>
        <w:rPr>
          <w:rFonts w:cs="Arial"/>
          <w:lang w:eastAsia="zh-HK"/>
        </w:rPr>
      </w:pPr>
    </w:p>
    <w:p w14:paraId="306132E0" w14:textId="77777777" w:rsidR="00ED3750" w:rsidRPr="008B1896" w:rsidRDefault="001311C2" w:rsidP="00ED3750">
      <w:pPr>
        <w:pStyle w:val="ListParagraph"/>
        <w:ind w:left="440" w:firstLine="411"/>
        <w:rPr>
          <w:rFonts w:cs="Arial"/>
          <w:lang w:eastAsia="zh-HK"/>
        </w:rPr>
      </w:pPr>
      <w:r w:rsidRPr="008B1896">
        <w:rPr>
          <w:rFonts w:cs="Arial"/>
          <w:lang w:eastAsia="zh-HK"/>
        </w:rPr>
        <w:t>{</w:t>
      </w:r>
    </w:p>
    <w:p w14:paraId="36EC9CFC" w14:textId="6F74C18E" w:rsidR="00176833" w:rsidRPr="008B1896" w:rsidRDefault="00ED3750" w:rsidP="005F1B92">
      <w:pPr>
        <w:pStyle w:val="ListParagraph"/>
        <w:ind w:left="440" w:firstLine="411"/>
        <w:rPr>
          <w:rFonts w:cs="Arial"/>
          <w:lang w:eastAsia="zh-HK"/>
        </w:rPr>
      </w:pPr>
      <w:r w:rsidRPr="008B1896">
        <w:rPr>
          <w:rFonts w:cs="Arial"/>
          <w:lang w:eastAsia="zh-HK"/>
        </w:rPr>
        <w:t xml:space="preserve">     </w:t>
      </w:r>
      <w:r w:rsidR="00176833" w:rsidRPr="008B1896">
        <w:rPr>
          <w:rFonts w:cs="Arial"/>
          <w:lang w:eastAsia="zh-HK"/>
        </w:rPr>
        <w:t>“</w:t>
      </w:r>
      <w:r w:rsidR="00895894" w:rsidRPr="008B1896">
        <w:rPr>
          <w:rFonts w:cs="Arial"/>
          <w:lang w:eastAsia="zh-HK"/>
        </w:rPr>
        <w:t>park</w:t>
      </w:r>
      <w:r w:rsidR="00176833" w:rsidRPr="008B1896">
        <w:rPr>
          <w:rFonts w:cs="Arial"/>
          <w:lang w:eastAsia="zh-HK"/>
        </w:rPr>
        <w:t>Id”</w:t>
      </w:r>
      <w:proofErr w:type="gramStart"/>
      <w:r w:rsidR="00176833" w:rsidRPr="008B1896">
        <w:rPr>
          <w:rFonts w:cs="Arial"/>
          <w:lang w:eastAsia="zh-HK"/>
        </w:rPr>
        <w:t>:”</w:t>
      </w:r>
      <w:r w:rsidR="00895894" w:rsidRPr="008B1896">
        <w:rPr>
          <w:rFonts w:cs="Arial"/>
          <w:lang w:eastAsia="zh-HK"/>
        </w:rPr>
        <w:t>P</w:t>
      </w:r>
      <w:proofErr w:type="gramEnd"/>
      <w:r w:rsidR="00176833" w:rsidRPr="008B1896">
        <w:rPr>
          <w:rFonts w:cs="Arial"/>
          <w:lang w:eastAsia="zh-HK"/>
        </w:rPr>
        <w:t xml:space="preserve">01”, </w:t>
      </w:r>
    </w:p>
    <w:p w14:paraId="7B132980" w14:textId="5B336F7B" w:rsidR="005F1B92" w:rsidRPr="002D7C93" w:rsidRDefault="00176833" w:rsidP="005F1B92">
      <w:pPr>
        <w:pStyle w:val="ListParagraph"/>
        <w:ind w:left="440" w:firstLine="411"/>
        <w:rPr>
          <w:rFonts w:cs="Arial"/>
          <w:lang w:eastAsia="zh-HK"/>
        </w:rPr>
      </w:pPr>
      <w:r w:rsidRPr="008B1896">
        <w:rPr>
          <w:rFonts w:cs="Arial"/>
          <w:lang w:eastAsia="zh-HK"/>
        </w:rPr>
        <w:t xml:space="preserve">     </w:t>
      </w:r>
      <w:r w:rsidR="005F1B92" w:rsidRPr="008B1896">
        <w:rPr>
          <w:rFonts w:cs="Arial"/>
          <w:lang w:eastAsia="zh-HK"/>
        </w:rPr>
        <w:t>“gateId”</w:t>
      </w:r>
      <w:proofErr w:type="gramStart"/>
      <w:r w:rsidR="005F1B92" w:rsidRPr="008B1896">
        <w:rPr>
          <w:rFonts w:cs="Arial"/>
          <w:lang w:eastAsia="zh-HK"/>
        </w:rPr>
        <w:t>:”G</w:t>
      </w:r>
      <w:proofErr w:type="gramEnd"/>
      <w:r w:rsidR="005F1B92" w:rsidRPr="008B1896">
        <w:rPr>
          <w:rFonts w:cs="Arial"/>
          <w:lang w:eastAsia="zh-HK"/>
        </w:rPr>
        <w:t>01”,</w:t>
      </w:r>
    </w:p>
    <w:p w14:paraId="7B48C0DA" w14:textId="5A175F9B" w:rsidR="005F1B92" w:rsidRPr="002D7C93" w:rsidRDefault="005F1B92" w:rsidP="005F1B92">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8568FF2" w14:textId="74B056BD"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BDD3684" w14:textId="54EC28CB"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6851B20F" w14:textId="5AA9CB1F" w:rsidR="00757ACD" w:rsidRPr="002D7C93" w:rsidRDefault="00757ACD" w:rsidP="00757ACD">
      <w:pPr>
        <w:ind w:leftChars="218" w:left="480"/>
        <w:rPr>
          <w:rFonts w:cs="Arial"/>
          <w:lang w:eastAsia="zh-HK"/>
        </w:rPr>
      </w:pPr>
      <w:r w:rsidRPr="002D7C93">
        <w:rPr>
          <w:rFonts w:cs="Arial"/>
          <w:lang w:eastAsia="zh-HK"/>
        </w:rPr>
        <w:t xml:space="preserve">          "height":1000,</w:t>
      </w:r>
    </w:p>
    <w:p w14:paraId="0D94CDA9" w14:textId="77777777" w:rsidR="0083136D" w:rsidRPr="00632B78" w:rsidRDefault="00757ACD" w:rsidP="0083136D">
      <w:pPr>
        <w:ind w:leftChars="218" w:left="480"/>
        <w:rPr>
          <w:rFonts w:cs="Arial"/>
          <w:lang w:eastAsia="zh-HK"/>
        </w:rPr>
      </w:pPr>
      <w:r w:rsidRPr="002D7C93">
        <w:rPr>
          <w:rFonts w:cs="Arial"/>
          <w:lang w:eastAsia="zh-HK"/>
        </w:rPr>
        <w:t xml:space="preserve">          "length":2000</w:t>
      </w:r>
      <w:r w:rsidR="0083136D">
        <w:rPr>
          <w:rFonts w:cs="Arial"/>
          <w:lang w:eastAsia="zh-HK"/>
        </w:rPr>
        <w:t>,</w:t>
      </w:r>
    </w:p>
    <w:p w14:paraId="2417214B" w14:textId="61EC035A" w:rsidR="00C9454B" w:rsidRPr="008B1896" w:rsidRDefault="0083136D" w:rsidP="00C9454B">
      <w:pPr>
        <w:ind w:leftChars="218" w:left="480"/>
        <w:rPr>
          <w:ins w:id="773" w:author="Siu Ham Wong" w:date="2025-01-25T23:32:00Z" w16du:dateUtc="2025-01-25T15:32:00Z"/>
          <w:rFonts w:cs="Arial"/>
          <w:lang w:eastAsia="zh-HK"/>
        </w:rPr>
      </w:pPr>
      <w:r w:rsidRPr="00632B78">
        <w:rPr>
          <w:rFonts w:cs="Arial"/>
          <w:lang w:eastAsia="zh-HK"/>
        </w:rPr>
        <w:t xml:space="preserve">          </w:t>
      </w:r>
      <w:r>
        <w:rPr>
          <w:rFonts w:cs="Arial"/>
          <w:lang w:eastAsia="zh-HK"/>
        </w:rPr>
        <w:t xml:space="preserve"> </w:t>
      </w:r>
      <w:r w:rsidRPr="00632B78">
        <w:rPr>
          <w:rFonts w:cs="Arial"/>
          <w:lang w:eastAsia="zh-HK"/>
        </w:rPr>
        <w:t>"</w:t>
      </w:r>
      <w:r>
        <w:rPr>
          <w:rFonts w:cs="Arial"/>
          <w:lang w:eastAsia="zh-HK"/>
        </w:rPr>
        <w:t>width</w:t>
      </w:r>
      <w:r w:rsidRPr="00632B78">
        <w:rPr>
          <w:rFonts w:cs="Arial"/>
          <w:lang w:eastAsia="zh-HK"/>
        </w:rPr>
        <w:t>":</w:t>
      </w:r>
      <w:r>
        <w:rPr>
          <w:rFonts w:cs="Arial"/>
          <w:lang w:eastAsia="zh-HK"/>
        </w:rPr>
        <w:t>2</w:t>
      </w:r>
      <w:r w:rsidRPr="00632B78">
        <w:rPr>
          <w:rFonts w:cs="Arial"/>
          <w:lang w:eastAsia="zh-HK"/>
        </w:rPr>
        <w:t>000</w:t>
      </w:r>
      <w:ins w:id="774" w:author="Siu Ham Wong" w:date="2025-01-25T23:32:00Z" w16du:dateUtc="2025-01-25T15:32:00Z">
        <w:r w:rsidR="00C9454B">
          <w:rPr>
            <w:rFonts w:cs="Arial"/>
            <w:lang w:eastAsia="zh-HK"/>
          </w:rPr>
          <w:t>,</w:t>
        </w:r>
      </w:ins>
    </w:p>
    <w:p w14:paraId="2664F165" w14:textId="1DEB3537" w:rsidR="00C9454B" w:rsidRPr="008B1896" w:rsidRDefault="00C9454B" w:rsidP="00C9454B">
      <w:pPr>
        <w:ind w:leftChars="218" w:left="480"/>
        <w:rPr>
          <w:ins w:id="775" w:author="Siu Ham Wong" w:date="2025-01-25T23:32:00Z" w16du:dateUtc="2025-01-25T15:32:00Z"/>
          <w:rFonts w:cs="Arial"/>
          <w:lang w:eastAsia="zh-HK"/>
        </w:rPr>
      </w:pPr>
      <w:ins w:id="776" w:author="Siu Ham Wong" w:date="2025-01-25T23:32:00Z" w16du:dateUtc="2025-01-25T15:32:00Z">
        <w:r w:rsidRPr="008B1896">
          <w:rPr>
            <w:rFonts w:cs="Arial"/>
            <w:lang w:eastAsia="zh-HK"/>
          </w:rPr>
          <w:t xml:space="preserve">          "</w:t>
        </w:r>
        <w:r>
          <w:rPr>
            <w:rFonts w:cs="Arial"/>
            <w:lang w:eastAsia="zh-HK"/>
          </w:rPr>
          <w:t>bookingId</w:t>
        </w:r>
        <w:r w:rsidRPr="008B1896">
          <w:rPr>
            <w:rFonts w:cs="Arial"/>
            <w:lang w:eastAsia="zh-HK"/>
          </w:rPr>
          <w:t>"</w:t>
        </w:r>
        <w:proofErr w:type="gramStart"/>
        <w:r w:rsidRPr="008B1896">
          <w:rPr>
            <w:rFonts w:cs="Arial"/>
            <w:lang w:eastAsia="zh-HK"/>
          </w:rPr>
          <w:t>:</w:t>
        </w:r>
        <w:r>
          <w:rPr>
            <w:rFonts w:cs="Arial"/>
            <w:lang w:eastAsia="zh-HK"/>
          </w:rPr>
          <w:t>”B</w:t>
        </w:r>
        <w:proofErr w:type="gramEnd"/>
        <w:r>
          <w:rPr>
            <w:rFonts w:cs="Arial"/>
            <w:lang w:eastAsia="zh-HK"/>
          </w:rPr>
          <w:t>01”</w:t>
        </w:r>
        <w:r w:rsidRPr="008B1896">
          <w:rPr>
            <w:rFonts w:cs="Arial"/>
            <w:lang w:eastAsia="zh-HK"/>
          </w:rPr>
          <w:t>,</w:t>
        </w:r>
      </w:ins>
    </w:p>
    <w:p w14:paraId="27A585AB" w14:textId="3D4543DB" w:rsidR="0026628A" w:rsidRPr="008B1896" w:rsidRDefault="00C9454B">
      <w:pPr>
        <w:rPr>
          <w:rFonts w:cs="Arial"/>
          <w:lang w:eastAsia="zh-HK"/>
        </w:rPr>
        <w:pPrChange w:id="777" w:author="Siu Ham Wong" w:date="2025-01-25T23:32:00Z" w16du:dateUtc="2025-01-25T15:32:00Z">
          <w:pPr>
            <w:ind w:leftChars="218" w:left="480"/>
          </w:pPr>
        </w:pPrChange>
      </w:pPr>
      <w:ins w:id="778" w:author="Siu Ham Wong" w:date="2025-01-25T23:32:00Z" w16du:dateUtc="2025-01-25T15:32:00Z">
        <w:r>
          <w:rPr>
            <w:rFonts w:cs="Arial"/>
            <w:lang w:eastAsia="zh-HK"/>
          </w:rPr>
          <w:t xml:space="preserve">                  </w:t>
        </w:r>
        <w:r w:rsidRPr="00C9454B">
          <w:rPr>
            <w:rFonts w:cs="Arial"/>
            <w:lang w:eastAsia="zh-HK"/>
          </w:rPr>
          <w:t>"handicapped":0</w:t>
        </w:r>
      </w:ins>
    </w:p>
    <w:p w14:paraId="2B789E08" w14:textId="50814C9B" w:rsidR="004F6F45" w:rsidRPr="008B1896" w:rsidRDefault="001311C2" w:rsidP="00ED3750">
      <w:pPr>
        <w:pStyle w:val="ListParagraph"/>
        <w:ind w:left="440" w:firstLine="411"/>
        <w:rPr>
          <w:rFonts w:cs="Arial"/>
          <w:lang w:eastAsia="zh-HK"/>
        </w:rPr>
      </w:pPr>
      <w:r w:rsidRPr="008B1896">
        <w:rPr>
          <w:rFonts w:cs="Arial"/>
          <w:lang w:eastAsia="zh-HK"/>
        </w:rPr>
        <w:t>}</w:t>
      </w:r>
    </w:p>
    <w:p w14:paraId="0AFF3559" w14:textId="77777777" w:rsidR="000F1EBF" w:rsidRPr="008B1896" w:rsidRDefault="000F1EBF" w:rsidP="00B6731A">
      <w:pPr>
        <w:ind w:firstLine="851"/>
        <w:rPr>
          <w:rFonts w:cs="Arial"/>
          <w:lang w:eastAsia="zh-HK"/>
        </w:rPr>
      </w:pPr>
    </w:p>
    <w:p w14:paraId="4D536D93"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149F83FC"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35236B49" w14:textId="77777777" w:rsidTr="001311C2">
        <w:tc>
          <w:tcPr>
            <w:tcW w:w="2673" w:type="dxa"/>
          </w:tcPr>
          <w:p w14:paraId="46971D62"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2E4F1357"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2AA5C92C"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5635A722" w14:textId="77777777" w:rsidTr="001311C2">
        <w:tc>
          <w:tcPr>
            <w:tcW w:w="2673" w:type="dxa"/>
          </w:tcPr>
          <w:p w14:paraId="2AD7A23E" w14:textId="361650DA" w:rsidR="001311C2" w:rsidRPr="008B1896" w:rsidRDefault="001311C2" w:rsidP="001311C2">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2D77EC62" w14:textId="11287EC9" w:rsidR="001311C2" w:rsidRPr="008B1896" w:rsidRDefault="001311C2" w:rsidP="001311C2">
            <w:pPr>
              <w:pStyle w:val="ListParagraph"/>
              <w:ind w:leftChars="0" w:left="0"/>
              <w:rPr>
                <w:rFonts w:cs="Arial"/>
                <w:lang w:eastAsia="zh-HK"/>
              </w:rPr>
            </w:pPr>
            <w:r w:rsidRPr="008B1896">
              <w:rPr>
                <w:rFonts w:cs="Arial"/>
                <w:lang w:eastAsia="zh-HK"/>
              </w:rPr>
              <w:t>Number</w:t>
            </w:r>
          </w:p>
        </w:tc>
        <w:tc>
          <w:tcPr>
            <w:tcW w:w="3206" w:type="dxa"/>
          </w:tcPr>
          <w:p w14:paraId="5994925A" w14:textId="77777777" w:rsidR="001311C2" w:rsidRPr="008B1896" w:rsidRDefault="001311C2" w:rsidP="001311C2">
            <w:pPr>
              <w:pStyle w:val="ListParagraph"/>
              <w:ind w:leftChars="0" w:left="0"/>
              <w:rPr>
                <w:rFonts w:eastAsiaTheme="minorEastAsia" w:cs="Arial"/>
                <w:lang w:eastAsia="zh-HK"/>
              </w:rPr>
            </w:pPr>
            <w:r w:rsidRPr="008B1896">
              <w:rPr>
                <w:rFonts w:eastAsiaTheme="minorEastAsia" w:cs="Arial"/>
                <w:lang w:eastAsia="zh-HK"/>
              </w:rPr>
              <w:t>0 - fail</w:t>
            </w:r>
          </w:p>
          <w:p w14:paraId="316F7BE0" w14:textId="77777777" w:rsidR="000A6ED1" w:rsidRPr="008B1896" w:rsidRDefault="000A6ED1" w:rsidP="000A6ED1">
            <w:pPr>
              <w:pStyle w:val="ListParagraph"/>
              <w:ind w:leftChars="0" w:left="0"/>
              <w:rPr>
                <w:rFonts w:eastAsiaTheme="minorEastAsia" w:cs="Arial"/>
                <w:lang w:eastAsia="zh-HK"/>
              </w:rPr>
            </w:pPr>
            <w:r w:rsidRPr="008B1896">
              <w:rPr>
                <w:rFonts w:eastAsiaTheme="minorEastAsia" w:cs="Arial"/>
                <w:lang w:eastAsia="zh-HK"/>
              </w:rPr>
              <w:t>1 – Have Booking in BOSS</w:t>
            </w:r>
          </w:p>
          <w:p w14:paraId="6CB4267E" w14:textId="042118A3" w:rsidR="000A6ED1" w:rsidRPr="008B1896" w:rsidRDefault="006E0B7D" w:rsidP="000A6ED1">
            <w:pPr>
              <w:pStyle w:val="ListParagraph"/>
              <w:ind w:leftChars="0" w:left="0"/>
              <w:rPr>
                <w:rFonts w:eastAsiaTheme="minorEastAsia" w:cs="Arial"/>
                <w:lang w:eastAsia="zh-HK"/>
              </w:rPr>
            </w:pPr>
            <w:r w:rsidRPr="008B1896">
              <w:rPr>
                <w:rFonts w:eastAsiaTheme="minorEastAsia" w:cs="Arial"/>
                <w:lang w:eastAsia="zh-HK"/>
              </w:rPr>
              <w:t>2</w:t>
            </w:r>
            <w:r w:rsidR="000A6ED1" w:rsidRPr="008B1896">
              <w:rPr>
                <w:rFonts w:eastAsiaTheme="minorEastAsia" w:cs="Arial"/>
                <w:lang w:eastAsia="zh-HK"/>
              </w:rPr>
              <w:t xml:space="preserve"> – No Booking</w:t>
            </w:r>
          </w:p>
        </w:tc>
      </w:tr>
      <w:tr w:rsidR="008B1896" w:rsidRPr="008B1896" w14:paraId="3C8F38E0" w14:textId="77777777" w:rsidTr="001311C2">
        <w:tc>
          <w:tcPr>
            <w:tcW w:w="2673" w:type="dxa"/>
          </w:tcPr>
          <w:p w14:paraId="207AF841" w14:textId="5D85B3B4" w:rsidR="001311C2" w:rsidRPr="008B1896" w:rsidRDefault="001311C2" w:rsidP="001311C2">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28928FFC" w14:textId="6D4BE16C" w:rsidR="001311C2" w:rsidRPr="008B1896" w:rsidRDefault="001311C2" w:rsidP="001311C2">
            <w:pPr>
              <w:pStyle w:val="ListParagraph"/>
              <w:ind w:leftChars="0" w:left="0"/>
              <w:rPr>
                <w:rFonts w:cs="Arial"/>
                <w:lang w:eastAsia="zh-HK"/>
              </w:rPr>
            </w:pPr>
            <w:r w:rsidRPr="008B1896">
              <w:rPr>
                <w:rFonts w:cs="Arial"/>
                <w:lang w:eastAsia="zh-HK"/>
              </w:rPr>
              <w:t>String</w:t>
            </w:r>
          </w:p>
        </w:tc>
        <w:tc>
          <w:tcPr>
            <w:tcW w:w="3206" w:type="dxa"/>
          </w:tcPr>
          <w:p w14:paraId="19AA7D22" w14:textId="1313CEB1" w:rsidR="001311C2" w:rsidRPr="008B1896" w:rsidRDefault="001311C2" w:rsidP="001311C2">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5C5C5E2F" w14:textId="77777777" w:rsidTr="001311C2">
        <w:tc>
          <w:tcPr>
            <w:tcW w:w="2673" w:type="dxa"/>
          </w:tcPr>
          <w:p w14:paraId="7F9F4877" w14:textId="40C16635" w:rsidR="0090566C" w:rsidRPr="008B1896" w:rsidRDefault="0090566C" w:rsidP="0090566C">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CAC0993" w14:textId="567AE768" w:rsidR="0090566C" w:rsidRPr="008B1896" w:rsidRDefault="0090566C" w:rsidP="0090566C">
            <w:pPr>
              <w:pStyle w:val="ListParagraph"/>
              <w:ind w:leftChars="0" w:left="0"/>
              <w:rPr>
                <w:rFonts w:cs="Arial"/>
                <w:lang w:eastAsia="zh-HK"/>
              </w:rPr>
            </w:pPr>
            <w:r w:rsidRPr="008B1896">
              <w:rPr>
                <w:rFonts w:cs="Arial"/>
                <w:lang w:eastAsia="zh-HK"/>
              </w:rPr>
              <w:t>String</w:t>
            </w:r>
          </w:p>
        </w:tc>
        <w:tc>
          <w:tcPr>
            <w:tcW w:w="3206" w:type="dxa"/>
          </w:tcPr>
          <w:p w14:paraId="440C5227" w14:textId="77777777" w:rsidR="0090566C" w:rsidRPr="008B1896" w:rsidRDefault="0090566C" w:rsidP="0090566C">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EF80820" w14:textId="27B8860D" w:rsidR="0090566C" w:rsidRPr="008B1896" w:rsidRDefault="0090566C" w:rsidP="0090566C">
            <w:pPr>
              <w:pStyle w:val="ListParagraph"/>
              <w:ind w:leftChars="0" w:left="0"/>
              <w:rPr>
                <w:rFonts w:eastAsiaTheme="minorEastAsia" w:cs="Arial"/>
                <w:lang w:eastAsia="zh-HK"/>
              </w:rPr>
            </w:pPr>
            <w:r w:rsidRPr="008B1896">
              <w:rPr>
                <w:rFonts w:cs="Arial"/>
              </w:rPr>
              <w:t>System Date Time</w:t>
            </w:r>
          </w:p>
        </w:tc>
      </w:tr>
      <w:tr w:rsidR="008B1896" w:rsidRPr="008B1896" w14:paraId="54A5272B" w14:textId="77777777" w:rsidTr="001311C2">
        <w:tc>
          <w:tcPr>
            <w:tcW w:w="2673" w:type="dxa"/>
          </w:tcPr>
          <w:p w14:paraId="3CE9C8CB" w14:textId="046CB941" w:rsidR="0090566C" w:rsidRPr="002D7C93" w:rsidRDefault="004E0F0B" w:rsidP="0090566C">
            <w:pPr>
              <w:pStyle w:val="ListParagraph"/>
              <w:ind w:leftChars="0" w:left="0"/>
              <w:rPr>
                <w:rFonts w:cs="Arial"/>
                <w:lang w:eastAsia="zh-HK"/>
              </w:rPr>
            </w:pPr>
            <w:proofErr w:type="spellStart"/>
            <w:r w:rsidRPr="002D7C93">
              <w:rPr>
                <w:rFonts w:cs="Arial"/>
                <w:lang w:eastAsia="zh-HK"/>
              </w:rPr>
              <w:lastRenderedPageBreak/>
              <w:t>vehicleHongkong</w:t>
            </w:r>
            <w:proofErr w:type="spellEnd"/>
          </w:p>
        </w:tc>
        <w:tc>
          <w:tcPr>
            <w:tcW w:w="2177" w:type="dxa"/>
          </w:tcPr>
          <w:p w14:paraId="6FC8D95A" w14:textId="275B9C0C" w:rsidR="0090566C" w:rsidRPr="002D7C93" w:rsidRDefault="0090566C" w:rsidP="0090566C">
            <w:pPr>
              <w:pStyle w:val="ListParagraph"/>
              <w:ind w:leftChars="0" w:left="0"/>
              <w:rPr>
                <w:rFonts w:cs="Arial"/>
                <w:lang w:eastAsia="zh-HK"/>
              </w:rPr>
            </w:pPr>
            <w:r w:rsidRPr="002D7C93">
              <w:rPr>
                <w:rFonts w:cs="Arial"/>
                <w:lang w:eastAsia="zh-HK"/>
              </w:rPr>
              <w:t>String</w:t>
            </w:r>
          </w:p>
        </w:tc>
        <w:tc>
          <w:tcPr>
            <w:tcW w:w="3206" w:type="dxa"/>
          </w:tcPr>
          <w:p w14:paraId="07474816" w14:textId="05DA0618" w:rsidR="0090566C" w:rsidRPr="002D7C93" w:rsidRDefault="0090566C" w:rsidP="0090566C">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4CAA3B9C" w14:textId="77777777" w:rsidTr="001311C2">
        <w:tc>
          <w:tcPr>
            <w:tcW w:w="2673" w:type="dxa"/>
          </w:tcPr>
          <w:p w14:paraId="280AB4D9" w14:textId="107700D4" w:rsidR="0090566C" w:rsidRPr="002D7C93" w:rsidRDefault="004E0F0B" w:rsidP="0090566C">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3DC8A779" w14:textId="668DEEAE" w:rsidR="0090566C" w:rsidRPr="002D7C93" w:rsidRDefault="0090566C" w:rsidP="0090566C">
            <w:pPr>
              <w:pStyle w:val="ListParagraph"/>
              <w:ind w:leftChars="0" w:left="0"/>
              <w:rPr>
                <w:rFonts w:cs="Arial"/>
                <w:lang w:eastAsia="zh-HK"/>
              </w:rPr>
            </w:pPr>
            <w:r w:rsidRPr="002D7C93">
              <w:rPr>
                <w:rFonts w:cs="Arial"/>
                <w:lang w:eastAsia="zh-HK"/>
              </w:rPr>
              <w:t>String</w:t>
            </w:r>
          </w:p>
        </w:tc>
        <w:tc>
          <w:tcPr>
            <w:tcW w:w="3206" w:type="dxa"/>
          </w:tcPr>
          <w:p w14:paraId="55CDA11A" w14:textId="6E0A7E61" w:rsidR="0090566C" w:rsidRPr="002D7C93" w:rsidRDefault="0090566C" w:rsidP="0090566C">
            <w:pPr>
              <w:pStyle w:val="ListParagraph"/>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19654B2A" w14:textId="77777777" w:rsidTr="001311C2">
        <w:tc>
          <w:tcPr>
            <w:tcW w:w="2673" w:type="dxa"/>
          </w:tcPr>
          <w:p w14:paraId="7A424606" w14:textId="47B60683" w:rsidR="0090566C" w:rsidRPr="002D7C93" w:rsidRDefault="004E0F0B" w:rsidP="0090566C">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5B855A3A" w14:textId="2C7DBC29" w:rsidR="0090566C" w:rsidRPr="002D7C93" w:rsidRDefault="0090566C" w:rsidP="005C09E8">
            <w:pPr>
              <w:pStyle w:val="ListParagraph"/>
              <w:tabs>
                <w:tab w:val="left" w:pos="1128"/>
              </w:tabs>
              <w:ind w:leftChars="0" w:left="0"/>
              <w:rPr>
                <w:rFonts w:cs="Arial"/>
                <w:lang w:eastAsia="zh-HK"/>
              </w:rPr>
            </w:pPr>
            <w:r w:rsidRPr="002D7C93">
              <w:rPr>
                <w:rFonts w:cs="Arial"/>
                <w:lang w:eastAsia="zh-HK"/>
              </w:rPr>
              <w:t>String</w:t>
            </w:r>
            <w:r w:rsidR="005C09E8" w:rsidRPr="002D7C93">
              <w:rPr>
                <w:rFonts w:cs="Arial"/>
                <w:lang w:eastAsia="zh-HK"/>
              </w:rPr>
              <w:tab/>
            </w:r>
          </w:p>
        </w:tc>
        <w:tc>
          <w:tcPr>
            <w:tcW w:w="3206" w:type="dxa"/>
          </w:tcPr>
          <w:p w14:paraId="25E33B43" w14:textId="0807334A" w:rsidR="0090566C" w:rsidRPr="002D7C93" w:rsidRDefault="0090566C" w:rsidP="0090566C">
            <w:pPr>
              <w:pStyle w:val="ListParagraph"/>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71EA9898" w14:textId="77777777" w:rsidTr="001311C2">
        <w:tc>
          <w:tcPr>
            <w:tcW w:w="2673" w:type="dxa"/>
          </w:tcPr>
          <w:p w14:paraId="44106C26" w14:textId="0B432253" w:rsidR="0090566C" w:rsidRPr="002D7C93" w:rsidRDefault="0090566C" w:rsidP="0090566C">
            <w:pPr>
              <w:pStyle w:val="ListParagraph"/>
              <w:ind w:leftChars="0" w:left="0"/>
              <w:rPr>
                <w:rFonts w:cs="Arial"/>
                <w:lang w:eastAsia="zh-HK"/>
              </w:rPr>
            </w:pPr>
            <w:r w:rsidRPr="002D7C93">
              <w:rPr>
                <w:rFonts w:cs="Arial"/>
                <w:lang w:eastAsia="zh-HK"/>
              </w:rPr>
              <w:t>status</w:t>
            </w:r>
          </w:p>
        </w:tc>
        <w:tc>
          <w:tcPr>
            <w:tcW w:w="2177" w:type="dxa"/>
          </w:tcPr>
          <w:p w14:paraId="4511CA44" w14:textId="4F5BBE3B" w:rsidR="0090566C" w:rsidRPr="002D7C93" w:rsidRDefault="0090566C" w:rsidP="0090566C">
            <w:pPr>
              <w:pStyle w:val="ListParagraph"/>
              <w:ind w:leftChars="0" w:left="0"/>
              <w:rPr>
                <w:rFonts w:cs="Arial"/>
                <w:lang w:eastAsia="zh-HK"/>
              </w:rPr>
            </w:pPr>
            <w:r w:rsidRPr="002D7C93">
              <w:rPr>
                <w:rFonts w:cs="Arial"/>
                <w:lang w:eastAsia="zh-HK"/>
              </w:rPr>
              <w:t>Number</w:t>
            </w:r>
          </w:p>
        </w:tc>
        <w:tc>
          <w:tcPr>
            <w:tcW w:w="3206" w:type="dxa"/>
          </w:tcPr>
          <w:p w14:paraId="64E5C682" w14:textId="77777777" w:rsidR="0090566C" w:rsidRPr="002D7C93" w:rsidRDefault="0090566C" w:rsidP="0090566C">
            <w:pPr>
              <w:pStyle w:val="ListParagraph"/>
              <w:ind w:leftChars="0" w:left="0"/>
              <w:rPr>
                <w:rFonts w:cs="Arial"/>
                <w:shd w:val="clear" w:color="auto" w:fill="FFFFFF"/>
              </w:rPr>
            </w:pPr>
            <w:r w:rsidRPr="002D7C93">
              <w:rPr>
                <w:rFonts w:cs="Arial"/>
                <w:shd w:val="clear" w:color="auto" w:fill="FFFFFF"/>
              </w:rPr>
              <w:t>1: Assign successfully</w:t>
            </w:r>
          </w:p>
          <w:p w14:paraId="532B49CF" w14:textId="77777777" w:rsidR="0090566C" w:rsidRPr="002D7C93" w:rsidRDefault="0090566C" w:rsidP="0090566C">
            <w:pPr>
              <w:pStyle w:val="ListParagraph"/>
              <w:ind w:leftChars="0" w:left="0"/>
              <w:rPr>
                <w:rFonts w:cs="Arial"/>
                <w:shd w:val="clear" w:color="auto" w:fill="FFFFFF"/>
              </w:rPr>
            </w:pPr>
            <w:r w:rsidRPr="002D7C93">
              <w:rPr>
                <w:rFonts w:cs="Arial"/>
                <w:shd w:val="clear" w:color="auto" w:fill="FFFFFF"/>
              </w:rPr>
              <w:t>2: Wait</w:t>
            </w:r>
          </w:p>
          <w:p w14:paraId="56897216" w14:textId="602D1276" w:rsidR="0090566C" w:rsidRPr="002D7C93" w:rsidRDefault="0090566C" w:rsidP="0090566C">
            <w:pPr>
              <w:pStyle w:val="ListParagraph"/>
              <w:ind w:leftChars="0" w:left="0"/>
              <w:rPr>
                <w:rFonts w:cs="Arial"/>
                <w:shd w:val="clear" w:color="auto" w:fill="FFFFFF"/>
              </w:rPr>
            </w:pPr>
            <w:r w:rsidRPr="002D7C93">
              <w:rPr>
                <w:rFonts w:cs="Arial"/>
                <w:shd w:val="clear" w:color="auto" w:fill="FFFFFF"/>
              </w:rPr>
              <w:t>3: Forbidden</w:t>
            </w:r>
          </w:p>
        </w:tc>
      </w:tr>
      <w:tr w:rsidR="008B1896" w:rsidRPr="008B1896" w14:paraId="1A1422C3" w14:textId="77777777" w:rsidTr="001311C2">
        <w:tc>
          <w:tcPr>
            <w:tcW w:w="2673" w:type="dxa"/>
          </w:tcPr>
          <w:p w14:paraId="251CA2D0" w14:textId="41F31874" w:rsidR="0090566C" w:rsidRPr="002D7C93" w:rsidRDefault="006E0B7D" w:rsidP="0090566C">
            <w:pPr>
              <w:pStyle w:val="ListParagraph"/>
              <w:ind w:leftChars="0" w:left="0"/>
              <w:rPr>
                <w:rFonts w:cs="Arial"/>
                <w:lang w:eastAsia="zh-HK"/>
              </w:rPr>
            </w:pPr>
            <w:proofErr w:type="spellStart"/>
            <w:r w:rsidRPr="002D7C93">
              <w:rPr>
                <w:rFonts w:cs="Arial"/>
                <w:lang w:eastAsia="zh-HK"/>
              </w:rPr>
              <w:t>cabinId</w:t>
            </w:r>
            <w:proofErr w:type="spellEnd"/>
          </w:p>
        </w:tc>
        <w:tc>
          <w:tcPr>
            <w:tcW w:w="2177" w:type="dxa"/>
          </w:tcPr>
          <w:p w14:paraId="569EBF2E" w14:textId="47DFDC5F" w:rsidR="0090566C" w:rsidRPr="002D7C93" w:rsidRDefault="0090566C" w:rsidP="0090566C">
            <w:pPr>
              <w:pStyle w:val="ListParagraph"/>
              <w:ind w:leftChars="0" w:left="0"/>
              <w:rPr>
                <w:rFonts w:cs="Arial"/>
                <w:lang w:eastAsia="zh-HK"/>
              </w:rPr>
            </w:pPr>
            <w:r w:rsidRPr="002D7C93">
              <w:rPr>
                <w:rFonts w:cs="Arial"/>
                <w:lang w:eastAsia="zh-HK"/>
              </w:rPr>
              <w:t>String</w:t>
            </w:r>
          </w:p>
        </w:tc>
        <w:tc>
          <w:tcPr>
            <w:tcW w:w="3206" w:type="dxa"/>
          </w:tcPr>
          <w:p w14:paraId="275A51C5" w14:textId="695B344F" w:rsidR="0090566C" w:rsidRPr="002D7C93" w:rsidRDefault="0090566C" w:rsidP="0090566C">
            <w:pPr>
              <w:pStyle w:val="ListParagraph"/>
              <w:ind w:leftChars="0" w:left="0"/>
              <w:rPr>
                <w:rFonts w:eastAsiaTheme="minorEastAsia" w:cs="Arial"/>
                <w:lang w:eastAsia="zh-HK"/>
              </w:rPr>
            </w:pPr>
            <w:r w:rsidRPr="002D7C93">
              <w:rPr>
                <w:rFonts w:eastAsiaTheme="minorEastAsia" w:cs="Arial"/>
                <w:lang w:eastAsia="zh-HK"/>
              </w:rPr>
              <w:t>Cabin ID</w:t>
            </w:r>
          </w:p>
          <w:p w14:paraId="23193BB4" w14:textId="3340AF29" w:rsidR="0090566C" w:rsidRPr="002D7C93" w:rsidRDefault="0090566C" w:rsidP="0090566C">
            <w:pPr>
              <w:pStyle w:val="ListParagraph"/>
              <w:ind w:leftChars="0" w:left="0"/>
              <w:rPr>
                <w:rFonts w:eastAsiaTheme="minorEastAsia" w:cs="Arial"/>
                <w:lang w:eastAsia="zh-HK"/>
              </w:rPr>
            </w:pPr>
            <w:r w:rsidRPr="002D7C93">
              <w:rPr>
                <w:rFonts w:eastAsiaTheme="minorEastAsia" w:cs="Arial"/>
                <w:lang w:eastAsia="zh-HK"/>
              </w:rPr>
              <w:t>Empty when result code status is not 1</w:t>
            </w:r>
          </w:p>
        </w:tc>
      </w:tr>
      <w:tr w:rsidR="008B1896" w:rsidRPr="008B1896" w14:paraId="00BC2807" w14:textId="77777777" w:rsidTr="001311C2">
        <w:tc>
          <w:tcPr>
            <w:tcW w:w="2673" w:type="dxa"/>
          </w:tcPr>
          <w:p w14:paraId="76F7D9BE" w14:textId="28EE9772" w:rsidR="0090566C" w:rsidRPr="002D7C93" w:rsidRDefault="006E0B7D" w:rsidP="0090566C">
            <w:pPr>
              <w:pStyle w:val="ListParagraph"/>
              <w:ind w:leftChars="0" w:left="0"/>
              <w:rPr>
                <w:rFonts w:cs="Arial"/>
                <w:lang w:eastAsia="zh-HK"/>
              </w:rPr>
            </w:pPr>
            <w:proofErr w:type="spellStart"/>
            <w:r w:rsidRPr="002D7C93">
              <w:rPr>
                <w:rFonts w:cs="Arial"/>
                <w:lang w:eastAsia="zh-HK"/>
              </w:rPr>
              <w:t>cabinName</w:t>
            </w:r>
            <w:proofErr w:type="spellEnd"/>
          </w:p>
        </w:tc>
        <w:tc>
          <w:tcPr>
            <w:tcW w:w="2177" w:type="dxa"/>
          </w:tcPr>
          <w:p w14:paraId="1D6939D9" w14:textId="7E27C276" w:rsidR="0090566C" w:rsidRPr="002D7C93" w:rsidRDefault="0090566C" w:rsidP="0090566C">
            <w:pPr>
              <w:pStyle w:val="ListParagraph"/>
              <w:ind w:leftChars="0" w:left="0"/>
              <w:rPr>
                <w:rFonts w:cs="Arial"/>
                <w:lang w:eastAsia="zh-HK"/>
              </w:rPr>
            </w:pPr>
            <w:r w:rsidRPr="002D7C93">
              <w:rPr>
                <w:rFonts w:cs="Arial"/>
                <w:lang w:eastAsia="zh-HK"/>
              </w:rPr>
              <w:t>String</w:t>
            </w:r>
          </w:p>
        </w:tc>
        <w:tc>
          <w:tcPr>
            <w:tcW w:w="3206" w:type="dxa"/>
          </w:tcPr>
          <w:p w14:paraId="68DCFBFE" w14:textId="77740B59" w:rsidR="0090566C" w:rsidRPr="002D7C93" w:rsidRDefault="0090566C" w:rsidP="0090566C">
            <w:pPr>
              <w:pStyle w:val="ListParagraph"/>
              <w:ind w:leftChars="0" w:left="0"/>
              <w:rPr>
                <w:rFonts w:eastAsiaTheme="minorEastAsia" w:cs="Arial"/>
                <w:lang w:eastAsia="zh-HK"/>
              </w:rPr>
            </w:pPr>
            <w:r w:rsidRPr="002D7C93">
              <w:rPr>
                <w:rFonts w:eastAsiaTheme="minorEastAsia" w:cs="Arial"/>
                <w:lang w:eastAsia="zh-HK"/>
              </w:rPr>
              <w:t>Cabin Name</w:t>
            </w:r>
          </w:p>
        </w:tc>
      </w:tr>
      <w:tr w:rsidR="008B1896" w:rsidRPr="008B1896" w14:paraId="38227CB1" w14:textId="77777777" w:rsidTr="001311C2">
        <w:tc>
          <w:tcPr>
            <w:tcW w:w="2673" w:type="dxa"/>
          </w:tcPr>
          <w:p w14:paraId="7BE1FE19" w14:textId="078FCCE6" w:rsidR="0090566C" w:rsidRPr="008B1896" w:rsidRDefault="0090566C" w:rsidP="0090566C">
            <w:pPr>
              <w:pStyle w:val="ListParagraph"/>
              <w:ind w:leftChars="0" w:left="0"/>
              <w:rPr>
                <w:rFonts w:cs="Arial"/>
                <w:lang w:eastAsia="zh-HK"/>
              </w:rPr>
            </w:pPr>
            <w:proofErr w:type="spellStart"/>
            <w:r w:rsidRPr="008B1896">
              <w:rPr>
                <w:rFonts w:cs="Arial"/>
                <w:lang w:eastAsia="zh-HK"/>
              </w:rPr>
              <w:t>assignedDatetime</w:t>
            </w:r>
            <w:proofErr w:type="spellEnd"/>
          </w:p>
        </w:tc>
        <w:tc>
          <w:tcPr>
            <w:tcW w:w="2177" w:type="dxa"/>
          </w:tcPr>
          <w:p w14:paraId="27DE0D14" w14:textId="1FF9E3BF" w:rsidR="0090566C" w:rsidRPr="008B1896" w:rsidRDefault="0090566C" w:rsidP="0090566C">
            <w:pPr>
              <w:pStyle w:val="ListParagraph"/>
              <w:ind w:leftChars="0" w:left="0"/>
              <w:rPr>
                <w:rFonts w:cs="Arial"/>
                <w:lang w:eastAsia="zh-HK"/>
              </w:rPr>
            </w:pPr>
            <w:r w:rsidRPr="008B1896">
              <w:rPr>
                <w:rFonts w:cs="Arial"/>
                <w:lang w:eastAsia="zh-HK"/>
              </w:rPr>
              <w:t>String</w:t>
            </w:r>
          </w:p>
        </w:tc>
        <w:tc>
          <w:tcPr>
            <w:tcW w:w="3206" w:type="dxa"/>
          </w:tcPr>
          <w:p w14:paraId="5676729D" w14:textId="77777777" w:rsidR="0090566C" w:rsidRPr="008B1896" w:rsidRDefault="0090566C" w:rsidP="0090566C">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CA885D2" w14:textId="39CFE45B" w:rsidR="0090566C" w:rsidRPr="008B1896" w:rsidRDefault="006E0B7D" w:rsidP="0090566C">
            <w:pPr>
              <w:pStyle w:val="ListParagraph"/>
              <w:ind w:leftChars="0" w:left="0"/>
              <w:rPr>
                <w:rFonts w:eastAsiaTheme="minorEastAsia" w:cs="Arial"/>
                <w:lang w:eastAsia="zh-HK"/>
              </w:rPr>
            </w:pPr>
            <w:r w:rsidRPr="008B1896">
              <w:rPr>
                <w:rFonts w:eastAsiaTheme="minorEastAsia" w:cs="Arial"/>
                <w:lang w:eastAsia="zh-HK"/>
              </w:rPr>
              <w:t xml:space="preserve">Cabin </w:t>
            </w:r>
            <w:r w:rsidR="0090566C" w:rsidRPr="008B1896">
              <w:rPr>
                <w:rFonts w:eastAsiaTheme="minorEastAsia" w:cs="Arial"/>
                <w:lang w:eastAsia="zh-HK"/>
              </w:rPr>
              <w:t>Assigned Date Time, Empty when result code status is not 1</w:t>
            </w:r>
          </w:p>
        </w:tc>
      </w:tr>
      <w:tr w:rsidR="008B1896" w:rsidRPr="008B1896" w14:paraId="6C824D04" w14:textId="77777777" w:rsidTr="001311C2">
        <w:tc>
          <w:tcPr>
            <w:tcW w:w="2673" w:type="dxa"/>
          </w:tcPr>
          <w:p w14:paraId="6913C196" w14:textId="5EC42DB7" w:rsidR="0090566C" w:rsidRPr="002D7C93" w:rsidRDefault="006E0B7D" w:rsidP="0090566C">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35F68BC8" w14:textId="18F62E2A" w:rsidR="0090566C" w:rsidRPr="002D7C93" w:rsidRDefault="0090566C" w:rsidP="0090566C">
            <w:pPr>
              <w:pStyle w:val="ListParagraph"/>
              <w:ind w:leftChars="0" w:left="0"/>
              <w:rPr>
                <w:rFonts w:cs="Arial"/>
                <w:lang w:eastAsia="zh-HK"/>
              </w:rPr>
            </w:pPr>
            <w:r w:rsidRPr="002D7C93">
              <w:rPr>
                <w:rFonts w:cs="Arial"/>
                <w:lang w:eastAsia="zh-HK"/>
              </w:rPr>
              <w:t>String</w:t>
            </w:r>
          </w:p>
        </w:tc>
        <w:tc>
          <w:tcPr>
            <w:tcW w:w="3206" w:type="dxa"/>
          </w:tcPr>
          <w:p w14:paraId="4E5D4DE6" w14:textId="7651A594" w:rsidR="0090566C" w:rsidRPr="002D7C93" w:rsidRDefault="006E0B7D" w:rsidP="0090566C">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0711618C" w14:textId="77777777" w:rsidTr="001311C2">
        <w:tc>
          <w:tcPr>
            <w:tcW w:w="2673" w:type="dxa"/>
          </w:tcPr>
          <w:p w14:paraId="26BC4540" w14:textId="052BE118" w:rsidR="0026628A" w:rsidRPr="002D7C93" w:rsidRDefault="0026628A" w:rsidP="0090566C">
            <w:pPr>
              <w:pStyle w:val="ListParagraph"/>
              <w:ind w:leftChars="0" w:left="0"/>
              <w:rPr>
                <w:rFonts w:cs="Arial"/>
                <w:lang w:eastAsia="zh-HK"/>
              </w:rPr>
            </w:pPr>
            <w:r w:rsidRPr="002D7C93">
              <w:rPr>
                <w:rFonts w:cs="Arial"/>
                <w:lang w:eastAsia="zh-HK"/>
              </w:rPr>
              <w:t>remark</w:t>
            </w:r>
          </w:p>
        </w:tc>
        <w:tc>
          <w:tcPr>
            <w:tcW w:w="2177" w:type="dxa"/>
          </w:tcPr>
          <w:p w14:paraId="1FB96851" w14:textId="22C296DC" w:rsidR="0026628A" w:rsidRPr="002D7C93" w:rsidRDefault="0026628A" w:rsidP="0090566C">
            <w:pPr>
              <w:pStyle w:val="ListParagraph"/>
              <w:ind w:leftChars="0" w:left="0"/>
              <w:rPr>
                <w:rFonts w:cs="Arial"/>
                <w:lang w:eastAsia="zh-HK"/>
              </w:rPr>
            </w:pPr>
            <w:r w:rsidRPr="002D7C93">
              <w:rPr>
                <w:rFonts w:cs="Arial"/>
                <w:lang w:eastAsia="zh-HK"/>
              </w:rPr>
              <w:t>String</w:t>
            </w:r>
          </w:p>
        </w:tc>
        <w:tc>
          <w:tcPr>
            <w:tcW w:w="3206" w:type="dxa"/>
          </w:tcPr>
          <w:p w14:paraId="26E3AA84" w14:textId="2AF11567" w:rsidR="0026628A" w:rsidRPr="002D7C93" w:rsidRDefault="0026628A" w:rsidP="0090566C">
            <w:pPr>
              <w:pStyle w:val="ListParagraph"/>
              <w:ind w:leftChars="0" w:left="0"/>
              <w:rPr>
                <w:rFonts w:cs="Arial"/>
                <w:shd w:val="clear" w:color="auto" w:fill="FFFFFF"/>
              </w:rPr>
            </w:pPr>
            <w:r w:rsidRPr="002D7C93">
              <w:rPr>
                <w:rFonts w:cs="Arial"/>
                <w:shd w:val="clear" w:color="auto" w:fill="FFFFFF"/>
              </w:rPr>
              <w:t>Remark</w:t>
            </w:r>
          </w:p>
        </w:tc>
      </w:tr>
      <w:tr w:rsidR="00A839B9" w:rsidRPr="008B1896" w14:paraId="24E96F75" w14:textId="77777777" w:rsidTr="001311C2">
        <w:trPr>
          <w:ins w:id="779" w:author="Siu Ham Wong" w:date="2025-01-26T00:29:00Z"/>
        </w:trPr>
        <w:tc>
          <w:tcPr>
            <w:tcW w:w="2673" w:type="dxa"/>
          </w:tcPr>
          <w:p w14:paraId="16BACE06" w14:textId="3DAA8EEE" w:rsidR="00A839B9" w:rsidRPr="002D7C93" w:rsidRDefault="00A839B9" w:rsidP="00A839B9">
            <w:pPr>
              <w:pStyle w:val="ListParagraph"/>
              <w:ind w:leftChars="0" w:left="0"/>
              <w:rPr>
                <w:ins w:id="780" w:author="Siu Ham Wong" w:date="2025-01-26T00:29:00Z" w16du:dateUtc="2025-01-25T16:29:00Z"/>
                <w:rFonts w:cs="Arial"/>
                <w:lang w:eastAsia="zh-HK"/>
              </w:rPr>
            </w:pPr>
            <w:proofErr w:type="spellStart"/>
            <w:ins w:id="781" w:author="Siu Ham Wong" w:date="2025-01-26T00:29:00Z" w16du:dateUtc="2025-01-25T16:29:00Z">
              <w:r w:rsidRPr="00A839B9">
                <w:rPr>
                  <w:rFonts w:cs="Arial"/>
                  <w:lang w:eastAsia="zh-HK"/>
                </w:rPr>
                <w:t>primaryVehicleRegion</w:t>
              </w:r>
              <w:proofErr w:type="spellEnd"/>
            </w:ins>
          </w:p>
        </w:tc>
        <w:tc>
          <w:tcPr>
            <w:tcW w:w="2177" w:type="dxa"/>
          </w:tcPr>
          <w:p w14:paraId="177E7979" w14:textId="533A1AC0" w:rsidR="00A839B9" w:rsidRPr="002D7C93" w:rsidRDefault="00A839B9" w:rsidP="00A839B9">
            <w:pPr>
              <w:pStyle w:val="ListParagraph"/>
              <w:ind w:leftChars="0" w:left="0"/>
              <w:rPr>
                <w:ins w:id="782" w:author="Siu Ham Wong" w:date="2025-01-26T00:29:00Z" w16du:dateUtc="2025-01-25T16:29:00Z"/>
                <w:rFonts w:cs="Arial"/>
                <w:lang w:eastAsia="zh-HK"/>
              </w:rPr>
            </w:pPr>
            <w:ins w:id="783" w:author="Siu Ham Wong" w:date="2025-01-26T00:29:00Z" w16du:dateUtc="2025-01-25T16:29:00Z">
              <w:r>
                <w:rPr>
                  <w:rFonts w:cs="Arial"/>
                  <w:lang w:eastAsia="zh-HK"/>
                </w:rPr>
                <w:t>S</w:t>
              </w:r>
              <w:proofErr w:type="spellStart"/>
              <w:r>
                <w:rPr>
                  <w:rFonts w:cs="Arial"/>
                  <w:lang w:val="en-HK" w:eastAsia="zh-HK"/>
                </w:rPr>
                <w:t>tring</w:t>
              </w:r>
              <w:proofErr w:type="spellEnd"/>
            </w:ins>
          </w:p>
        </w:tc>
        <w:tc>
          <w:tcPr>
            <w:tcW w:w="3206" w:type="dxa"/>
          </w:tcPr>
          <w:p w14:paraId="77210CDE" w14:textId="77777777" w:rsidR="00A839B9" w:rsidRDefault="00A839B9" w:rsidP="00A839B9">
            <w:pPr>
              <w:pStyle w:val="ListParagraph"/>
              <w:ind w:leftChars="0" w:left="0"/>
              <w:rPr>
                <w:ins w:id="784" w:author="Siu Ham Wong" w:date="2025-01-26T00:29:00Z" w16du:dateUtc="2025-01-25T16:29:00Z"/>
                <w:rFonts w:cs="Arial"/>
                <w:shd w:val="clear" w:color="auto" w:fill="FFFFFF"/>
              </w:rPr>
            </w:pPr>
            <w:ins w:id="785" w:author="Siu Ham Wong" w:date="2025-01-26T00:29:00Z" w16du:dateUtc="2025-01-25T16:29:00Z">
              <w:r>
                <w:rPr>
                  <w:rFonts w:cs="Arial"/>
                  <w:shd w:val="clear" w:color="auto" w:fill="FFFFFF"/>
                </w:rPr>
                <w:t>Used for LPN Display</w:t>
              </w:r>
            </w:ins>
          </w:p>
          <w:p w14:paraId="49F787AD" w14:textId="77777777" w:rsidR="00A839B9" w:rsidRDefault="00A839B9" w:rsidP="00A839B9">
            <w:pPr>
              <w:pStyle w:val="ListParagraph"/>
              <w:ind w:leftChars="0" w:left="0"/>
              <w:rPr>
                <w:ins w:id="786" w:author="Siu Ham Wong" w:date="2025-01-26T00:29:00Z" w16du:dateUtc="2025-01-25T16:29:00Z"/>
                <w:rFonts w:cs="Arial"/>
                <w:shd w:val="clear" w:color="auto" w:fill="FFFFFF"/>
              </w:rPr>
            </w:pPr>
            <w:proofErr w:type="spellStart"/>
            <w:ins w:id="787" w:author="Siu Ham Wong" w:date="2025-01-26T00:29:00Z" w16du:dateUtc="2025-01-25T16:29: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381CC865" w14:textId="77777777" w:rsidR="00A839B9" w:rsidRDefault="00A839B9" w:rsidP="00A839B9">
            <w:pPr>
              <w:pStyle w:val="ListParagraph"/>
              <w:ind w:leftChars="0" w:left="0"/>
              <w:rPr>
                <w:ins w:id="788" w:author="Siu Ham Wong" w:date="2025-01-26T00:29:00Z" w16du:dateUtc="2025-01-25T16:29:00Z"/>
                <w:rFonts w:cs="Arial"/>
                <w:shd w:val="clear" w:color="auto" w:fill="FFFFFF"/>
              </w:rPr>
            </w:pPr>
            <w:proofErr w:type="spellStart"/>
            <w:ins w:id="789" w:author="Siu Ham Wong" w:date="2025-01-26T00:29:00Z" w16du:dateUtc="2025-01-25T16:29:00Z">
              <w:r w:rsidRPr="00A839B9">
                <w:rPr>
                  <w:rFonts w:cs="Arial"/>
                  <w:shd w:val="clear" w:color="auto" w:fill="FFFFFF"/>
                </w:rPr>
                <w:t>hk</w:t>
              </w:r>
              <w:proofErr w:type="spellEnd"/>
              <w:r>
                <w:rPr>
                  <w:rFonts w:cs="Arial"/>
                  <w:shd w:val="clear" w:color="auto" w:fill="FFFFFF"/>
                </w:rPr>
                <w:t xml:space="preserve"> – Hong Kong</w:t>
              </w:r>
            </w:ins>
          </w:p>
          <w:p w14:paraId="6A06E0C2" w14:textId="4340AEA5" w:rsidR="00A839B9" w:rsidRPr="002D7C93" w:rsidRDefault="00A839B9" w:rsidP="00A839B9">
            <w:pPr>
              <w:pStyle w:val="ListParagraph"/>
              <w:ind w:leftChars="0" w:left="0"/>
              <w:rPr>
                <w:ins w:id="790" w:author="Siu Ham Wong" w:date="2025-01-26T00:29:00Z" w16du:dateUtc="2025-01-25T16:29:00Z"/>
                <w:rFonts w:cs="Arial"/>
                <w:shd w:val="clear" w:color="auto" w:fill="FFFFFF"/>
              </w:rPr>
            </w:pPr>
            <w:proofErr w:type="spellStart"/>
            <w:ins w:id="791" w:author="Siu Ham Wong" w:date="2025-01-26T00:29:00Z" w16du:dateUtc="2025-01-25T16:29:00Z">
              <w:r w:rsidRPr="00A839B9">
                <w:rPr>
                  <w:rFonts w:cs="Arial"/>
                  <w:shd w:val="clear" w:color="auto" w:fill="FFFFFF"/>
                </w:rPr>
                <w:t>mo</w:t>
              </w:r>
              <w:proofErr w:type="spellEnd"/>
              <w:r>
                <w:rPr>
                  <w:rFonts w:cs="Arial"/>
                  <w:shd w:val="clear" w:color="auto" w:fill="FFFFFF"/>
                </w:rPr>
                <w:t xml:space="preserve"> - Macau</w:t>
              </w:r>
            </w:ins>
          </w:p>
        </w:tc>
      </w:tr>
    </w:tbl>
    <w:p w14:paraId="0769E43B" w14:textId="77777777" w:rsidR="000A6ED1" w:rsidRPr="008B1896" w:rsidRDefault="000A6ED1" w:rsidP="00B6731A">
      <w:pPr>
        <w:rPr>
          <w:rFonts w:cs="Arial"/>
          <w:lang w:eastAsia="zh-HK"/>
        </w:rPr>
      </w:pPr>
    </w:p>
    <w:p w14:paraId="01FB5AF0"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6E14A610" w14:textId="1E140009" w:rsidR="00815137" w:rsidRPr="008B1896" w:rsidRDefault="004F6F45" w:rsidP="00815137">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815137" w:rsidRPr="008B1896">
        <w:rPr>
          <w:rFonts w:cs="Arial"/>
          <w:lang w:eastAsia="zh-HK"/>
        </w:rPr>
        <w:t xml:space="preserve">    "</w:t>
      </w:r>
      <w:proofErr w:type="spellStart"/>
      <w:r w:rsidR="00815137" w:rsidRPr="008B1896">
        <w:rPr>
          <w:rFonts w:cs="Arial"/>
          <w:lang w:eastAsia="zh-HK"/>
        </w:rPr>
        <w:t>resultCode</w:t>
      </w:r>
      <w:proofErr w:type="spellEnd"/>
      <w:r w:rsidR="00815137" w:rsidRPr="008B1896">
        <w:rPr>
          <w:rFonts w:cs="Arial"/>
          <w:lang w:eastAsia="zh-HK"/>
        </w:rPr>
        <w:t>": 1,</w:t>
      </w:r>
    </w:p>
    <w:p w14:paraId="3D61B5AD" w14:textId="000103ED" w:rsidR="0090566C" w:rsidRPr="008B1896" w:rsidRDefault="00815137" w:rsidP="0090566C">
      <w:pPr>
        <w:pStyle w:val="ListParagraph"/>
        <w:widowControl w:val="0"/>
        <w:adjustRightInd/>
        <w:snapToGrid/>
        <w:ind w:leftChars="386" w:left="849"/>
        <w:jc w:val="left"/>
        <w:rPr>
          <w:rFonts w:cs="Arial"/>
          <w:lang w:eastAsia="zh-HK"/>
        </w:rPr>
      </w:pPr>
      <w:r w:rsidRPr="008B1896">
        <w:rPr>
          <w:rFonts w:cs="Arial"/>
          <w:lang w:eastAsia="zh-HK"/>
        </w:rPr>
        <w:t xml:space="preserve">    "</w:t>
      </w:r>
      <w:proofErr w:type="spellStart"/>
      <w:r w:rsidRPr="008B1896">
        <w:rPr>
          <w:rFonts w:cs="Arial"/>
          <w:lang w:eastAsia="zh-HK"/>
        </w:rPr>
        <w:t>resultMessage</w:t>
      </w:r>
      <w:proofErr w:type="spellEnd"/>
      <w:r w:rsidRPr="008B1896">
        <w:rPr>
          <w:rFonts w:cs="Arial"/>
          <w:lang w:eastAsia="zh-HK"/>
        </w:rPr>
        <w:t>": “”</w:t>
      </w:r>
      <w:r w:rsidR="00B6731A" w:rsidRPr="008B1896">
        <w:rPr>
          <w:rFonts w:cs="Arial"/>
          <w:lang w:eastAsia="zh-HK"/>
        </w:rPr>
        <w:t>,</w:t>
      </w:r>
    </w:p>
    <w:p w14:paraId="77E59817" w14:textId="2CED410B" w:rsidR="00ED3750" w:rsidRPr="008B1896" w:rsidRDefault="0090566C" w:rsidP="0090566C">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3E089A26" w14:textId="0BE4128C"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B0E7DF1" w14:textId="5F914865"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BEC7743" w14:textId="758FC696" w:rsidR="0090566C" w:rsidRPr="002D7C93" w:rsidRDefault="00ED3750" w:rsidP="0090566C">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1C961AF0" w14:textId="77777777" w:rsidR="0090566C" w:rsidRPr="008B1896" w:rsidRDefault="0090566C" w:rsidP="0090566C">
      <w:pPr>
        <w:ind w:leftChars="218" w:left="480"/>
        <w:rPr>
          <w:rFonts w:cs="Arial"/>
          <w:lang w:eastAsia="zh-HK"/>
        </w:rPr>
      </w:pPr>
      <w:r w:rsidRPr="002D7C93">
        <w:rPr>
          <w:rFonts w:cs="Arial"/>
          <w:lang w:eastAsia="zh-HK"/>
        </w:rPr>
        <w:t xml:space="preserve">           "status":1,</w:t>
      </w:r>
    </w:p>
    <w:p w14:paraId="459426DA" w14:textId="18DC4900" w:rsidR="0090566C" w:rsidRPr="008B1896" w:rsidRDefault="0090566C" w:rsidP="0090566C">
      <w:pPr>
        <w:pStyle w:val="ListParagraph"/>
        <w:widowControl w:val="0"/>
        <w:adjustRightInd/>
        <w:snapToGrid/>
        <w:ind w:leftChars="386" w:left="849"/>
        <w:jc w:val="left"/>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proofErr w:type="gramStart"/>
      <w:r w:rsidRPr="008B1896">
        <w:rPr>
          <w:rFonts w:cs="Arial"/>
          <w:lang w:eastAsia="zh-HK"/>
        </w:rPr>
        <w:t>:”G</w:t>
      </w:r>
      <w:proofErr w:type="gramEnd"/>
      <w:r w:rsidRPr="008B1896">
        <w:rPr>
          <w:rFonts w:cs="Arial"/>
          <w:lang w:eastAsia="zh-HK"/>
        </w:rPr>
        <w:t>1”,</w:t>
      </w:r>
    </w:p>
    <w:p w14:paraId="73ECB184" w14:textId="54B67A06" w:rsidR="0090566C" w:rsidRPr="008B1896" w:rsidRDefault="0090566C" w:rsidP="0090566C">
      <w:pPr>
        <w:ind w:leftChars="218" w:left="480"/>
        <w:rPr>
          <w:rFonts w:cs="Arial"/>
          <w:lang w:eastAsia="zh-HK"/>
        </w:rPr>
      </w:pPr>
      <w:r w:rsidRPr="002D7C93">
        <w:rPr>
          <w:rFonts w:cs="Arial"/>
          <w:lang w:eastAsia="zh-HK"/>
        </w:rPr>
        <w:t xml:space="preserve">           "</w:t>
      </w:r>
      <w:proofErr w:type="spellStart"/>
      <w:r w:rsidR="006E0B7D" w:rsidRPr="002D7C93">
        <w:rPr>
          <w:rFonts w:cs="Arial"/>
          <w:lang w:eastAsia="zh-HK"/>
        </w:rPr>
        <w:t>cabinName</w:t>
      </w:r>
      <w:proofErr w:type="spellEnd"/>
      <w:r w:rsidRPr="002D7C93">
        <w:rPr>
          <w:rFonts w:cs="Arial"/>
          <w:lang w:eastAsia="zh-HK"/>
        </w:rPr>
        <w:t>":"Gate 1",</w:t>
      </w:r>
    </w:p>
    <w:p w14:paraId="745E0B1A" w14:textId="57D81A07" w:rsidR="0090566C" w:rsidRPr="002D7C93" w:rsidRDefault="0090566C" w:rsidP="0090566C">
      <w:pPr>
        <w:ind w:leftChars="386" w:left="849"/>
        <w:rPr>
          <w:rFonts w:cs="Arial"/>
          <w:lang w:eastAsia="zh-HK"/>
        </w:rPr>
      </w:pPr>
      <w:r w:rsidRPr="008B1896">
        <w:rPr>
          <w:rFonts w:cs="Arial"/>
          <w:lang w:eastAsia="zh-HK"/>
        </w:rPr>
        <w:t xml:space="preserve">     </w:t>
      </w:r>
      <w:r w:rsidR="00B6731A" w:rsidRPr="008B1896">
        <w:rPr>
          <w:rFonts w:cs="Arial"/>
          <w:lang w:eastAsia="zh-HK"/>
        </w:rPr>
        <w:t>“assignedDatetime”:”2024-01-01 23:00:00”</w:t>
      </w:r>
      <w:r w:rsidRPr="008B1896">
        <w:rPr>
          <w:rFonts w:cs="Arial"/>
          <w:lang w:eastAsia="zh-HK"/>
        </w:rPr>
        <w:t>,</w:t>
      </w:r>
    </w:p>
    <w:p w14:paraId="56DCE240" w14:textId="70BF590D" w:rsidR="0090566C" w:rsidRPr="008B1896" w:rsidRDefault="0090566C" w:rsidP="0090566C">
      <w:pPr>
        <w:ind w:leftChars="218" w:left="480"/>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":"XX9998"</w:t>
      </w:r>
      <w:r w:rsidR="0026628A" w:rsidRPr="008B1896">
        <w:rPr>
          <w:rFonts w:cs="Arial"/>
          <w:lang w:eastAsia="zh-HK"/>
        </w:rPr>
        <w:t>,</w:t>
      </w:r>
    </w:p>
    <w:p w14:paraId="6C54A378" w14:textId="319A05FC" w:rsidR="00A839B9" w:rsidRPr="00A839B9" w:rsidRDefault="0026628A" w:rsidP="00A839B9">
      <w:pPr>
        <w:ind w:leftChars="218" w:left="480"/>
        <w:rPr>
          <w:ins w:id="792" w:author="Siu Ham Wong" w:date="2025-01-26T00:30:00Z" w16du:dateUtc="2025-01-25T16:30:00Z"/>
          <w:rFonts w:cs="Arial"/>
          <w:lang w:eastAsia="zh-HK"/>
        </w:rPr>
      </w:pPr>
      <w:r w:rsidRPr="008B1896">
        <w:rPr>
          <w:rFonts w:cs="Arial"/>
          <w:lang w:eastAsia="zh-HK"/>
        </w:rPr>
        <w:t xml:space="preserve">           “remark”:”</w:t>
      </w:r>
      <w:proofErr w:type="gramStart"/>
      <w:r w:rsidRPr="008B1896">
        <w:rPr>
          <w:rFonts w:cs="Arial"/>
          <w:lang w:eastAsia="zh-HK"/>
        </w:rPr>
        <w:t>”</w:t>
      </w:r>
      <w:ins w:id="793" w:author="Siu Ham Wong" w:date="2025-01-26T00:30:00Z" w16du:dateUtc="2025-01-25T16:30:00Z">
        <w:r w:rsidR="00A839B9" w:rsidRPr="00A839B9">
          <w:t xml:space="preserve"> </w:t>
        </w:r>
        <w:r w:rsidR="00A839B9" w:rsidRPr="00A839B9">
          <w:rPr>
            <w:rFonts w:cs="Arial"/>
            <w:lang w:eastAsia="zh-HK"/>
          </w:rPr>
          <w:t>,</w:t>
        </w:r>
        <w:proofErr w:type="gramEnd"/>
      </w:ins>
    </w:p>
    <w:p w14:paraId="145BF358" w14:textId="1133149F" w:rsidR="00802D52" w:rsidRPr="008B1896" w:rsidRDefault="00A839B9" w:rsidP="00A839B9">
      <w:pPr>
        <w:ind w:leftChars="218" w:left="480"/>
        <w:rPr>
          <w:rFonts w:cs="Arial"/>
          <w:lang w:eastAsia="zh-HK"/>
        </w:rPr>
      </w:pPr>
      <w:ins w:id="794" w:author="Siu Ham Wong" w:date="2025-01-26T00:30:00Z" w16du:dateUtc="2025-01-25T16:30:00Z">
        <w:r>
          <w:rPr>
            <w:rFonts w:cs="Arial"/>
            <w:lang w:eastAsia="zh-HK"/>
          </w:rPr>
          <w:t xml:space="preserve">           </w:t>
        </w:r>
        <w:r w:rsidRPr="00A839B9">
          <w:rPr>
            <w:rFonts w:cs="Arial"/>
            <w:lang w:eastAsia="zh-HK"/>
          </w:rPr>
          <w:t>"</w:t>
        </w:r>
        <w:proofErr w:type="spellStart"/>
        <w:r w:rsidRPr="00A839B9">
          <w:rPr>
            <w:rFonts w:cs="Arial"/>
            <w:lang w:eastAsia="zh-HK"/>
          </w:rPr>
          <w:t>primaryVehicleRegion</w:t>
        </w:r>
        <w:proofErr w:type="spellEnd"/>
        <w:r w:rsidRPr="00A839B9">
          <w:rPr>
            <w:rFonts w:cs="Arial"/>
            <w:lang w:eastAsia="zh-HK"/>
          </w:rPr>
          <w:t>":"</w:t>
        </w:r>
        <w:proofErr w:type="spellStart"/>
        <w:r w:rsidRPr="00A839B9">
          <w:rPr>
            <w:rFonts w:cs="Arial"/>
            <w:lang w:eastAsia="zh-HK"/>
          </w:rPr>
          <w:t>hk</w:t>
        </w:r>
        <w:proofErr w:type="spellEnd"/>
        <w:r w:rsidRPr="00A839B9">
          <w:rPr>
            <w:rFonts w:cs="Arial"/>
            <w:lang w:eastAsia="zh-HK"/>
          </w:rPr>
          <w:t>"</w:t>
        </w:r>
      </w:ins>
    </w:p>
    <w:p w14:paraId="60045D78" w14:textId="77777777" w:rsidR="004F6F45" w:rsidRPr="008B1896" w:rsidRDefault="004F6F45" w:rsidP="004F6F45">
      <w:pPr>
        <w:widowControl w:val="0"/>
        <w:adjustRightInd/>
        <w:snapToGrid/>
        <w:ind w:firstLine="851"/>
        <w:jc w:val="left"/>
        <w:rPr>
          <w:rFonts w:cs="Arial"/>
          <w:lang w:eastAsia="zh-HK"/>
        </w:rPr>
      </w:pPr>
      <w:r w:rsidRPr="008B1896">
        <w:rPr>
          <w:rFonts w:cs="Arial"/>
          <w:lang w:eastAsia="zh-HK"/>
        </w:rPr>
        <w:t>}</w:t>
      </w:r>
    </w:p>
    <w:p w14:paraId="5BEEA721" w14:textId="77777777" w:rsidR="000D296B" w:rsidRPr="008B1896" w:rsidRDefault="000D296B" w:rsidP="00B6731A">
      <w:pPr>
        <w:widowControl w:val="0"/>
        <w:adjustRightInd/>
        <w:snapToGrid/>
        <w:jc w:val="left"/>
        <w:rPr>
          <w:rFonts w:cs="Arial"/>
          <w:b/>
          <w:lang w:eastAsia="zh-HK"/>
        </w:rPr>
      </w:pPr>
    </w:p>
    <w:p w14:paraId="3A41293D" w14:textId="7351B664" w:rsidR="004F6F45" w:rsidRPr="002D7C93" w:rsidRDefault="003E789F" w:rsidP="00802D52">
      <w:pPr>
        <w:widowControl w:val="0"/>
        <w:adjustRightInd/>
        <w:snapToGrid/>
        <w:ind w:left="851"/>
        <w:jc w:val="left"/>
        <w:rPr>
          <w:rFonts w:cs="Arial"/>
          <w:bCs/>
          <w:lang w:eastAsia="zh-HK"/>
        </w:rPr>
      </w:pPr>
      <w:r w:rsidRPr="002D7C93">
        <w:rPr>
          <w:rFonts w:cs="Arial"/>
          <w:bCs/>
          <w:lang w:eastAsia="zh-HK"/>
        </w:rPr>
        <w:t xml:space="preserve">Remarks: </w:t>
      </w:r>
      <w:r w:rsidR="00234411" w:rsidRPr="008B1896">
        <w:rPr>
          <w:rFonts w:cs="Arial"/>
          <w:bCs/>
          <w:lang w:eastAsia="zh-HK"/>
        </w:rPr>
        <w:t xml:space="preserve">ACPB-CPVACS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道闸车牌识别（申请分配停车入口）</w:t>
      </w:r>
      <w:r w:rsidR="00234411" w:rsidRPr="008B1896">
        <w:rPr>
          <w:rFonts w:cs="Arial"/>
          <w:bCs/>
          <w:lang w:eastAsia="zh-HK"/>
        </w:rPr>
        <w:t xml:space="preserve"> through </w:t>
      </w:r>
      <w:r w:rsidR="00234411" w:rsidRPr="002D7C93">
        <w:rPr>
          <w:rFonts w:cs="Arial"/>
          <w:b/>
          <w:i/>
          <w:iCs/>
          <w:lang w:eastAsia="zh-HK"/>
        </w:rPr>
        <w:t>APS API - CPVACS Request MPS Cabin</w:t>
      </w:r>
      <w:r w:rsidR="00234411" w:rsidRPr="008B1896">
        <w:rPr>
          <w:rFonts w:cs="Arial"/>
          <w:bCs/>
          <w:lang w:eastAsia="zh-HK"/>
        </w:rPr>
        <w:t xml:space="preserve"> to request MPS to assign the cabin space for the vehicle which passed the checking of CPVACS. CPVACS will obtain the assigned cabin </w:t>
      </w:r>
      <w:proofErr w:type="gramStart"/>
      <w:r w:rsidR="00234411" w:rsidRPr="008B1896">
        <w:rPr>
          <w:rFonts w:cs="Arial"/>
          <w:bCs/>
          <w:lang w:eastAsia="zh-HK"/>
        </w:rPr>
        <w:t>information</w:t>
      </w:r>
      <w:proofErr w:type="gramEnd"/>
      <w:r w:rsidR="00234411" w:rsidRPr="008B1896">
        <w:rPr>
          <w:rFonts w:cs="Arial"/>
          <w:bCs/>
          <w:lang w:eastAsia="zh-HK"/>
        </w:rPr>
        <w:t xml:space="preserve"> and </w:t>
      </w:r>
      <w:r w:rsidR="004E0D63" w:rsidRPr="008B1896">
        <w:rPr>
          <w:rFonts w:cs="Arial"/>
          <w:bCs/>
          <w:lang w:eastAsia="zh-HK"/>
        </w:rPr>
        <w:t>this information</w:t>
      </w:r>
      <w:r w:rsidR="00234411" w:rsidRPr="008B1896">
        <w:rPr>
          <w:rFonts w:cs="Arial"/>
          <w:bCs/>
          <w:lang w:eastAsia="zh-HK"/>
        </w:rPr>
        <w:t xml:space="preserve"> will be shown on the LCD board at ACPB entry. Patron will access the cabin information through the LCD board and drive to the right place.</w:t>
      </w:r>
    </w:p>
    <w:p w14:paraId="0A7F90CE" w14:textId="77777777" w:rsidR="00993900" w:rsidRPr="008B1896" w:rsidRDefault="00993900" w:rsidP="00993900">
      <w:pPr>
        <w:widowControl w:val="0"/>
        <w:adjustRightInd/>
        <w:snapToGrid/>
        <w:jc w:val="left"/>
        <w:rPr>
          <w:rFonts w:cs="Arial"/>
          <w:b/>
          <w:lang w:eastAsia="zh-HK"/>
        </w:rPr>
      </w:pPr>
    </w:p>
    <w:p w14:paraId="5AE2D533" w14:textId="46A26B1E" w:rsidR="00993900" w:rsidRPr="002D7C93" w:rsidRDefault="00993900" w:rsidP="00993900">
      <w:pPr>
        <w:pStyle w:val="Heading3"/>
        <w:rPr>
          <w:lang w:eastAsia="zh-HK"/>
        </w:rPr>
      </w:pPr>
      <w:bookmarkStart w:id="795" w:name="_Toc188888816"/>
      <w:r w:rsidRPr="002D7C93">
        <w:rPr>
          <w:lang w:eastAsia="zh-HK"/>
        </w:rPr>
        <w:t>CPVACS notify Boss Vehicle Enter ACPB</w:t>
      </w:r>
      <w:bookmarkEnd w:id="795"/>
    </w:p>
    <w:p w14:paraId="4B19DF5E" w14:textId="1B023168" w:rsidR="00993900" w:rsidRPr="008B1896" w:rsidRDefault="00993900" w:rsidP="00993900">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notifyBOSSEnter</w:t>
      </w:r>
      <w:proofErr w:type="spellEnd"/>
    </w:p>
    <w:p w14:paraId="3A9AEAD2" w14:textId="77777777" w:rsidR="00993900" w:rsidRPr="008B1896" w:rsidRDefault="00993900" w:rsidP="00993900">
      <w:pPr>
        <w:pStyle w:val="ListParagraph"/>
        <w:widowControl w:val="0"/>
        <w:adjustRightInd/>
        <w:snapToGrid/>
        <w:ind w:leftChars="0" w:left="960"/>
        <w:jc w:val="left"/>
        <w:rPr>
          <w:rFonts w:cs="Arial"/>
          <w:lang w:eastAsia="zh-HK"/>
        </w:rPr>
      </w:pPr>
      <w:r w:rsidRPr="008B1896">
        <w:rPr>
          <w:rFonts w:cs="Arial"/>
          <w:lang w:eastAsia="zh-HK"/>
        </w:rPr>
        <w:t>Method: Post</w:t>
      </w:r>
    </w:p>
    <w:p w14:paraId="642F53AD" w14:textId="77777777" w:rsidR="00993900" w:rsidRPr="008B1896" w:rsidRDefault="00993900" w:rsidP="00993900">
      <w:pPr>
        <w:pStyle w:val="ListParagraph"/>
        <w:ind w:leftChars="0" w:left="960"/>
        <w:rPr>
          <w:rFonts w:eastAsiaTheme="minorEastAsia" w:cs="Arial"/>
          <w:lang w:eastAsia="zh-HK"/>
        </w:rPr>
      </w:pPr>
      <w:r w:rsidRPr="008B1896">
        <w:rPr>
          <w:rFonts w:eastAsiaTheme="minorEastAsia" w:cs="Arial"/>
          <w:lang w:eastAsia="zh-HK"/>
        </w:rPr>
        <w:t>Content-Type: JSON</w:t>
      </w:r>
    </w:p>
    <w:p w14:paraId="06AA0871" w14:textId="77777777" w:rsidR="00993900" w:rsidRPr="008B1896" w:rsidRDefault="00993900" w:rsidP="00993900">
      <w:pPr>
        <w:pStyle w:val="ListParagraph"/>
        <w:ind w:leftChars="0" w:left="960"/>
        <w:rPr>
          <w:rFonts w:eastAsiaTheme="minorEastAsia" w:cs="Arial"/>
          <w:lang w:eastAsia="zh-HK"/>
        </w:rPr>
      </w:pPr>
      <w:r w:rsidRPr="008B1896">
        <w:rPr>
          <w:rFonts w:cs="Arial"/>
        </w:rPr>
        <w:t>Authorization: Bearer</w:t>
      </w:r>
    </w:p>
    <w:p w14:paraId="44127C71" w14:textId="77777777" w:rsidR="00993900" w:rsidRPr="008B1896" w:rsidRDefault="00993900" w:rsidP="00993900">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07758E8C" w14:textId="77777777" w:rsidTr="006A58A4">
        <w:tc>
          <w:tcPr>
            <w:tcW w:w="2673" w:type="dxa"/>
          </w:tcPr>
          <w:p w14:paraId="143CC708" w14:textId="77777777" w:rsidR="00993900" w:rsidRPr="008B1896" w:rsidRDefault="00993900" w:rsidP="006A58A4">
            <w:pPr>
              <w:pStyle w:val="ListParagraph"/>
              <w:ind w:leftChars="0" w:left="0"/>
              <w:rPr>
                <w:rFonts w:cs="Arial"/>
                <w:b/>
                <w:lang w:eastAsia="zh-HK"/>
              </w:rPr>
            </w:pPr>
            <w:r w:rsidRPr="008B1896">
              <w:rPr>
                <w:rFonts w:cs="Arial"/>
                <w:b/>
                <w:lang w:eastAsia="zh-HK"/>
              </w:rPr>
              <w:t>Field</w:t>
            </w:r>
          </w:p>
        </w:tc>
        <w:tc>
          <w:tcPr>
            <w:tcW w:w="2177" w:type="dxa"/>
          </w:tcPr>
          <w:p w14:paraId="7AAC386C" w14:textId="77777777" w:rsidR="00993900" w:rsidRPr="008B1896" w:rsidRDefault="00993900" w:rsidP="006A58A4">
            <w:pPr>
              <w:pStyle w:val="ListParagraph"/>
              <w:ind w:leftChars="0" w:left="0"/>
              <w:rPr>
                <w:rFonts w:cs="Arial"/>
                <w:b/>
                <w:lang w:eastAsia="zh-HK"/>
              </w:rPr>
            </w:pPr>
            <w:r w:rsidRPr="008B1896">
              <w:rPr>
                <w:rFonts w:cs="Arial"/>
                <w:b/>
                <w:lang w:eastAsia="zh-HK"/>
              </w:rPr>
              <w:t>Type</w:t>
            </w:r>
          </w:p>
        </w:tc>
        <w:tc>
          <w:tcPr>
            <w:tcW w:w="3206" w:type="dxa"/>
          </w:tcPr>
          <w:p w14:paraId="3BFD821E" w14:textId="77777777" w:rsidR="00993900" w:rsidRPr="008B1896" w:rsidRDefault="00993900" w:rsidP="006A58A4">
            <w:pPr>
              <w:pStyle w:val="ListParagraph"/>
              <w:ind w:leftChars="0" w:left="0"/>
              <w:rPr>
                <w:rFonts w:cs="Arial"/>
                <w:b/>
                <w:lang w:eastAsia="zh-HK"/>
              </w:rPr>
            </w:pPr>
            <w:r w:rsidRPr="008B1896">
              <w:rPr>
                <w:rFonts w:cs="Arial"/>
                <w:b/>
                <w:lang w:eastAsia="zh-HK"/>
              </w:rPr>
              <w:t>Description</w:t>
            </w:r>
          </w:p>
        </w:tc>
      </w:tr>
      <w:tr w:rsidR="008B1896" w:rsidRPr="008B1896" w14:paraId="004C0957" w14:textId="77777777" w:rsidTr="006A58A4">
        <w:tc>
          <w:tcPr>
            <w:tcW w:w="2673" w:type="dxa"/>
          </w:tcPr>
          <w:p w14:paraId="43EA3593" w14:textId="1DED313E" w:rsidR="00993900" w:rsidRPr="008B1896" w:rsidRDefault="004E0F0B" w:rsidP="006A58A4">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0B162265" w14:textId="77777777" w:rsidR="00993900" w:rsidRPr="008B1896" w:rsidRDefault="00993900" w:rsidP="006A58A4">
            <w:pPr>
              <w:pStyle w:val="ListParagraph"/>
              <w:ind w:leftChars="0" w:left="0"/>
              <w:rPr>
                <w:rFonts w:cs="Arial"/>
                <w:lang w:eastAsia="zh-HK"/>
              </w:rPr>
            </w:pPr>
            <w:r w:rsidRPr="002D7C93">
              <w:rPr>
                <w:rFonts w:cs="Arial"/>
                <w:lang w:eastAsia="zh-HK"/>
              </w:rPr>
              <w:t>String</w:t>
            </w:r>
          </w:p>
        </w:tc>
        <w:tc>
          <w:tcPr>
            <w:tcW w:w="3206" w:type="dxa"/>
          </w:tcPr>
          <w:p w14:paraId="6B3235EF" w14:textId="77777777" w:rsidR="00993900" w:rsidRPr="008B1896" w:rsidRDefault="00993900" w:rsidP="006A58A4">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6AA1FE85" w14:textId="77777777" w:rsidTr="006A58A4">
        <w:tc>
          <w:tcPr>
            <w:tcW w:w="2673" w:type="dxa"/>
          </w:tcPr>
          <w:p w14:paraId="000EF74C" w14:textId="23F7ED03" w:rsidR="00993900" w:rsidRPr="008B1896" w:rsidRDefault="004E0F0B" w:rsidP="006A58A4">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5931C3ED" w14:textId="77777777" w:rsidR="00993900" w:rsidRPr="008B1896" w:rsidRDefault="00993900" w:rsidP="006A58A4">
            <w:pPr>
              <w:pStyle w:val="ListParagraph"/>
              <w:ind w:leftChars="0" w:left="0"/>
              <w:rPr>
                <w:rFonts w:cs="Arial"/>
                <w:lang w:eastAsia="zh-HK"/>
              </w:rPr>
            </w:pPr>
            <w:r w:rsidRPr="002D7C93">
              <w:rPr>
                <w:rFonts w:cs="Arial"/>
                <w:lang w:eastAsia="zh-HK"/>
              </w:rPr>
              <w:t>String</w:t>
            </w:r>
          </w:p>
        </w:tc>
        <w:tc>
          <w:tcPr>
            <w:tcW w:w="3206" w:type="dxa"/>
          </w:tcPr>
          <w:p w14:paraId="65362E7B" w14:textId="77777777" w:rsidR="00993900" w:rsidRPr="002D7C93" w:rsidRDefault="00993900" w:rsidP="006A58A4">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7FBD0418" w14:textId="77777777" w:rsidTr="006A58A4">
        <w:tc>
          <w:tcPr>
            <w:tcW w:w="2673" w:type="dxa"/>
          </w:tcPr>
          <w:p w14:paraId="63AE2C5A" w14:textId="66265E34" w:rsidR="00993900" w:rsidRPr="008B1896" w:rsidRDefault="004E0F0B" w:rsidP="006A58A4">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2BE85216" w14:textId="77777777" w:rsidR="00993900" w:rsidRPr="008B1896" w:rsidRDefault="00993900" w:rsidP="006A58A4">
            <w:pPr>
              <w:pStyle w:val="ListParagraph"/>
              <w:ind w:leftChars="0" w:left="0"/>
              <w:rPr>
                <w:rFonts w:cs="Arial"/>
                <w:lang w:eastAsia="zh-HK"/>
              </w:rPr>
            </w:pPr>
            <w:r w:rsidRPr="002D7C93">
              <w:rPr>
                <w:rFonts w:cs="Arial"/>
                <w:lang w:eastAsia="zh-HK"/>
              </w:rPr>
              <w:t>String</w:t>
            </w:r>
          </w:p>
        </w:tc>
        <w:tc>
          <w:tcPr>
            <w:tcW w:w="3206" w:type="dxa"/>
          </w:tcPr>
          <w:p w14:paraId="0AA1E439" w14:textId="77777777" w:rsidR="00993900" w:rsidRPr="002D7C93" w:rsidRDefault="00993900" w:rsidP="006A58A4">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1F31CC83" w14:textId="77777777" w:rsidTr="006A58A4">
        <w:tc>
          <w:tcPr>
            <w:tcW w:w="2673" w:type="dxa"/>
          </w:tcPr>
          <w:p w14:paraId="1152FF10" w14:textId="62DE8644" w:rsidR="00993900" w:rsidRPr="008B1896" w:rsidRDefault="00993900" w:rsidP="006A58A4">
            <w:pPr>
              <w:pStyle w:val="ListParagraph"/>
              <w:ind w:leftChars="0" w:left="0"/>
              <w:rPr>
                <w:rFonts w:cs="Arial"/>
                <w:lang w:eastAsia="zh-HK"/>
              </w:rPr>
            </w:pPr>
            <w:proofErr w:type="spellStart"/>
            <w:r w:rsidRPr="008B1896">
              <w:rPr>
                <w:rFonts w:cs="Arial"/>
                <w:lang w:eastAsia="zh-HK"/>
              </w:rPr>
              <w:t>entry</w:t>
            </w:r>
            <w:r w:rsidR="00B169D9" w:rsidRPr="008B1896">
              <w:rPr>
                <w:rFonts w:cs="Arial"/>
                <w:lang w:eastAsia="zh-HK"/>
              </w:rPr>
              <w:t>Datet</w:t>
            </w:r>
            <w:r w:rsidRPr="008B1896">
              <w:rPr>
                <w:rFonts w:cs="Arial"/>
                <w:lang w:eastAsia="zh-HK"/>
              </w:rPr>
              <w:t>ime</w:t>
            </w:r>
            <w:proofErr w:type="spellEnd"/>
          </w:p>
        </w:tc>
        <w:tc>
          <w:tcPr>
            <w:tcW w:w="2177" w:type="dxa"/>
          </w:tcPr>
          <w:p w14:paraId="380FC37B" w14:textId="77777777" w:rsidR="00993900" w:rsidRPr="008B1896" w:rsidRDefault="00993900" w:rsidP="006A58A4">
            <w:pPr>
              <w:pStyle w:val="ListParagraph"/>
              <w:ind w:leftChars="0" w:left="0"/>
              <w:rPr>
                <w:rFonts w:cs="Arial"/>
                <w:lang w:eastAsia="zh-HK"/>
              </w:rPr>
            </w:pPr>
            <w:r w:rsidRPr="008B1896">
              <w:rPr>
                <w:rFonts w:cs="Arial"/>
                <w:lang w:eastAsia="zh-HK"/>
              </w:rPr>
              <w:t>String</w:t>
            </w:r>
          </w:p>
        </w:tc>
        <w:tc>
          <w:tcPr>
            <w:tcW w:w="3206" w:type="dxa"/>
          </w:tcPr>
          <w:p w14:paraId="4FCB2824" w14:textId="77777777" w:rsidR="00993900" w:rsidRPr="008B1896" w:rsidRDefault="00993900" w:rsidP="006A58A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3FCFBA7B" w14:textId="47F77163" w:rsidR="00993900" w:rsidRPr="008B1896" w:rsidRDefault="007A123B" w:rsidP="006A58A4">
            <w:pPr>
              <w:pStyle w:val="ListParagraph"/>
              <w:ind w:leftChars="0" w:left="0"/>
              <w:rPr>
                <w:rFonts w:eastAsiaTheme="minorEastAsia" w:cs="Arial"/>
                <w:lang w:eastAsia="zh-HK"/>
              </w:rPr>
            </w:pPr>
            <w:r w:rsidRPr="008B1896">
              <w:rPr>
                <w:rFonts w:eastAsiaTheme="minorEastAsia" w:cs="Arial"/>
                <w:lang w:eastAsia="zh-HK"/>
              </w:rPr>
              <w:t xml:space="preserve">ACPB </w:t>
            </w:r>
            <w:r w:rsidR="00993900" w:rsidRPr="008B1896">
              <w:rPr>
                <w:rFonts w:eastAsiaTheme="minorEastAsia" w:cs="Arial"/>
                <w:lang w:eastAsia="zh-HK"/>
              </w:rPr>
              <w:t>Entry Date Time</w:t>
            </w:r>
          </w:p>
        </w:tc>
      </w:tr>
      <w:tr w:rsidR="008B1896" w:rsidRPr="008B1896" w14:paraId="73364E17" w14:textId="77777777" w:rsidTr="006A58A4">
        <w:tc>
          <w:tcPr>
            <w:tcW w:w="2673" w:type="dxa"/>
          </w:tcPr>
          <w:p w14:paraId="547F9089" w14:textId="645554CF" w:rsidR="00993900" w:rsidRPr="002D7C93" w:rsidRDefault="006E0B7D" w:rsidP="006A58A4">
            <w:pPr>
              <w:pStyle w:val="ListParagraph"/>
              <w:ind w:leftChars="0" w:left="0"/>
              <w:rPr>
                <w:rFonts w:cs="Arial"/>
                <w:b/>
                <w:bCs/>
                <w:lang w:eastAsia="zh-HK"/>
              </w:rPr>
            </w:pPr>
            <w:proofErr w:type="spellStart"/>
            <w:r w:rsidRPr="002D7C93">
              <w:rPr>
                <w:rFonts w:cs="Arial"/>
                <w:lang w:eastAsia="zh-HK"/>
              </w:rPr>
              <w:t>bookingId</w:t>
            </w:r>
            <w:proofErr w:type="spellEnd"/>
          </w:p>
        </w:tc>
        <w:tc>
          <w:tcPr>
            <w:tcW w:w="2177" w:type="dxa"/>
          </w:tcPr>
          <w:p w14:paraId="3CD8B488" w14:textId="77777777" w:rsidR="00993900" w:rsidRPr="002D7C93" w:rsidRDefault="00993900" w:rsidP="006A58A4">
            <w:pPr>
              <w:pStyle w:val="ListParagraph"/>
              <w:ind w:leftChars="0" w:left="0"/>
              <w:rPr>
                <w:rFonts w:cs="Arial"/>
                <w:lang w:eastAsia="zh-HK"/>
              </w:rPr>
            </w:pPr>
            <w:r w:rsidRPr="002D7C93">
              <w:rPr>
                <w:rFonts w:cs="Arial"/>
                <w:lang w:eastAsia="zh-HK"/>
              </w:rPr>
              <w:t>String</w:t>
            </w:r>
          </w:p>
        </w:tc>
        <w:tc>
          <w:tcPr>
            <w:tcW w:w="3206" w:type="dxa"/>
          </w:tcPr>
          <w:p w14:paraId="60929A4C" w14:textId="74F7FFD7" w:rsidR="00993900" w:rsidRPr="002D7C93" w:rsidRDefault="006E0B7D" w:rsidP="006A58A4">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0D816DE1" w14:textId="77777777" w:rsidTr="006A58A4">
        <w:tc>
          <w:tcPr>
            <w:tcW w:w="2673" w:type="dxa"/>
          </w:tcPr>
          <w:p w14:paraId="7263338D" w14:textId="79B3EDCC" w:rsidR="00A32DEC" w:rsidRPr="002D7C93" w:rsidRDefault="00A32DEC" w:rsidP="00A32DEC">
            <w:pPr>
              <w:pStyle w:val="ListParagraph"/>
              <w:ind w:leftChars="0" w:left="0"/>
              <w:rPr>
                <w:rFonts w:cs="Arial"/>
                <w:lang w:eastAsia="zh-HK"/>
              </w:rPr>
            </w:pPr>
            <w:proofErr w:type="spellStart"/>
            <w:r w:rsidRPr="002D7C93">
              <w:rPr>
                <w:rFonts w:cs="Arial"/>
                <w:lang w:eastAsia="zh-HK"/>
              </w:rPr>
              <w:t>parkingRecordId</w:t>
            </w:r>
            <w:proofErr w:type="spellEnd"/>
          </w:p>
        </w:tc>
        <w:tc>
          <w:tcPr>
            <w:tcW w:w="2177" w:type="dxa"/>
          </w:tcPr>
          <w:p w14:paraId="62BD90BF" w14:textId="06B6ADCA" w:rsidR="00A32DEC" w:rsidRPr="002D7C93" w:rsidRDefault="00A32DEC" w:rsidP="00A32DEC">
            <w:pPr>
              <w:pStyle w:val="ListParagraph"/>
              <w:ind w:leftChars="0" w:left="0"/>
              <w:rPr>
                <w:rFonts w:cs="Arial"/>
                <w:lang w:eastAsia="zh-HK"/>
              </w:rPr>
            </w:pPr>
            <w:r w:rsidRPr="002D7C93">
              <w:rPr>
                <w:rFonts w:cs="Arial"/>
                <w:lang w:eastAsia="zh-HK"/>
              </w:rPr>
              <w:t>String</w:t>
            </w:r>
          </w:p>
        </w:tc>
        <w:tc>
          <w:tcPr>
            <w:tcW w:w="3206" w:type="dxa"/>
          </w:tcPr>
          <w:p w14:paraId="1D66D837" w14:textId="2935C978" w:rsidR="00A32DEC" w:rsidRPr="002D7C93" w:rsidRDefault="00A32DEC" w:rsidP="00A32DEC">
            <w:pPr>
              <w:pStyle w:val="ListParagraph"/>
              <w:ind w:leftChars="0" w:left="0"/>
              <w:rPr>
                <w:rFonts w:cs="Arial"/>
                <w:shd w:val="clear" w:color="auto" w:fill="FFFFFF"/>
              </w:rPr>
            </w:pPr>
            <w:r w:rsidRPr="002D7C93">
              <w:rPr>
                <w:rFonts w:eastAsiaTheme="minorEastAsia" w:cs="Arial"/>
                <w:lang w:eastAsia="zh-HK"/>
              </w:rPr>
              <w:t>CPVACS Parking Record ID</w:t>
            </w:r>
          </w:p>
        </w:tc>
      </w:tr>
      <w:tr w:rsidR="009F115F" w:rsidRPr="008B1896" w14:paraId="028F4D5A" w14:textId="77777777" w:rsidTr="006A58A4">
        <w:trPr>
          <w:ins w:id="796" w:author="Sherry Chan" w:date="2024-09-11T17:14:00Z"/>
        </w:trPr>
        <w:tc>
          <w:tcPr>
            <w:tcW w:w="2673" w:type="dxa"/>
          </w:tcPr>
          <w:p w14:paraId="5BB9F5E2" w14:textId="514A6A0C" w:rsidR="009F115F" w:rsidRPr="002D7C93" w:rsidRDefault="009F115F" w:rsidP="00A32DEC">
            <w:pPr>
              <w:pStyle w:val="ListParagraph"/>
              <w:ind w:leftChars="0" w:left="0"/>
              <w:rPr>
                <w:ins w:id="797" w:author="Sherry Chan" w:date="2024-09-11T17:14:00Z" w16du:dateUtc="2024-09-11T09:14:00Z"/>
                <w:rFonts w:cs="Arial"/>
                <w:lang w:eastAsia="zh-HK"/>
              </w:rPr>
            </w:pPr>
            <w:proofErr w:type="spellStart"/>
            <w:ins w:id="798" w:author="Sherry Chan" w:date="2024-09-11T17:14:00Z" w16du:dateUtc="2024-09-11T09:14:00Z">
              <w:r w:rsidRPr="009F115F">
                <w:rPr>
                  <w:rFonts w:cs="Arial"/>
                  <w:lang w:eastAsia="zh-HK"/>
                </w:rPr>
                <w:t>laneCode</w:t>
              </w:r>
              <w:proofErr w:type="spellEnd"/>
            </w:ins>
          </w:p>
        </w:tc>
        <w:tc>
          <w:tcPr>
            <w:tcW w:w="2177" w:type="dxa"/>
          </w:tcPr>
          <w:p w14:paraId="081ABA25" w14:textId="68B755E5" w:rsidR="009F115F" w:rsidRPr="002D7C93" w:rsidRDefault="009F115F" w:rsidP="00A32DEC">
            <w:pPr>
              <w:pStyle w:val="ListParagraph"/>
              <w:ind w:leftChars="0" w:left="0"/>
              <w:rPr>
                <w:ins w:id="799" w:author="Sherry Chan" w:date="2024-09-11T17:14:00Z" w16du:dateUtc="2024-09-11T09:14:00Z"/>
                <w:rFonts w:cs="Arial"/>
                <w:lang w:eastAsia="zh-HK"/>
              </w:rPr>
            </w:pPr>
            <w:ins w:id="800" w:author="Sherry Chan" w:date="2024-09-11T17:14:00Z" w16du:dateUtc="2024-09-11T09:14:00Z">
              <w:r>
                <w:rPr>
                  <w:rFonts w:cs="Arial"/>
                  <w:lang w:eastAsia="zh-HK"/>
                </w:rPr>
                <w:t>String</w:t>
              </w:r>
            </w:ins>
          </w:p>
        </w:tc>
        <w:tc>
          <w:tcPr>
            <w:tcW w:w="3206" w:type="dxa"/>
          </w:tcPr>
          <w:p w14:paraId="0463C528" w14:textId="2565CC39" w:rsidR="009F115F" w:rsidRPr="002D7C93" w:rsidRDefault="009F115F" w:rsidP="00A32DEC">
            <w:pPr>
              <w:pStyle w:val="ListParagraph"/>
              <w:ind w:leftChars="0" w:left="0"/>
              <w:rPr>
                <w:ins w:id="801" w:author="Sherry Chan" w:date="2024-09-11T17:14:00Z" w16du:dateUtc="2024-09-11T09:14:00Z"/>
                <w:rFonts w:eastAsiaTheme="minorEastAsia" w:cs="Arial"/>
                <w:lang w:eastAsia="zh-HK"/>
              </w:rPr>
            </w:pPr>
            <w:ins w:id="802" w:author="Sherry Chan" w:date="2024-09-11T17:14:00Z" w16du:dateUtc="2024-09-11T09:14:00Z">
              <w:r>
                <w:rPr>
                  <w:rFonts w:eastAsiaTheme="minorEastAsia" w:cs="Arial"/>
                  <w:lang w:eastAsia="zh-HK"/>
                </w:rPr>
                <w:t>Lane Code</w:t>
              </w:r>
            </w:ins>
          </w:p>
        </w:tc>
      </w:tr>
      <w:tr w:rsidR="008B1896" w:rsidRPr="008B1896" w14:paraId="71C6D064" w14:textId="77777777" w:rsidTr="006A58A4">
        <w:tc>
          <w:tcPr>
            <w:tcW w:w="2673" w:type="dxa"/>
          </w:tcPr>
          <w:p w14:paraId="055ECB8F" w14:textId="77777777" w:rsidR="00A32DEC" w:rsidRPr="002D7C93" w:rsidRDefault="00A32DEC" w:rsidP="00A32DEC">
            <w:pPr>
              <w:pStyle w:val="ListParagraph"/>
              <w:ind w:leftChars="0" w:left="0"/>
              <w:rPr>
                <w:rFonts w:cs="Arial"/>
                <w:lang w:eastAsia="zh-HK"/>
              </w:rPr>
            </w:pPr>
            <w:r w:rsidRPr="002D7C93">
              <w:rPr>
                <w:rFonts w:cs="Arial"/>
                <w:lang w:eastAsia="zh-HK"/>
              </w:rPr>
              <w:t>remark</w:t>
            </w:r>
          </w:p>
        </w:tc>
        <w:tc>
          <w:tcPr>
            <w:tcW w:w="2177" w:type="dxa"/>
          </w:tcPr>
          <w:p w14:paraId="20B3E286" w14:textId="77777777" w:rsidR="00A32DEC" w:rsidRPr="002D7C93" w:rsidRDefault="00A32DEC" w:rsidP="00A32DEC">
            <w:pPr>
              <w:pStyle w:val="ListParagraph"/>
              <w:ind w:leftChars="0" w:left="0"/>
              <w:rPr>
                <w:rFonts w:cs="Arial"/>
                <w:lang w:eastAsia="zh-HK"/>
              </w:rPr>
            </w:pPr>
            <w:r w:rsidRPr="002D7C93">
              <w:rPr>
                <w:rFonts w:cs="Arial"/>
                <w:lang w:eastAsia="zh-HK"/>
              </w:rPr>
              <w:t>String</w:t>
            </w:r>
          </w:p>
        </w:tc>
        <w:tc>
          <w:tcPr>
            <w:tcW w:w="3206" w:type="dxa"/>
          </w:tcPr>
          <w:p w14:paraId="300603A6" w14:textId="7102FF2D" w:rsidR="00A32DEC" w:rsidRPr="002D7C93" w:rsidRDefault="00A32DEC" w:rsidP="00A32DEC">
            <w:pPr>
              <w:pStyle w:val="ListParagraph"/>
              <w:ind w:leftChars="0" w:left="0"/>
              <w:rPr>
                <w:rFonts w:cs="Arial"/>
                <w:shd w:val="clear" w:color="auto" w:fill="FFFFFF"/>
              </w:rPr>
            </w:pPr>
            <w:del w:id="803" w:author="Siu Ham Wong" w:date="2024-11-05T11:48:00Z" w16du:dateUtc="2024-11-05T03:48:00Z">
              <w:r w:rsidRPr="002D7C93" w:rsidDel="006D1159">
                <w:rPr>
                  <w:rFonts w:cs="Arial"/>
                  <w:shd w:val="clear" w:color="auto" w:fill="FFFFFF"/>
                </w:rPr>
                <w:delText>Remark</w:delText>
              </w:r>
            </w:del>
            <w:ins w:id="804" w:author="Siu Ham Wong" w:date="2024-11-05T11:51:00Z" w16du:dateUtc="2024-11-05T03:51:00Z">
              <w:r w:rsidR="006D1159">
                <w:rPr>
                  <w:rFonts w:cs="Arial"/>
                  <w:shd w:val="clear" w:color="auto" w:fill="FFFFFF"/>
                </w:rPr>
                <w:t>With the value</w:t>
              </w:r>
            </w:ins>
            <w:ins w:id="805" w:author="Siu Ham Wong" w:date="2024-11-05T11:48:00Z" w16du:dateUtc="2024-11-05T03:48:00Z">
              <w:r w:rsidR="006D1159">
                <w:rPr>
                  <w:rFonts w:cs="Arial"/>
                  <w:shd w:val="clear" w:color="auto" w:fill="FFFFFF"/>
                </w:rPr>
                <w:t xml:space="preserve"> </w:t>
              </w:r>
            </w:ins>
            <w:ins w:id="806" w:author="Siu Ham Wong" w:date="2024-11-05T11:51:00Z" w16du:dateUtc="2024-11-05T03:51:00Z">
              <w:r w:rsidR="006D1159">
                <w:rPr>
                  <w:rFonts w:cs="Arial"/>
                  <w:shd w:val="clear" w:color="auto" w:fill="FFFFFF"/>
                </w:rPr>
                <w:t>‘M</w:t>
              </w:r>
            </w:ins>
            <w:ins w:id="807" w:author="Siu Ham Wong" w:date="2024-11-05T11:49:00Z" w16du:dateUtc="2024-11-05T03:49:00Z">
              <w:r w:rsidR="006D1159" w:rsidRPr="006D1159">
                <w:rPr>
                  <w:rFonts w:cs="Arial"/>
                  <w:shd w:val="clear" w:color="auto" w:fill="FFFFFF"/>
                </w:rPr>
                <w:t>odified LPN</w:t>
              </w:r>
            </w:ins>
            <w:ins w:id="808" w:author="Siu Ham Wong" w:date="2024-11-05T11:51:00Z" w16du:dateUtc="2024-11-05T03:51:00Z">
              <w:r w:rsidR="006D1159">
                <w:rPr>
                  <w:rFonts w:cs="Arial"/>
                  <w:shd w:val="clear" w:color="auto" w:fill="FFFFFF"/>
                </w:rPr>
                <w:t>’ if LPN was modified</w:t>
              </w:r>
            </w:ins>
          </w:p>
        </w:tc>
      </w:tr>
    </w:tbl>
    <w:p w14:paraId="73358B67" w14:textId="77777777" w:rsidR="00993900" w:rsidRPr="008B1896" w:rsidRDefault="00993900" w:rsidP="00993900">
      <w:pPr>
        <w:pStyle w:val="ListParagraph"/>
        <w:ind w:left="440" w:firstLine="411"/>
        <w:rPr>
          <w:rFonts w:cs="Arial"/>
          <w:lang w:eastAsia="zh-HK"/>
        </w:rPr>
      </w:pPr>
    </w:p>
    <w:p w14:paraId="6831F104" w14:textId="77777777" w:rsidR="00993900" w:rsidRPr="008B1896" w:rsidRDefault="00993900" w:rsidP="00993900">
      <w:pPr>
        <w:pStyle w:val="ListParagraph"/>
        <w:ind w:left="440" w:firstLine="411"/>
        <w:rPr>
          <w:rFonts w:cs="Arial"/>
          <w:lang w:eastAsia="zh-HK"/>
        </w:rPr>
      </w:pPr>
      <w:r w:rsidRPr="008B1896">
        <w:rPr>
          <w:rFonts w:cs="Arial"/>
          <w:lang w:eastAsia="zh-HK"/>
        </w:rPr>
        <w:t>{</w:t>
      </w:r>
    </w:p>
    <w:p w14:paraId="5EF8175E" w14:textId="612690AC" w:rsidR="00993900" w:rsidRPr="002D7C93" w:rsidRDefault="00993900" w:rsidP="0099390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EA56715" w14:textId="0187DD4D" w:rsidR="00993900" w:rsidRPr="002D7C93" w:rsidRDefault="00993900" w:rsidP="0099390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A708D15" w14:textId="30E71BA9" w:rsidR="00993900" w:rsidRPr="008B1896" w:rsidRDefault="00993900" w:rsidP="0099390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AE15398" w14:textId="129F434C" w:rsidR="00993900" w:rsidRPr="008B1896" w:rsidRDefault="00993900" w:rsidP="00993900">
      <w:pPr>
        <w:pStyle w:val="ListParagraph"/>
        <w:ind w:left="440" w:firstLine="411"/>
        <w:rPr>
          <w:rFonts w:cs="Arial"/>
          <w:lang w:eastAsia="zh-HK"/>
        </w:rPr>
      </w:pPr>
      <w:r w:rsidRPr="008B1896">
        <w:rPr>
          <w:rFonts w:cs="Arial"/>
          <w:lang w:eastAsia="zh-HK"/>
        </w:rPr>
        <w:t xml:space="preserve">     “entryTime”:”2024-01-01 23:00:00”,</w:t>
      </w:r>
    </w:p>
    <w:p w14:paraId="546C8EF0" w14:textId="77777777" w:rsidR="007A123B" w:rsidRPr="008B1896" w:rsidRDefault="00993900" w:rsidP="007A123B">
      <w:pPr>
        <w:pStyle w:val="ListParagraph"/>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w:t>
      </w:r>
      <w:proofErr w:type="gramStart"/>
      <w:r w:rsidRPr="008B1896">
        <w:rPr>
          <w:rFonts w:cs="Arial"/>
          <w:lang w:eastAsia="zh-HK"/>
        </w:rPr>
        <w:t>:”XXXX</w:t>
      </w:r>
      <w:proofErr w:type="gramEnd"/>
      <w:r w:rsidRPr="008B1896">
        <w:rPr>
          <w:rFonts w:cs="Arial"/>
          <w:lang w:eastAsia="zh-HK"/>
        </w:rPr>
        <w:t>01”,</w:t>
      </w:r>
    </w:p>
    <w:p w14:paraId="42891C6D" w14:textId="77777777" w:rsidR="009F115F" w:rsidRPr="008B1896" w:rsidRDefault="007A123B" w:rsidP="009F115F">
      <w:pPr>
        <w:pStyle w:val="ListParagraph"/>
        <w:ind w:left="440" w:firstLine="411"/>
        <w:rPr>
          <w:ins w:id="809" w:author="Sherry Chan" w:date="2024-09-11T17:15:00Z" w16du:dateUtc="2024-09-11T09:15:00Z"/>
          <w:rFonts w:cs="Arial"/>
          <w:lang w:eastAsia="zh-HK"/>
        </w:rPr>
      </w:pPr>
      <w:r w:rsidRPr="008B1896">
        <w:rPr>
          <w:rFonts w:cs="Arial"/>
          <w:lang w:eastAsia="zh-HK"/>
        </w:rPr>
        <w:t xml:space="preserve">     “parkingRecordId”:”PR00001”</w:t>
      </w:r>
      <w:ins w:id="810" w:author="Sherry Chan" w:date="2024-09-11T17:15:00Z" w16du:dateUtc="2024-09-11T09:15:00Z">
        <w:r w:rsidR="009F115F">
          <w:rPr>
            <w:rFonts w:cs="Arial"/>
            <w:lang w:eastAsia="zh-HK"/>
          </w:rPr>
          <w:t>,</w:t>
        </w:r>
      </w:ins>
    </w:p>
    <w:p w14:paraId="63B47CFB" w14:textId="68473661" w:rsidR="007A123B" w:rsidRPr="009F115F" w:rsidRDefault="009F115F" w:rsidP="009F115F">
      <w:pPr>
        <w:pStyle w:val="ListParagraph"/>
        <w:ind w:left="440" w:firstLine="411"/>
        <w:rPr>
          <w:rFonts w:cs="Arial"/>
          <w:lang w:eastAsia="zh-HK"/>
        </w:rPr>
      </w:pPr>
      <w:ins w:id="811" w:author="Sherry Chan" w:date="2024-09-11T17:15:00Z" w16du:dateUtc="2024-09-11T09:15:00Z">
        <w:r w:rsidRPr="008B1896">
          <w:rPr>
            <w:rFonts w:cs="Arial"/>
            <w:lang w:eastAsia="zh-HK"/>
          </w:rPr>
          <w:t xml:space="preserve">     “</w:t>
        </w:r>
      </w:ins>
      <w:proofErr w:type="spellStart"/>
      <w:ins w:id="812" w:author="Sherry Chan" w:date="2024-09-11T17:16:00Z" w16du:dateUtc="2024-09-11T09:16:00Z">
        <w:r>
          <w:rPr>
            <w:rFonts w:cs="Arial"/>
            <w:lang w:eastAsia="zh-HK"/>
          </w:rPr>
          <w:t>laneCode</w:t>
        </w:r>
      </w:ins>
      <w:proofErr w:type="spellEnd"/>
      <w:ins w:id="813" w:author="Sherry Chan" w:date="2024-09-11T17:15:00Z" w16du:dateUtc="2024-09-11T09:15:00Z">
        <w:r w:rsidRPr="008B1896">
          <w:rPr>
            <w:rFonts w:cs="Arial"/>
            <w:lang w:eastAsia="zh-HK"/>
          </w:rPr>
          <w:t>”</w:t>
        </w:r>
        <w:proofErr w:type="gramStart"/>
        <w:r w:rsidRPr="008B1896">
          <w:rPr>
            <w:rFonts w:cs="Arial"/>
            <w:lang w:eastAsia="zh-HK"/>
          </w:rPr>
          <w:t>:”</w:t>
        </w:r>
      </w:ins>
      <w:ins w:id="814" w:author="Sherry Chan" w:date="2024-09-11T17:17:00Z" w16du:dateUtc="2024-09-11T09:17:00Z">
        <w:r>
          <w:rPr>
            <w:rFonts w:cs="Arial"/>
            <w:lang w:eastAsia="zh-HK"/>
          </w:rPr>
          <w:t>entrance</w:t>
        </w:r>
      </w:ins>
      <w:proofErr w:type="gramEnd"/>
      <w:ins w:id="815" w:author="Sherry Chan" w:date="2024-09-11T17:15:00Z" w16du:dateUtc="2024-09-11T09:15:00Z">
        <w:r w:rsidRPr="008B1896">
          <w:rPr>
            <w:rFonts w:cs="Arial"/>
            <w:lang w:eastAsia="zh-HK"/>
          </w:rPr>
          <w:t>”</w:t>
        </w:r>
        <w:r>
          <w:rPr>
            <w:rFonts w:cs="Arial"/>
            <w:lang w:eastAsia="zh-HK"/>
          </w:rPr>
          <w:t>,</w:t>
        </w:r>
      </w:ins>
    </w:p>
    <w:p w14:paraId="30743784" w14:textId="1E2B8353" w:rsidR="00993900" w:rsidRPr="008B1896" w:rsidRDefault="00993900" w:rsidP="00993900">
      <w:pPr>
        <w:pStyle w:val="ListParagraph"/>
        <w:ind w:left="440" w:firstLine="411"/>
        <w:rPr>
          <w:rFonts w:cs="Arial"/>
          <w:lang w:eastAsia="zh-HK"/>
        </w:rPr>
      </w:pPr>
      <w:r w:rsidRPr="008B1896">
        <w:rPr>
          <w:rFonts w:cs="Arial"/>
          <w:lang w:eastAsia="zh-HK"/>
        </w:rPr>
        <w:t xml:space="preserve">     “remark”:””</w:t>
      </w:r>
    </w:p>
    <w:p w14:paraId="75827F58" w14:textId="77777777" w:rsidR="00993900" w:rsidRPr="008B1896" w:rsidRDefault="00993900" w:rsidP="00993900">
      <w:pPr>
        <w:ind w:firstLine="851"/>
        <w:rPr>
          <w:rFonts w:cs="Arial"/>
          <w:lang w:eastAsia="zh-HK"/>
        </w:rPr>
      </w:pPr>
      <w:r w:rsidRPr="008B1896">
        <w:rPr>
          <w:rFonts w:cs="Arial"/>
          <w:lang w:eastAsia="zh-HK"/>
        </w:rPr>
        <w:lastRenderedPageBreak/>
        <w:t>}</w:t>
      </w:r>
    </w:p>
    <w:p w14:paraId="2A5C3C3F" w14:textId="77777777" w:rsidR="00993900" w:rsidRPr="008B1896" w:rsidRDefault="00993900" w:rsidP="00993900">
      <w:pPr>
        <w:pStyle w:val="ListParagraph"/>
        <w:ind w:leftChars="0" w:left="960"/>
        <w:rPr>
          <w:rFonts w:cs="Arial"/>
          <w:lang w:eastAsia="zh-HK"/>
        </w:rPr>
      </w:pPr>
    </w:p>
    <w:p w14:paraId="2F7FF84E" w14:textId="77777777" w:rsidR="00993900" w:rsidRPr="008B1896" w:rsidRDefault="00993900" w:rsidP="00993900">
      <w:pPr>
        <w:pStyle w:val="ListParagraph"/>
        <w:ind w:leftChars="0" w:left="960"/>
        <w:rPr>
          <w:rFonts w:cs="Arial"/>
          <w:lang w:eastAsia="zh-HK"/>
        </w:rPr>
      </w:pPr>
    </w:p>
    <w:p w14:paraId="5B65A3BF" w14:textId="77777777" w:rsidR="00993900" w:rsidRPr="008B1896" w:rsidRDefault="00993900" w:rsidP="00993900">
      <w:pPr>
        <w:pStyle w:val="ListParagraph"/>
        <w:ind w:leftChars="0" w:left="960"/>
        <w:rPr>
          <w:rFonts w:cs="Arial"/>
          <w:lang w:eastAsia="zh-HK"/>
        </w:rPr>
      </w:pPr>
    </w:p>
    <w:p w14:paraId="6547C74D" w14:textId="77777777" w:rsidR="00993900" w:rsidRPr="008B1896" w:rsidRDefault="00993900" w:rsidP="00993900">
      <w:pPr>
        <w:pStyle w:val="ListParagraph"/>
        <w:ind w:leftChars="0" w:left="960"/>
        <w:rPr>
          <w:rFonts w:cs="Arial"/>
          <w:lang w:eastAsia="zh-HK"/>
        </w:rPr>
      </w:pPr>
      <w:r w:rsidRPr="008B1896">
        <w:rPr>
          <w:rFonts w:cs="Arial"/>
          <w:lang w:eastAsia="zh-HK"/>
        </w:rPr>
        <w:t>Response</w:t>
      </w:r>
    </w:p>
    <w:p w14:paraId="0DB5CAEA" w14:textId="77777777" w:rsidR="00993900" w:rsidRPr="008B1896" w:rsidRDefault="00993900" w:rsidP="00993900">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29931E2" w14:textId="77777777" w:rsidTr="006A58A4">
        <w:tc>
          <w:tcPr>
            <w:tcW w:w="2673" w:type="dxa"/>
          </w:tcPr>
          <w:p w14:paraId="123622BE" w14:textId="77777777" w:rsidR="00993900" w:rsidRPr="008B1896" w:rsidRDefault="00993900" w:rsidP="006A58A4">
            <w:pPr>
              <w:pStyle w:val="ListParagraph"/>
              <w:ind w:leftChars="0" w:left="0"/>
              <w:rPr>
                <w:rFonts w:cs="Arial"/>
                <w:b/>
                <w:lang w:eastAsia="zh-HK"/>
              </w:rPr>
            </w:pPr>
            <w:r w:rsidRPr="008B1896">
              <w:rPr>
                <w:rFonts w:cs="Arial"/>
                <w:b/>
                <w:lang w:eastAsia="zh-HK"/>
              </w:rPr>
              <w:t>Field</w:t>
            </w:r>
          </w:p>
        </w:tc>
        <w:tc>
          <w:tcPr>
            <w:tcW w:w="2177" w:type="dxa"/>
          </w:tcPr>
          <w:p w14:paraId="41DF7B2F" w14:textId="77777777" w:rsidR="00993900" w:rsidRPr="008B1896" w:rsidRDefault="00993900" w:rsidP="006A58A4">
            <w:pPr>
              <w:pStyle w:val="ListParagraph"/>
              <w:ind w:leftChars="0" w:left="0"/>
              <w:rPr>
                <w:rFonts w:cs="Arial"/>
                <w:b/>
                <w:lang w:eastAsia="zh-HK"/>
              </w:rPr>
            </w:pPr>
            <w:r w:rsidRPr="008B1896">
              <w:rPr>
                <w:rFonts w:cs="Arial"/>
                <w:b/>
                <w:lang w:eastAsia="zh-HK"/>
              </w:rPr>
              <w:t>Type</w:t>
            </w:r>
          </w:p>
        </w:tc>
        <w:tc>
          <w:tcPr>
            <w:tcW w:w="3206" w:type="dxa"/>
          </w:tcPr>
          <w:p w14:paraId="3585A1B3" w14:textId="77777777" w:rsidR="00993900" w:rsidRPr="008B1896" w:rsidRDefault="00993900" w:rsidP="006A58A4">
            <w:pPr>
              <w:pStyle w:val="ListParagraph"/>
              <w:ind w:leftChars="0" w:left="0"/>
              <w:rPr>
                <w:rFonts w:cs="Arial"/>
                <w:b/>
                <w:lang w:eastAsia="zh-HK"/>
              </w:rPr>
            </w:pPr>
            <w:r w:rsidRPr="008B1896">
              <w:rPr>
                <w:rFonts w:cs="Arial"/>
                <w:b/>
                <w:lang w:eastAsia="zh-HK"/>
              </w:rPr>
              <w:t>Description</w:t>
            </w:r>
          </w:p>
        </w:tc>
      </w:tr>
      <w:tr w:rsidR="008B1896" w:rsidRPr="008B1896" w14:paraId="358B9664" w14:textId="77777777" w:rsidTr="006A58A4">
        <w:tc>
          <w:tcPr>
            <w:tcW w:w="2673" w:type="dxa"/>
          </w:tcPr>
          <w:p w14:paraId="2A1B8D7C" w14:textId="77777777" w:rsidR="00993900" w:rsidRPr="008B1896" w:rsidRDefault="00993900" w:rsidP="006A58A4">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7E0F947A" w14:textId="77777777" w:rsidR="00993900" w:rsidRPr="008B1896" w:rsidRDefault="00993900" w:rsidP="006A58A4">
            <w:pPr>
              <w:pStyle w:val="ListParagraph"/>
              <w:ind w:leftChars="0" w:left="0"/>
              <w:rPr>
                <w:rFonts w:cs="Arial"/>
                <w:lang w:eastAsia="zh-HK"/>
              </w:rPr>
            </w:pPr>
            <w:r w:rsidRPr="008B1896">
              <w:rPr>
                <w:rFonts w:cs="Arial"/>
                <w:lang w:eastAsia="zh-HK"/>
              </w:rPr>
              <w:t>Number</w:t>
            </w:r>
          </w:p>
        </w:tc>
        <w:tc>
          <w:tcPr>
            <w:tcW w:w="3206" w:type="dxa"/>
          </w:tcPr>
          <w:p w14:paraId="36C002A2" w14:textId="77777777" w:rsidR="00993900" w:rsidRPr="008B1896" w:rsidRDefault="00993900" w:rsidP="006A58A4">
            <w:pPr>
              <w:pStyle w:val="ListParagraph"/>
              <w:ind w:leftChars="0" w:left="0"/>
              <w:rPr>
                <w:rFonts w:eastAsiaTheme="minorEastAsia" w:cs="Arial"/>
                <w:lang w:eastAsia="zh-HK"/>
              </w:rPr>
            </w:pPr>
            <w:r w:rsidRPr="008B1896">
              <w:rPr>
                <w:rFonts w:eastAsiaTheme="minorEastAsia" w:cs="Arial"/>
                <w:lang w:eastAsia="zh-HK"/>
              </w:rPr>
              <w:t>0 - fail</w:t>
            </w:r>
          </w:p>
          <w:p w14:paraId="7F31D37E" w14:textId="77777777" w:rsidR="00993900" w:rsidRPr="008B1896" w:rsidRDefault="00993900" w:rsidP="006A58A4">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30AAF042" w14:textId="77777777" w:rsidTr="006A58A4">
        <w:tc>
          <w:tcPr>
            <w:tcW w:w="2673" w:type="dxa"/>
          </w:tcPr>
          <w:p w14:paraId="4715397E" w14:textId="77777777" w:rsidR="00993900" w:rsidRPr="008B1896" w:rsidRDefault="00993900" w:rsidP="006A58A4">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144B7556" w14:textId="77777777" w:rsidR="00993900" w:rsidRPr="008B1896" w:rsidRDefault="00993900" w:rsidP="006A58A4">
            <w:pPr>
              <w:pStyle w:val="ListParagraph"/>
              <w:ind w:leftChars="0" w:left="0"/>
              <w:rPr>
                <w:rFonts w:cs="Arial"/>
                <w:lang w:eastAsia="zh-HK"/>
              </w:rPr>
            </w:pPr>
            <w:r w:rsidRPr="008B1896">
              <w:rPr>
                <w:rFonts w:cs="Arial"/>
                <w:lang w:eastAsia="zh-HK"/>
              </w:rPr>
              <w:t>String</w:t>
            </w:r>
          </w:p>
        </w:tc>
        <w:tc>
          <w:tcPr>
            <w:tcW w:w="3206" w:type="dxa"/>
          </w:tcPr>
          <w:p w14:paraId="2DE12090" w14:textId="77777777" w:rsidR="00993900" w:rsidRPr="008B1896" w:rsidRDefault="00993900" w:rsidP="006A58A4">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383C6B71" w14:textId="77777777" w:rsidTr="006A58A4">
        <w:tc>
          <w:tcPr>
            <w:tcW w:w="2673" w:type="dxa"/>
          </w:tcPr>
          <w:p w14:paraId="28CFD371" w14:textId="77777777" w:rsidR="00993900" w:rsidRPr="008B1896" w:rsidRDefault="00993900" w:rsidP="006A58A4">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47EF6A1F" w14:textId="77777777" w:rsidR="00993900" w:rsidRPr="008B1896" w:rsidRDefault="00993900" w:rsidP="006A58A4">
            <w:pPr>
              <w:pStyle w:val="ListParagraph"/>
              <w:ind w:leftChars="0" w:left="0"/>
              <w:rPr>
                <w:rFonts w:cs="Arial"/>
                <w:lang w:eastAsia="zh-HK"/>
              </w:rPr>
            </w:pPr>
            <w:r w:rsidRPr="008B1896">
              <w:rPr>
                <w:rFonts w:cs="Arial"/>
                <w:lang w:eastAsia="zh-HK"/>
              </w:rPr>
              <w:t>String</w:t>
            </w:r>
          </w:p>
        </w:tc>
        <w:tc>
          <w:tcPr>
            <w:tcW w:w="3206" w:type="dxa"/>
          </w:tcPr>
          <w:p w14:paraId="46C6F975" w14:textId="77777777" w:rsidR="00993900" w:rsidRPr="008B1896" w:rsidRDefault="00993900" w:rsidP="006A58A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5A5CE14F" w14:textId="77777777" w:rsidR="00993900" w:rsidRPr="008B1896" w:rsidRDefault="00993900" w:rsidP="006A58A4">
            <w:pPr>
              <w:pStyle w:val="ListParagraph"/>
              <w:ind w:leftChars="0" w:left="0"/>
              <w:rPr>
                <w:rFonts w:eastAsiaTheme="minorEastAsia" w:cs="Arial"/>
                <w:lang w:eastAsia="zh-HK"/>
              </w:rPr>
            </w:pPr>
            <w:r w:rsidRPr="008B1896">
              <w:rPr>
                <w:rFonts w:cs="Arial"/>
              </w:rPr>
              <w:t>System Date Time</w:t>
            </w:r>
          </w:p>
        </w:tc>
      </w:tr>
    </w:tbl>
    <w:p w14:paraId="00F29C6E" w14:textId="77777777" w:rsidR="00993900" w:rsidRPr="008B1896" w:rsidRDefault="00993900" w:rsidP="00993900">
      <w:pPr>
        <w:ind w:firstLine="851"/>
        <w:rPr>
          <w:rFonts w:cs="Arial"/>
          <w:lang w:eastAsia="zh-HK"/>
        </w:rPr>
      </w:pPr>
    </w:p>
    <w:p w14:paraId="7667DB49" w14:textId="77777777" w:rsidR="00993900" w:rsidRPr="008B1896" w:rsidRDefault="00993900" w:rsidP="00993900">
      <w:pPr>
        <w:pStyle w:val="ListParagraph"/>
        <w:widowControl w:val="0"/>
        <w:adjustRightInd/>
        <w:snapToGrid/>
        <w:ind w:left="440" w:firstLine="411"/>
        <w:jc w:val="left"/>
        <w:rPr>
          <w:rFonts w:cs="Arial"/>
          <w:lang w:eastAsia="zh-HK"/>
        </w:rPr>
      </w:pPr>
      <w:r w:rsidRPr="008B1896">
        <w:rPr>
          <w:rFonts w:cs="Arial"/>
          <w:lang w:eastAsia="zh-HK"/>
        </w:rPr>
        <w:t>{</w:t>
      </w:r>
    </w:p>
    <w:p w14:paraId="0954699F" w14:textId="77777777" w:rsidR="00993900" w:rsidRPr="008B1896" w:rsidRDefault="00993900" w:rsidP="00993900">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0664BF93" w14:textId="77777777" w:rsidR="00993900" w:rsidRPr="008B1896" w:rsidRDefault="00993900" w:rsidP="00993900">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23177080" w14:textId="781219D7" w:rsidR="00B169D9" w:rsidRPr="008B1896" w:rsidRDefault="00993900" w:rsidP="00B169D9">
      <w:pPr>
        <w:pStyle w:val="ListParagraph"/>
        <w:widowControl w:val="0"/>
        <w:adjustRightInd/>
        <w:snapToGrid/>
        <w:ind w:left="440"/>
        <w:jc w:val="left"/>
        <w:rPr>
          <w:rFonts w:cs="Arial"/>
          <w:lang w:eastAsia="zh-HK"/>
        </w:rPr>
      </w:pPr>
      <w:r w:rsidRPr="008B1896">
        <w:rPr>
          <w:rFonts w:cs="Arial"/>
          <w:lang w:eastAsia="zh-HK"/>
        </w:rPr>
        <w:t xml:space="preserve">              “sysDatetime”:”2024-01-01 23:00:00”</w:t>
      </w:r>
      <w:r w:rsidR="00B169D9" w:rsidRPr="008B1896">
        <w:rPr>
          <w:rFonts w:cs="Arial"/>
          <w:lang w:eastAsia="zh-HK"/>
        </w:rPr>
        <w:t>,</w:t>
      </w:r>
    </w:p>
    <w:p w14:paraId="62161077" w14:textId="2E77ACB3" w:rsidR="00993900" w:rsidRPr="008B1896" w:rsidDel="00F25B74" w:rsidRDefault="00B169D9" w:rsidP="00B169D9">
      <w:pPr>
        <w:pStyle w:val="ListParagraph"/>
        <w:widowControl w:val="0"/>
        <w:adjustRightInd/>
        <w:snapToGrid/>
        <w:ind w:left="440"/>
        <w:jc w:val="left"/>
        <w:rPr>
          <w:del w:id="816" w:author="Siu Ham Wong" w:date="2024-11-11T16:29:00Z" w16du:dateUtc="2024-11-11T08:29:00Z"/>
          <w:rFonts w:cs="Arial"/>
          <w:lang w:eastAsia="zh-HK"/>
        </w:rPr>
      </w:pPr>
      <w:del w:id="817" w:author="Siu Ham Wong" w:date="2024-11-11T16:29:00Z" w16du:dateUtc="2024-11-11T08:29:00Z">
        <w:r w:rsidRPr="008B1896" w:rsidDel="00F25B74">
          <w:rPr>
            <w:rFonts w:cs="Arial"/>
            <w:lang w:eastAsia="zh-HK"/>
          </w:rPr>
          <w:delText xml:space="preserve">              “parkingRecordId”:”P0001”</w:delText>
        </w:r>
      </w:del>
    </w:p>
    <w:p w14:paraId="03828990" w14:textId="77777777" w:rsidR="00993900" w:rsidRPr="008B1896" w:rsidRDefault="00993900" w:rsidP="00993900">
      <w:pPr>
        <w:pStyle w:val="ListParagraph"/>
        <w:widowControl w:val="0"/>
        <w:adjustRightInd/>
        <w:snapToGrid/>
        <w:ind w:left="440"/>
        <w:jc w:val="left"/>
        <w:rPr>
          <w:rFonts w:cs="Arial"/>
          <w:lang w:eastAsia="zh-HK"/>
        </w:rPr>
      </w:pPr>
      <w:r w:rsidRPr="008B1896">
        <w:rPr>
          <w:rFonts w:cs="Arial"/>
          <w:lang w:eastAsia="zh-HK"/>
        </w:rPr>
        <w:t xml:space="preserve">       }</w:t>
      </w:r>
    </w:p>
    <w:p w14:paraId="41E4151B" w14:textId="77777777" w:rsidR="00993900" w:rsidRPr="008B1896" w:rsidRDefault="00993900" w:rsidP="00993900">
      <w:pPr>
        <w:pStyle w:val="ListParagraph"/>
        <w:widowControl w:val="0"/>
        <w:adjustRightInd/>
        <w:snapToGrid/>
        <w:ind w:leftChars="0" w:left="960"/>
        <w:jc w:val="left"/>
        <w:rPr>
          <w:rFonts w:cs="Arial"/>
          <w:b/>
          <w:lang w:eastAsia="zh-HK"/>
        </w:rPr>
      </w:pPr>
    </w:p>
    <w:p w14:paraId="660A84B3" w14:textId="7C9622D8" w:rsidR="00993900" w:rsidRPr="002D7C93" w:rsidRDefault="00993900" w:rsidP="00993900">
      <w:pPr>
        <w:widowControl w:val="0"/>
        <w:adjustRightInd/>
        <w:snapToGrid/>
        <w:ind w:left="851"/>
        <w:jc w:val="left"/>
        <w:rPr>
          <w:rFonts w:cs="Arial"/>
          <w:bCs/>
          <w:lang w:eastAsia="zh-HK"/>
        </w:rPr>
      </w:pPr>
      <w:r w:rsidRPr="002D7C93">
        <w:rPr>
          <w:rFonts w:cs="Arial"/>
          <w:bCs/>
          <w:lang w:eastAsia="zh-HK"/>
        </w:rPr>
        <w:t xml:space="preserve">Remarks: </w:t>
      </w:r>
      <w:r w:rsidR="003D57B9" w:rsidRPr="008B1896">
        <w:rPr>
          <w:rFonts w:cs="Arial"/>
          <w:bCs/>
          <w:lang w:eastAsia="zh-HK"/>
        </w:rPr>
        <w:t xml:space="preserve">ACPB-CPVACS call </w:t>
      </w:r>
      <w:r w:rsidR="003D57B9" w:rsidRPr="002D7C93">
        <w:rPr>
          <w:rFonts w:cs="Arial"/>
          <w:b/>
          <w:i/>
          <w:iCs/>
          <w:lang w:eastAsia="zh-HK"/>
        </w:rPr>
        <w:t>BOSS API - INT-APS-BOSS-005</w:t>
      </w:r>
      <w:r w:rsidR="003D57B9" w:rsidRPr="008B1896">
        <w:rPr>
          <w:rFonts w:cs="Arial"/>
          <w:bCs/>
          <w:lang w:eastAsia="zh-HK"/>
        </w:rPr>
        <w:t xml:space="preserve"> through </w:t>
      </w:r>
      <w:r w:rsidR="003D57B9" w:rsidRPr="002D7C93">
        <w:rPr>
          <w:rFonts w:cs="Arial"/>
          <w:b/>
          <w:i/>
          <w:iCs/>
          <w:lang w:eastAsia="zh-HK"/>
        </w:rPr>
        <w:t>APS API - CPVACS notify Boss Vehicle Enter ACPB</w:t>
      </w:r>
      <w:r w:rsidR="003D57B9" w:rsidRPr="008B1896">
        <w:rPr>
          <w:rFonts w:cs="Arial"/>
          <w:bCs/>
          <w:lang w:eastAsia="zh-HK"/>
        </w:rPr>
        <w:t xml:space="preserve"> to inform BOSS the vehicle has been entered into car park b. BOSS will receive the vehicle entry time of car park b.</w:t>
      </w:r>
    </w:p>
    <w:p w14:paraId="3C91A357" w14:textId="77777777" w:rsidR="00993900" w:rsidRPr="008B1896" w:rsidRDefault="00993900" w:rsidP="00993900">
      <w:pPr>
        <w:widowControl w:val="0"/>
        <w:adjustRightInd/>
        <w:snapToGrid/>
        <w:jc w:val="left"/>
        <w:rPr>
          <w:rFonts w:cs="Arial"/>
          <w:b/>
          <w:lang w:eastAsia="zh-HK"/>
        </w:rPr>
      </w:pPr>
    </w:p>
    <w:p w14:paraId="07D44E92" w14:textId="77777777" w:rsidR="0092748C" w:rsidRPr="008B1896" w:rsidRDefault="0092748C" w:rsidP="0092748C">
      <w:pPr>
        <w:widowControl w:val="0"/>
        <w:adjustRightInd/>
        <w:snapToGrid/>
        <w:ind w:left="851"/>
        <w:jc w:val="left"/>
        <w:rPr>
          <w:rFonts w:cs="Arial"/>
          <w:b/>
          <w:lang w:eastAsia="zh-HK"/>
        </w:rPr>
      </w:pPr>
    </w:p>
    <w:p w14:paraId="76D6F48D" w14:textId="08E9841B" w:rsidR="0092748C" w:rsidRPr="002D7C93" w:rsidRDefault="0092748C" w:rsidP="0092748C">
      <w:pPr>
        <w:pStyle w:val="Heading3"/>
        <w:rPr>
          <w:lang w:eastAsia="zh-HK"/>
        </w:rPr>
      </w:pPr>
      <w:bookmarkStart w:id="818" w:name="_Toc188888817"/>
      <w:r w:rsidRPr="002D7C93">
        <w:rPr>
          <w:lang w:eastAsia="zh-HK"/>
        </w:rPr>
        <w:t xml:space="preserve">MPS Notify CPVACS Vehicle Arrived at </w:t>
      </w:r>
      <w:r w:rsidR="00D041DA">
        <w:rPr>
          <w:lang w:eastAsia="zh-HK"/>
        </w:rPr>
        <w:t xml:space="preserve">Drop Off </w:t>
      </w:r>
      <w:r w:rsidRPr="002D7C93">
        <w:rPr>
          <w:lang w:eastAsia="zh-HK"/>
        </w:rPr>
        <w:t>Cabin Door</w:t>
      </w:r>
      <w:bookmarkEnd w:id="818"/>
    </w:p>
    <w:p w14:paraId="2F70CA4C" w14:textId="672EBF40" w:rsidR="0092748C" w:rsidRPr="008B1896" w:rsidRDefault="0092748C" w:rsidP="0092748C">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notifyCPVACSVehicleArrivedCabinDoor</w:t>
      </w:r>
      <w:proofErr w:type="spellEnd"/>
    </w:p>
    <w:p w14:paraId="150D8FDE" w14:textId="77777777" w:rsidR="0092748C" w:rsidRPr="008B1896" w:rsidRDefault="0092748C" w:rsidP="0092748C">
      <w:pPr>
        <w:pStyle w:val="ListParagraph"/>
        <w:widowControl w:val="0"/>
        <w:adjustRightInd/>
        <w:snapToGrid/>
        <w:ind w:leftChars="0" w:left="960"/>
        <w:jc w:val="left"/>
        <w:rPr>
          <w:rFonts w:cs="Arial"/>
          <w:lang w:eastAsia="zh-HK"/>
        </w:rPr>
      </w:pPr>
      <w:r w:rsidRPr="008B1896">
        <w:rPr>
          <w:rFonts w:cs="Arial"/>
          <w:lang w:eastAsia="zh-HK"/>
        </w:rPr>
        <w:t>Method: Post</w:t>
      </w:r>
    </w:p>
    <w:p w14:paraId="4454EB59" w14:textId="77777777" w:rsidR="0092748C" w:rsidRPr="008B1896" w:rsidRDefault="0092748C" w:rsidP="0092748C">
      <w:pPr>
        <w:pStyle w:val="ListParagraph"/>
        <w:ind w:leftChars="0" w:left="960"/>
        <w:rPr>
          <w:rFonts w:eastAsiaTheme="minorEastAsia" w:cs="Arial"/>
          <w:lang w:eastAsia="zh-HK"/>
        </w:rPr>
      </w:pPr>
      <w:r w:rsidRPr="008B1896">
        <w:rPr>
          <w:rFonts w:eastAsiaTheme="minorEastAsia" w:cs="Arial"/>
          <w:lang w:eastAsia="zh-HK"/>
        </w:rPr>
        <w:t>Content-Type: JSON</w:t>
      </w:r>
    </w:p>
    <w:p w14:paraId="08D59BEA" w14:textId="77777777" w:rsidR="0092748C" w:rsidRPr="008B1896" w:rsidRDefault="0092748C" w:rsidP="0092748C">
      <w:pPr>
        <w:pStyle w:val="ListParagraph"/>
        <w:ind w:leftChars="0" w:left="960"/>
        <w:rPr>
          <w:rFonts w:eastAsiaTheme="minorEastAsia" w:cs="Arial"/>
          <w:lang w:eastAsia="zh-HK"/>
        </w:rPr>
      </w:pPr>
      <w:r w:rsidRPr="008B1896">
        <w:rPr>
          <w:rFonts w:cs="Arial"/>
        </w:rPr>
        <w:t>Authorization: Bearer</w:t>
      </w:r>
    </w:p>
    <w:p w14:paraId="05CB06AD" w14:textId="77777777" w:rsidR="0092748C" w:rsidRPr="008B1896" w:rsidRDefault="0092748C" w:rsidP="0092748C">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5"/>
        <w:gridCol w:w="2178"/>
        <w:gridCol w:w="3203"/>
      </w:tblGrid>
      <w:tr w:rsidR="008B1896" w:rsidRPr="008B1896" w14:paraId="70063ED5" w14:textId="77777777" w:rsidTr="007B5256">
        <w:tc>
          <w:tcPr>
            <w:tcW w:w="2675" w:type="dxa"/>
          </w:tcPr>
          <w:p w14:paraId="58CBC3D5" w14:textId="77777777" w:rsidR="0092748C" w:rsidRPr="008B1896" w:rsidRDefault="0092748C" w:rsidP="007B5256">
            <w:pPr>
              <w:pStyle w:val="ListParagraph"/>
              <w:ind w:leftChars="0" w:left="0"/>
              <w:rPr>
                <w:rFonts w:cs="Arial"/>
                <w:b/>
                <w:lang w:eastAsia="zh-HK"/>
              </w:rPr>
            </w:pPr>
            <w:r w:rsidRPr="008B1896">
              <w:rPr>
                <w:rFonts w:cs="Arial"/>
                <w:b/>
                <w:lang w:eastAsia="zh-HK"/>
              </w:rPr>
              <w:t>Field</w:t>
            </w:r>
          </w:p>
        </w:tc>
        <w:tc>
          <w:tcPr>
            <w:tcW w:w="2178" w:type="dxa"/>
          </w:tcPr>
          <w:p w14:paraId="1C24A9EF" w14:textId="77777777" w:rsidR="0092748C" w:rsidRPr="008B1896" w:rsidRDefault="0092748C" w:rsidP="007B5256">
            <w:pPr>
              <w:pStyle w:val="ListParagraph"/>
              <w:ind w:leftChars="0" w:left="0"/>
              <w:rPr>
                <w:rFonts w:cs="Arial"/>
                <w:b/>
                <w:lang w:eastAsia="zh-HK"/>
              </w:rPr>
            </w:pPr>
            <w:r w:rsidRPr="008B1896">
              <w:rPr>
                <w:rFonts w:cs="Arial"/>
                <w:b/>
                <w:lang w:eastAsia="zh-HK"/>
              </w:rPr>
              <w:t>Type</w:t>
            </w:r>
          </w:p>
        </w:tc>
        <w:tc>
          <w:tcPr>
            <w:tcW w:w="3203" w:type="dxa"/>
          </w:tcPr>
          <w:p w14:paraId="4597EA59" w14:textId="77777777" w:rsidR="0092748C" w:rsidRPr="008B1896" w:rsidRDefault="0092748C" w:rsidP="007B5256">
            <w:pPr>
              <w:pStyle w:val="ListParagraph"/>
              <w:ind w:leftChars="0" w:left="0"/>
              <w:rPr>
                <w:rFonts w:cs="Arial"/>
                <w:b/>
                <w:lang w:eastAsia="zh-HK"/>
              </w:rPr>
            </w:pPr>
            <w:r w:rsidRPr="008B1896">
              <w:rPr>
                <w:rFonts w:cs="Arial"/>
                <w:b/>
                <w:lang w:eastAsia="zh-HK"/>
              </w:rPr>
              <w:t>Description</w:t>
            </w:r>
          </w:p>
        </w:tc>
      </w:tr>
      <w:tr w:rsidR="008B1896" w:rsidRPr="008B1896" w14:paraId="5D879005" w14:textId="77777777" w:rsidTr="007B5256">
        <w:tc>
          <w:tcPr>
            <w:tcW w:w="2675" w:type="dxa"/>
          </w:tcPr>
          <w:p w14:paraId="3AA55DCD" w14:textId="77777777" w:rsidR="0092748C" w:rsidRPr="008B1896" w:rsidRDefault="0092748C" w:rsidP="007B5256">
            <w:pPr>
              <w:pStyle w:val="ListParagraph"/>
              <w:ind w:leftChars="0" w:left="0"/>
              <w:rPr>
                <w:rFonts w:cs="Arial"/>
                <w:lang w:eastAsia="zh-HK"/>
              </w:rPr>
            </w:pPr>
            <w:proofErr w:type="spellStart"/>
            <w:r w:rsidRPr="008B1896">
              <w:rPr>
                <w:rFonts w:cs="Arial"/>
                <w:lang w:eastAsia="zh-HK"/>
              </w:rPr>
              <w:t>cabinId</w:t>
            </w:r>
            <w:proofErr w:type="spellEnd"/>
          </w:p>
        </w:tc>
        <w:tc>
          <w:tcPr>
            <w:tcW w:w="2178" w:type="dxa"/>
          </w:tcPr>
          <w:p w14:paraId="750C5504" w14:textId="77777777" w:rsidR="0092748C" w:rsidRPr="008B1896" w:rsidRDefault="0092748C" w:rsidP="007B5256">
            <w:pPr>
              <w:pStyle w:val="ListParagraph"/>
              <w:ind w:leftChars="0" w:left="0"/>
              <w:rPr>
                <w:rFonts w:cs="Arial"/>
                <w:lang w:eastAsia="zh-HK"/>
              </w:rPr>
            </w:pPr>
            <w:r w:rsidRPr="008B1896">
              <w:rPr>
                <w:rFonts w:cs="Arial"/>
                <w:lang w:eastAsia="zh-HK"/>
              </w:rPr>
              <w:t>String</w:t>
            </w:r>
          </w:p>
        </w:tc>
        <w:tc>
          <w:tcPr>
            <w:tcW w:w="3203" w:type="dxa"/>
          </w:tcPr>
          <w:p w14:paraId="75266898" w14:textId="77777777" w:rsidR="0092748C" w:rsidRPr="008B1896" w:rsidRDefault="0092748C" w:rsidP="007B5256">
            <w:pPr>
              <w:pStyle w:val="ListParagraph"/>
              <w:ind w:leftChars="0" w:left="0"/>
              <w:rPr>
                <w:rFonts w:eastAsiaTheme="minorEastAsia" w:cs="Arial"/>
                <w:lang w:eastAsia="zh-HK"/>
              </w:rPr>
            </w:pPr>
            <w:r w:rsidRPr="008B1896">
              <w:rPr>
                <w:rFonts w:eastAsiaTheme="minorEastAsia" w:cs="Arial"/>
                <w:lang w:eastAsia="zh-HK"/>
              </w:rPr>
              <w:t>Cabin ID</w:t>
            </w:r>
          </w:p>
        </w:tc>
      </w:tr>
      <w:tr w:rsidR="008B1896" w:rsidRPr="008B1896" w14:paraId="74C8F716" w14:textId="77777777" w:rsidTr="007B5256">
        <w:tc>
          <w:tcPr>
            <w:tcW w:w="2675" w:type="dxa"/>
          </w:tcPr>
          <w:p w14:paraId="1042F1B4" w14:textId="3EB0FCF7" w:rsidR="00793D63" w:rsidRPr="008B1896" w:rsidRDefault="000C0785" w:rsidP="007B5256">
            <w:pPr>
              <w:pStyle w:val="ListParagraph"/>
              <w:ind w:leftChars="0" w:left="0"/>
              <w:rPr>
                <w:rFonts w:cs="Arial"/>
                <w:lang w:eastAsia="zh-HK"/>
              </w:rPr>
            </w:pPr>
            <w:r w:rsidRPr="008B1896">
              <w:rPr>
                <w:rFonts w:cs="Arial"/>
                <w:lang w:eastAsia="zh-HK"/>
              </w:rPr>
              <w:t>loop</w:t>
            </w:r>
          </w:p>
        </w:tc>
        <w:tc>
          <w:tcPr>
            <w:tcW w:w="2178" w:type="dxa"/>
          </w:tcPr>
          <w:p w14:paraId="733F4434" w14:textId="20459A20" w:rsidR="00793D63" w:rsidRPr="008B1896" w:rsidRDefault="004F0087" w:rsidP="007B5256">
            <w:pPr>
              <w:pStyle w:val="ListParagraph"/>
              <w:ind w:leftChars="0" w:left="0"/>
              <w:rPr>
                <w:rFonts w:cs="Arial"/>
                <w:lang w:eastAsia="zh-HK"/>
              </w:rPr>
            </w:pPr>
            <w:r w:rsidRPr="008B1896">
              <w:rPr>
                <w:rFonts w:cs="Arial"/>
                <w:lang w:eastAsia="zh-HK"/>
              </w:rPr>
              <w:t>Number</w:t>
            </w:r>
          </w:p>
        </w:tc>
        <w:tc>
          <w:tcPr>
            <w:tcW w:w="3203" w:type="dxa"/>
          </w:tcPr>
          <w:p w14:paraId="366E78DF" w14:textId="77777777" w:rsidR="00793D63" w:rsidRPr="008B1896" w:rsidRDefault="004F0087" w:rsidP="007B5256">
            <w:pPr>
              <w:pStyle w:val="ListParagraph"/>
              <w:ind w:leftChars="0" w:left="0"/>
              <w:rPr>
                <w:rFonts w:eastAsiaTheme="minorEastAsia" w:cs="Arial"/>
                <w:lang w:eastAsia="zh-HK"/>
              </w:rPr>
            </w:pPr>
            <w:r w:rsidRPr="008B1896">
              <w:rPr>
                <w:rFonts w:eastAsiaTheme="minorEastAsia" w:cs="Arial"/>
                <w:lang w:eastAsia="zh-HK"/>
              </w:rPr>
              <w:t>Loop Status</w:t>
            </w:r>
          </w:p>
          <w:p w14:paraId="281B7C85" w14:textId="77777777" w:rsidR="004F0087" w:rsidRPr="008B1896" w:rsidRDefault="004F0087" w:rsidP="007B5256">
            <w:pPr>
              <w:pStyle w:val="ListParagraph"/>
              <w:ind w:leftChars="0" w:left="0"/>
              <w:rPr>
                <w:rFonts w:eastAsiaTheme="minorEastAsia" w:cs="Arial"/>
                <w:lang w:eastAsia="zh-HK"/>
              </w:rPr>
            </w:pPr>
            <w:r w:rsidRPr="008B1896">
              <w:rPr>
                <w:rFonts w:eastAsiaTheme="minorEastAsia" w:cs="Arial"/>
                <w:lang w:eastAsia="zh-HK"/>
              </w:rPr>
              <w:t>0 - fail</w:t>
            </w:r>
          </w:p>
          <w:p w14:paraId="5D287979" w14:textId="07574B54" w:rsidR="004F0087" w:rsidRPr="008B1896" w:rsidRDefault="004F0087"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34AC257F" w14:textId="77777777" w:rsidTr="007B5256">
        <w:tc>
          <w:tcPr>
            <w:tcW w:w="2675" w:type="dxa"/>
          </w:tcPr>
          <w:p w14:paraId="7A167805" w14:textId="2CDBE23A" w:rsidR="00793D63" w:rsidRPr="008B1896" w:rsidRDefault="000C0785" w:rsidP="007B5256">
            <w:pPr>
              <w:pStyle w:val="ListParagraph"/>
              <w:ind w:leftChars="0" w:left="0"/>
              <w:rPr>
                <w:rFonts w:cs="Arial"/>
                <w:lang w:eastAsia="zh-HK"/>
              </w:rPr>
            </w:pPr>
            <w:proofErr w:type="spellStart"/>
            <w:r w:rsidRPr="008B1896">
              <w:rPr>
                <w:rFonts w:cs="Arial"/>
                <w:lang w:eastAsia="zh-HK"/>
              </w:rPr>
              <w:lastRenderedPageBreak/>
              <w:t>vehicleBottomHeight</w:t>
            </w:r>
            <w:proofErr w:type="spellEnd"/>
          </w:p>
        </w:tc>
        <w:tc>
          <w:tcPr>
            <w:tcW w:w="2178" w:type="dxa"/>
          </w:tcPr>
          <w:p w14:paraId="4B074669" w14:textId="2FE8757A" w:rsidR="00793D63" w:rsidRPr="008B1896" w:rsidRDefault="0077097C" w:rsidP="007B5256">
            <w:pPr>
              <w:pStyle w:val="ListParagraph"/>
              <w:ind w:leftChars="0" w:left="0"/>
              <w:rPr>
                <w:rFonts w:cs="Arial"/>
                <w:lang w:eastAsia="zh-HK"/>
              </w:rPr>
            </w:pPr>
            <w:r w:rsidRPr="008B1896">
              <w:rPr>
                <w:rFonts w:cs="Arial"/>
                <w:lang w:eastAsia="zh-HK"/>
              </w:rPr>
              <w:t>Number</w:t>
            </w:r>
          </w:p>
        </w:tc>
        <w:tc>
          <w:tcPr>
            <w:tcW w:w="3203" w:type="dxa"/>
          </w:tcPr>
          <w:p w14:paraId="1BB83D5E" w14:textId="77777777" w:rsidR="00793D63" w:rsidRPr="008B1896" w:rsidRDefault="0077097C" w:rsidP="007B5256">
            <w:pPr>
              <w:pStyle w:val="ListParagraph"/>
              <w:ind w:leftChars="0" w:left="0"/>
              <w:rPr>
                <w:rFonts w:eastAsiaTheme="minorEastAsia" w:cs="Arial"/>
                <w:lang w:eastAsia="zh-HK"/>
              </w:rPr>
            </w:pPr>
            <w:r w:rsidRPr="008B1896">
              <w:rPr>
                <w:rFonts w:eastAsiaTheme="minorEastAsia" w:cs="Arial"/>
                <w:lang w:eastAsia="zh-HK"/>
              </w:rPr>
              <w:t>Height from floor to bottom of vehicle</w:t>
            </w:r>
          </w:p>
          <w:p w14:paraId="0439A854" w14:textId="77777777" w:rsidR="00796D3C" w:rsidRPr="008B1896" w:rsidRDefault="00796D3C" w:rsidP="007B5256">
            <w:pPr>
              <w:pStyle w:val="ListParagraph"/>
              <w:ind w:leftChars="0" w:left="0"/>
              <w:rPr>
                <w:rFonts w:eastAsiaTheme="minorEastAsia" w:cs="Arial"/>
                <w:lang w:eastAsia="zh-HK"/>
              </w:rPr>
            </w:pPr>
            <w:r w:rsidRPr="008B1896">
              <w:rPr>
                <w:rFonts w:eastAsiaTheme="minorEastAsia" w:cs="Arial"/>
                <w:lang w:eastAsia="zh-HK"/>
              </w:rPr>
              <w:t>0 - standard</w:t>
            </w:r>
          </w:p>
          <w:p w14:paraId="3B47BB90" w14:textId="77777777" w:rsidR="00796D3C" w:rsidRPr="008B1896" w:rsidRDefault="00796D3C" w:rsidP="007B5256">
            <w:pPr>
              <w:pStyle w:val="ListParagraph"/>
              <w:ind w:leftChars="0" w:left="0"/>
              <w:rPr>
                <w:rFonts w:eastAsiaTheme="minorEastAsia" w:cs="Arial"/>
                <w:lang w:eastAsia="zh-HK"/>
              </w:rPr>
            </w:pPr>
            <w:r w:rsidRPr="008B1896">
              <w:rPr>
                <w:rFonts w:eastAsiaTheme="minorEastAsia" w:cs="Arial"/>
                <w:lang w:eastAsia="zh-HK"/>
              </w:rPr>
              <w:t>1 - middle</w:t>
            </w:r>
          </w:p>
          <w:p w14:paraId="712507E1" w14:textId="1CC7D77B" w:rsidR="00796D3C" w:rsidRPr="008B1896" w:rsidRDefault="00796D3C" w:rsidP="007B5256">
            <w:pPr>
              <w:pStyle w:val="ListParagraph"/>
              <w:ind w:leftChars="0" w:left="0"/>
              <w:rPr>
                <w:rFonts w:eastAsiaTheme="minorEastAsia" w:cs="Arial"/>
                <w:lang w:eastAsia="zh-HK"/>
              </w:rPr>
            </w:pPr>
            <w:r w:rsidRPr="008B1896">
              <w:rPr>
                <w:rFonts w:eastAsiaTheme="minorEastAsia" w:cs="Arial"/>
                <w:lang w:eastAsia="zh-HK"/>
              </w:rPr>
              <w:t>2 - full</w:t>
            </w:r>
          </w:p>
        </w:tc>
      </w:tr>
      <w:tr w:rsidR="008B1896" w:rsidRPr="008B1896" w14:paraId="71F6070D" w14:textId="77777777" w:rsidTr="007B5256">
        <w:tc>
          <w:tcPr>
            <w:tcW w:w="2675" w:type="dxa"/>
          </w:tcPr>
          <w:p w14:paraId="70FDEF82" w14:textId="44A75A49" w:rsidR="00793D63" w:rsidRPr="008B1896" w:rsidRDefault="000C0785" w:rsidP="007B5256">
            <w:pPr>
              <w:pStyle w:val="ListParagraph"/>
              <w:ind w:leftChars="0" w:left="0"/>
              <w:rPr>
                <w:rFonts w:cs="Arial"/>
                <w:lang w:eastAsia="zh-HK"/>
              </w:rPr>
            </w:pPr>
            <w:proofErr w:type="spellStart"/>
            <w:r w:rsidRPr="008B1896">
              <w:rPr>
                <w:rFonts w:cs="Arial"/>
                <w:lang w:eastAsia="zh-HK"/>
              </w:rPr>
              <w:t>vehicleStatus</w:t>
            </w:r>
            <w:proofErr w:type="spellEnd"/>
          </w:p>
        </w:tc>
        <w:tc>
          <w:tcPr>
            <w:tcW w:w="2178" w:type="dxa"/>
          </w:tcPr>
          <w:p w14:paraId="58DA2F08" w14:textId="5A75277E" w:rsidR="00793D63" w:rsidRPr="008B1896" w:rsidRDefault="0077097C" w:rsidP="007B5256">
            <w:pPr>
              <w:pStyle w:val="ListParagraph"/>
              <w:ind w:leftChars="0" w:left="0"/>
              <w:rPr>
                <w:rFonts w:cs="Arial"/>
                <w:lang w:eastAsia="zh-HK"/>
              </w:rPr>
            </w:pPr>
            <w:r w:rsidRPr="008B1896">
              <w:rPr>
                <w:rFonts w:cs="Arial"/>
                <w:lang w:eastAsia="zh-HK"/>
              </w:rPr>
              <w:t>Number</w:t>
            </w:r>
          </w:p>
        </w:tc>
        <w:tc>
          <w:tcPr>
            <w:tcW w:w="3203" w:type="dxa"/>
          </w:tcPr>
          <w:p w14:paraId="0DACCAA0" w14:textId="77777777" w:rsidR="00793D63" w:rsidRPr="008B1896" w:rsidRDefault="000C0785" w:rsidP="007B5256">
            <w:pPr>
              <w:pStyle w:val="ListParagraph"/>
              <w:ind w:leftChars="0" w:left="0"/>
              <w:rPr>
                <w:rFonts w:cs="Arial"/>
                <w:lang w:eastAsia="zh-HK"/>
              </w:rPr>
            </w:pPr>
            <w:r w:rsidRPr="008B1896">
              <w:rPr>
                <w:rFonts w:eastAsiaTheme="minorEastAsia" w:cs="Arial"/>
                <w:lang w:eastAsia="zh-HK"/>
              </w:rPr>
              <w:t xml:space="preserve">Parking Status of </w:t>
            </w:r>
            <w:r w:rsidRPr="008B1896">
              <w:rPr>
                <w:rFonts w:cs="Arial"/>
                <w:lang w:eastAsia="zh-HK"/>
              </w:rPr>
              <w:t>Vehicle</w:t>
            </w:r>
          </w:p>
          <w:p w14:paraId="3CEC213A" w14:textId="5F9940FF" w:rsidR="000C0785" w:rsidRPr="008B1896" w:rsidRDefault="000C0785" w:rsidP="007B5256">
            <w:pPr>
              <w:pStyle w:val="ListParagraph"/>
              <w:ind w:leftChars="0" w:left="0"/>
              <w:rPr>
                <w:rFonts w:cs="Arial"/>
                <w:lang w:eastAsia="zh-HK"/>
              </w:rPr>
            </w:pPr>
            <w:r w:rsidRPr="008B1896">
              <w:rPr>
                <w:rFonts w:cs="Arial"/>
                <w:lang w:eastAsia="zh-HK"/>
              </w:rPr>
              <w:t>0 - abnormal</w:t>
            </w:r>
          </w:p>
          <w:p w14:paraId="454B39D2" w14:textId="5EB653D7" w:rsidR="000C0785" w:rsidRPr="008B1896" w:rsidRDefault="000C0785" w:rsidP="007B5256">
            <w:pPr>
              <w:pStyle w:val="ListParagraph"/>
              <w:ind w:leftChars="0" w:left="0"/>
              <w:rPr>
                <w:rFonts w:eastAsiaTheme="minorEastAsia" w:cs="Arial"/>
                <w:lang w:eastAsia="zh-HK"/>
              </w:rPr>
            </w:pPr>
            <w:r w:rsidRPr="008B1896">
              <w:rPr>
                <w:rFonts w:cs="Arial"/>
                <w:lang w:eastAsia="zh-HK"/>
              </w:rPr>
              <w:t>1 - normal</w:t>
            </w:r>
          </w:p>
        </w:tc>
      </w:tr>
      <w:tr w:rsidR="008B1896" w:rsidRPr="008B1896" w14:paraId="215313B5" w14:textId="77777777" w:rsidTr="007B5256">
        <w:tc>
          <w:tcPr>
            <w:tcW w:w="2675" w:type="dxa"/>
          </w:tcPr>
          <w:p w14:paraId="3833ECD8" w14:textId="1930BBEE" w:rsidR="00793D63" w:rsidRPr="008B1896" w:rsidRDefault="00793D63" w:rsidP="00793D63">
            <w:pPr>
              <w:pStyle w:val="ListParagraph"/>
              <w:ind w:leftChars="0" w:left="0"/>
              <w:rPr>
                <w:rFonts w:cs="Arial"/>
                <w:lang w:eastAsia="zh-HK"/>
              </w:rPr>
            </w:pPr>
            <w:proofErr w:type="spellStart"/>
            <w:r w:rsidRPr="008B1896">
              <w:rPr>
                <w:rFonts w:cs="Arial"/>
                <w:lang w:eastAsia="zh-HK"/>
              </w:rPr>
              <w:t>arriveCabinDoorDatetime</w:t>
            </w:r>
            <w:proofErr w:type="spellEnd"/>
          </w:p>
        </w:tc>
        <w:tc>
          <w:tcPr>
            <w:tcW w:w="2178" w:type="dxa"/>
          </w:tcPr>
          <w:p w14:paraId="3B11E2A0" w14:textId="01187F2D" w:rsidR="00793D63" w:rsidRPr="008B1896" w:rsidRDefault="00793D63" w:rsidP="00793D63">
            <w:pPr>
              <w:pStyle w:val="ListParagraph"/>
              <w:ind w:leftChars="0" w:left="0"/>
              <w:rPr>
                <w:rFonts w:cs="Arial"/>
                <w:lang w:eastAsia="zh-HK"/>
              </w:rPr>
            </w:pPr>
            <w:r w:rsidRPr="008B1896">
              <w:rPr>
                <w:rFonts w:cs="Arial"/>
                <w:lang w:eastAsia="zh-HK"/>
              </w:rPr>
              <w:t>String</w:t>
            </w:r>
          </w:p>
        </w:tc>
        <w:tc>
          <w:tcPr>
            <w:tcW w:w="3203" w:type="dxa"/>
          </w:tcPr>
          <w:p w14:paraId="23D38564" w14:textId="77777777" w:rsidR="00793D63" w:rsidRPr="008B1896" w:rsidRDefault="00793D63" w:rsidP="00793D63">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382FEAE5" w14:textId="2EB68B84" w:rsidR="00793D63" w:rsidRPr="008B1896" w:rsidRDefault="00793D63" w:rsidP="00793D63">
            <w:pPr>
              <w:pStyle w:val="ListParagraph"/>
              <w:ind w:leftChars="0" w:left="0"/>
              <w:rPr>
                <w:rFonts w:eastAsiaTheme="minorEastAsia" w:cs="Arial"/>
                <w:lang w:eastAsia="zh-HK"/>
              </w:rPr>
            </w:pPr>
            <w:r w:rsidRPr="008B1896">
              <w:rPr>
                <w:rFonts w:cs="Arial"/>
                <w:shd w:val="clear" w:color="auto" w:fill="FFFFFF"/>
              </w:rPr>
              <w:t>Time Arrived at Cabin Door</w:t>
            </w:r>
          </w:p>
        </w:tc>
      </w:tr>
    </w:tbl>
    <w:p w14:paraId="34ACF2F3" w14:textId="77777777" w:rsidR="0092748C" w:rsidRPr="008B1896" w:rsidRDefault="0092748C" w:rsidP="0092748C">
      <w:pPr>
        <w:pStyle w:val="ListParagraph"/>
        <w:ind w:left="440" w:firstLine="411"/>
        <w:rPr>
          <w:rFonts w:cs="Arial"/>
          <w:lang w:eastAsia="zh-HK"/>
        </w:rPr>
      </w:pPr>
    </w:p>
    <w:p w14:paraId="69F113AA" w14:textId="77777777" w:rsidR="0092748C" w:rsidRPr="008B1896" w:rsidRDefault="0092748C" w:rsidP="0092748C">
      <w:pPr>
        <w:pStyle w:val="ListParagraph"/>
        <w:ind w:left="440" w:firstLine="411"/>
        <w:rPr>
          <w:rFonts w:cs="Arial"/>
          <w:lang w:eastAsia="zh-HK"/>
        </w:rPr>
      </w:pPr>
      <w:r w:rsidRPr="008B1896">
        <w:rPr>
          <w:rFonts w:cs="Arial"/>
          <w:lang w:eastAsia="zh-HK"/>
        </w:rPr>
        <w:t>{</w:t>
      </w:r>
    </w:p>
    <w:p w14:paraId="33B956C2" w14:textId="5E907B94" w:rsidR="00727216" w:rsidRPr="008B1896" w:rsidRDefault="0092748C" w:rsidP="00727216">
      <w:pPr>
        <w:pStyle w:val="ListParagraph"/>
        <w:ind w:left="440" w:firstLine="411"/>
        <w:rPr>
          <w:rFonts w:cs="Arial"/>
          <w:lang w:eastAsia="zh-HK"/>
        </w:rPr>
      </w:pPr>
      <w:r w:rsidRPr="008B1896">
        <w:rPr>
          <w:rFonts w:cs="Arial"/>
          <w:lang w:eastAsia="zh-HK"/>
        </w:rPr>
        <w:t xml:space="preserve">     "cabinId":"</w:t>
      </w:r>
      <w:r w:rsidR="00727216" w:rsidRPr="008B1896">
        <w:rPr>
          <w:rFonts w:cs="Arial"/>
          <w:lang w:eastAsia="zh-HK"/>
        </w:rPr>
        <w:t>C</w:t>
      </w:r>
      <w:r w:rsidR="00CC279C" w:rsidRPr="008B1896">
        <w:rPr>
          <w:rFonts w:cs="Arial"/>
          <w:lang w:eastAsia="zh-HK"/>
        </w:rPr>
        <w:t>0</w:t>
      </w:r>
      <w:r w:rsidRPr="008B1896">
        <w:rPr>
          <w:rFonts w:cs="Arial"/>
          <w:lang w:eastAsia="zh-HK"/>
        </w:rPr>
        <w:t>1"</w:t>
      </w:r>
      <w:r w:rsidR="00727216" w:rsidRPr="008B1896">
        <w:rPr>
          <w:rFonts w:cs="Arial"/>
          <w:lang w:eastAsia="zh-HK"/>
        </w:rPr>
        <w:t>,</w:t>
      </w:r>
    </w:p>
    <w:p w14:paraId="19AE61C8" w14:textId="1A1E200F" w:rsidR="00727216" w:rsidRPr="008B1896" w:rsidRDefault="00727216" w:rsidP="00727216">
      <w:pPr>
        <w:pStyle w:val="ListParagraph"/>
        <w:ind w:left="440" w:firstLine="411"/>
        <w:rPr>
          <w:rFonts w:cs="Arial"/>
          <w:lang w:eastAsia="zh-HK"/>
        </w:rPr>
      </w:pPr>
      <w:r w:rsidRPr="008B1896">
        <w:rPr>
          <w:rFonts w:cs="Arial"/>
          <w:lang w:eastAsia="zh-HK"/>
        </w:rPr>
        <w:t xml:space="preserve">     "loop":1,</w:t>
      </w:r>
    </w:p>
    <w:p w14:paraId="5F8A900A" w14:textId="77777777" w:rsidR="00727216" w:rsidRPr="008B1896" w:rsidRDefault="00727216" w:rsidP="00727216">
      <w:pPr>
        <w:pStyle w:val="ListParagraph"/>
        <w:ind w:left="440" w:firstLine="411"/>
        <w:rPr>
          <w:rFonts w:cs="Arial"/>
          <w:lang w:eastAsia="zh-HK"/>
        </w:rPr>
      </w:pPr>
      <w:r w:rsidRPr="008B1896">
        <w:rPr>
          <w:rFonts w:cs="Arial"/>
          <w:lang w:eastAsia="zh-HK"/>
        </w:rPr>
        <w:t xml:space="preserve">     "</w:t>
      </w:r>
      <w:proofErr w:type="spellStart"/>
      <w:r w:rsidRPr="008B1896">
        <w:rPr>
          <w:rFonts w:cs="Arial"/>
          <w:lang w:eastAsia="zh-HK"/>
        </w:rPr>
        <w:t>vehicleBottomHeight</w:t>
      </w:r>
      <w:proofErr w:type="spellEnd"/>
      <w:r w:rsidRPr="008B1896">
        <w:rPr>
          <w:rFonts w:cs="Arial"/>
          <w:lang w:eastAsia="zh-HK"/>
        </w:rPr>
        <w:t xml:space="preserve"> ":1,</w:t>
      </w:r>
    </w:p>
    <w:p w14:paraId="51E9E490" w14:textId="413BEE92" w:rsidR="00727216" w:rsidRPr="008B1896" w:rsidRDefault="00727216" w:rsidP="00727216">
      <w:pPr>
        <w:pStyle w:val="ListParagraph"/>
        <w:ind w:left="440" w:firstLine="411"/>
        <w:rPr>
          <w:rFonts w:cs="Arial"/>
          <w:lang w:eastAsia="zh-HK"/>
        </w:rPr>
      </w:pPr>
      <w:r w:rsidRPr="008B1896">
        <w:rPr>
          <w:rFonts w:cs="Arial"/>
          <w:lang w:eastAsia="zh-HK"/>
        </w:rPr>
        <w:t xml:space="preserve">     "vehicleStatus":1,</w:t>
      </w:r>
    </w:p>
    <w:p w14:paraId="608C5438" w14:textId="07BA9B8B" w:rsidR="0092748C" w:rsidRPr="008B1896" w:rsidRDefault="00727216" w:rsidP="002D7C93">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"arriveCabinDoorDatetime":</w:t>
      </w:r>
      <w:r w:rsidR="00F0200E" w:rsidRPr="008B1896">
        <w:rPr>
          <w:rFonts w:cs="Arial"/>
          <w:lang w:eastAsia="zh-HK"/>
        </w:rPr>
        <w:t>”2024-01-01 23:00:00”</w:t>
      </w:r>
    </w:p>
    <w:p w14:paraId="0287E507" w14:textId="77777777" w:rsidR="0092748C" w:rsidRPr="008B1896" w:rsidRDefault="0092748C" w:rsidP="0092748C">
      <w:pPr>
        <w:ind w:firstLine="851"/>
        <w:rPr>
          <w:rFonts w:cs="Arial"/>
          <w:lang w:eastAsia="zh-HK"/>
        </w:rPr>
      </w:pPr>
      <w:r w:rsidRPr="008B1896">
        <w:rPr>
          <w:rFonts w:cs="Arial"/>
          <w:lang w:eastAsia="zh-HK"/>
        </w:rPr>
        <w:t>}</w:t>
      </w:r>
    </w:p>
    <w:p w14:paraId="3269FA9C" w14:textId="77777777" w:rsidR="0092748C" w:rsidRPr="008B1896" w:rsidRDefault="0092748C" w:rsidP="0092748C">
      <w:pPr>
        <w:ind w:firstLine="851"/>
        <w:rPr>
          <w:rFonts w:cs="Arial"/>
          <w:lang w:eastAsia="zh-HK"/>
        </w:rPr>
      </w:pPr>
    </w:p>
    <w:p w14:paraId="26C00DF0" w14:textId="77777777" w:rsidR="0092748C" w:rsidRPr="008B1896" w:rsidRDefault="0092748C" w:rsidP="0092748C">
      <w:pPr>
        <w:pStyle w:val="ListParagraph"/>
        <w:ind w:leftChars="0" w:left="960"/>
        <w:rPr>
          <w:rFonts w:cs="Arial"/>
          <w:lang w:eastAsia="zh-HK"/>
        </w:rPr>
      </w:pPr>
      <w:r w:rsidRPr="008B1896">
        <w:rPr>
          <w:rFonts w:cs="Arial"/>
          <w:lang w:eastAsia="zh-HK"/>
        </w:rPr>
        <w:t>Response</w:t>
      </w:r>
    </w:p>
    <w:p w14:paraId="30E383CF" w14:textId="77777777" w:rsidR="0092748C" w:rsidRPr="008B1896" w:rsidRDefault="0092748C" w:rsidP="0092748C">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8B1896" w:rsidRPr="008B1896" w14:paraId="5CDAFBC9" w14:textId="77777777" w:rsidTr="007B5256">
        <w:tc>
          <w:tcPr>
            <w:tcW w:w="2720" w:type="dxa"/>
          </w:tcPr>
          <w:p w14:paraId="23446AF3" w14:textId="77777777" w:rsidR="0092748C" w:rsidRPr="008B1896" w:rsidRDefault="0092748C" w:rsidP="007B5256">
            <w:pPr>
              <w:pStyle w:val="ListParagraph"/>
              <w:ind w:leftChars="0" w:left="0"/>
              <w:rPr>
                <w:rFonts w:cs="Arial"/>
                <w:b/>
                <w:lang w:eastAsia="zh-HK"/>
              </w:rPr>
            </w:pPr>
            <w:r w:rsidRPr="008B1896">
              <w:rPr>
                <w:rFonts w:cs="Arial"/>
                <w:b/>
                <w:lang w:eastAsia="zh-HK"/>
              </w:rPr>
              <w:t>Field</w:t>
            </w:r>
          </w:p>
        </w:tc>
        <w:tc>
          <w:tcPr>
            <w:tcW w:w="2158" w:type="dxa"/>
          </w:tcPr>
          <w:p w14:paraId="12C7C273" w14:textId="77777777" w:rsidR="0092748C" w:rsidRPr="008B1896" w:rsidRDefault="0092748C" w:rsidP="007B5256">
            <w:pPr>
              <w:pStyle w:val="ListParagraph"/>
              <w:ind w:leftChars="0" w:left="0"/>
              <w:rPr>
                <w:rFonts w:cs="Arial"/>
                <w:b/>
                <w:lang w:eastAsia="zh-HK"/>
              </w:rPr>
            </w:pPr>
            <w:r w:rsidRPr="008B1896">
              <w:rPr>
                <w:rFonts w:cs="Arial"/>
                <w:b/>
                <w:lang w:eastAsia="zh-HK"/>
              </w:rPr>
              <w:t>Type</w:t>
            </w:r>
          </w:p>
        </w:tc>
        <w:tc>
          <w:tcPr>
            <w:tcW w:w="3178" w:type="dxa"/>
          </w:tcPr>
          <w:p w14:paraId="147B64E9" w14:textId="77777777" w:rsidR="0092748C" w:rsidRPr="008B1896" w:rsidRDefault="0092748C" w:rsidP="007B5256">
            <w:pPr>
              <w:pStyle w:val="ListParagraph"/>
              <w:ind w:leftChars="0" w:left="0"/>
              <w:rPr>
                <w:rFonts w:cs="Arial"/>
                <w:b/>
                <w:lang w:eastAsia="zh-HK"/>
              </w:rPr>
            </w:pPr>
            <w:r w:rsidRPr="008B1896">
              <w:rPr>
                <w:rFonts w:cs="Arial"/>
                <w:b/>
                <w:lang w:eastAsia="zh-HK"/>
              </w:rPr>
              <w:t>Description</w:t>
            </w:r>
          </w:p>
        </w:tc>
      </w:tr>
      <w:tr w:rsidR="008B1896" w:rsidRPr="008B1896" w14:paraId="257DB133" w14:textId="77777777" w:rsidTr="007B5256">
        <w:tc>
          <w:tcPr>
            <w:tcW w:w="2720" w:type="dxa"/>
          </w:tcPr>
          <w:p w14:paraId="57FA3040" w14:textId="77777777" w:rsidR="0092748C" w:rsidRPr="008B1896" w:rsidRDefault="0092748C"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3419E61C" w14:textId="77777777" w:rsidR="0092748C" w:rsidRPr="008B1896" w:rsidRDefault="0092748C" w:rsidP="007B5256">
            <w:pPr>
              <w:pStyle w:val="ListParagraph"/>
              <w:ind w:leftChars="0" w:left="0"/>
              <w:rPr>
                <w:rFonts w:cs="Arial"/>
                <w:lang w:eastAsia="zh-HK"/>
              </w:rPr>
            </w:pPr>
            <w:r w:rsidRPr="008B1896">
              <w:rPr>
                <w:rFonts w:cs="Arial"/>
                <w:lang w:eastAsia="zh-HK"/>
              </w:rPr>
              <w:t>Number</w:t>
            </w:r>
          </w:p>
        </w:tc>
        <w:tc>
          <w:tcPr>
            <w:tcW w:w="3178" w:type="dxa"/>
          </w:tcPr>
          <w:p w14:paraId="683A1F87" w14:textId="77777777" w:rsidR="00727216" w:rsidRPr="008B1896" w:rsidRDefault="00727216" w:rsidP="00727216">
            <w:pPr>
              <w:pStyle w:val="ListParagraph"/>
              <w:ind w:leftChars="0" w:left="0"/>
              <w:rPr>
                <w:rFonts w:eastAsiaTheme="minorEastAsia" w:cs="Arial"/>
                <w:lang w:eastAsia="zh-HK"/>
              </w:rPr>
            </w:pPr>
            <w:r w:rsidRPr="008B1896">
              <w:rPr>
                <w:rFonts w:eastAsiaTheme="minorEastAsia" w:cs="Arial"/>
                <w:lang w:eastAsia="zh-HK"/>
              </w:rPr>
              <w:t>0 - fail</w:t>
            </w:r>
          </w:p>
          <w:p w14:paraId="097696A3" w14:textId="4C5F5EC6" w:rsidR="0092748C" w:rsidRPr="008B1896" w:rsidRDefault="00727216"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728BE057" w14:textId="77777777" w:rsidTr="007B5256">
        <w:tc>
          <w:tcPr>
            <w:tcW w:w="2720" w:type="dxa"/>
          </w:tcPr>
          <w:p w14:paraId="6203BE07" w14:textId="77777777" w:rsidR="0092748C" w:rsidRPr="008B1896" w:rsidRDefault="0092748C"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449DFDD7" w14:textId="77777777" w:rsidR="0092748C" w:rsidRPr="008B1896" w:rsidRDefault="0092748C" w:rsidP="007B5256">
            <w:pPr>
              <w:pStyle w:val="ListParagraph"/>
              <w:ind w:leftChars="0" w:left="0"/>
              <w:rPr>
                <w:rFonts w:cs="Arial"/>
                <w:lang w:eastAsia="zh-HK"/>
              </w:rPr>
            </w:pPr>
            <w:r w:rsidRPr="008B1896">
              <w:rPr>
                <w:rFonts w:cs="Arial"/>
                <w:lang w:eastAsia="zh-HK"/>
              </w:rPr>
              <w:t>String</w:t>
            </w:r>
          </w:p>
        </w:tc>
        <w:tc>
          <w:tcPr>
            <w:tcW w:w="3178" w:type="dxa"/>
          </w:tcPr>
          <w:p w14:paraId="7C1FFF23" w14:textId="77777777" w:rsidR="0092748C" w:rsidRPr="008B1896" w:rsidRDefault="0092748C"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083DC3F0" w14:textId="77777777" w:rsidTr="007B5256">
        <w:tc>
          <w:tcPr>
            <w:tcW w:w="2720" w:type="dxa"/>
          </w:tcPr>
          <w:p w14:paraId="083BEA71" w14:textId="77777777" w:rsidR="0092748C" w:rsidRPr="008B1896" w:rsidRDefault="0092748C" w:rsidP="007B5256">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7D9DAE1D" w14:textId="77777777" w:rsidR="0092748C" w:rsidRPr="008B1896" w:rsidRDefault="0092748C" w:rsidP="007B5256">
            <w:pPr>
              <w:pStyle w:val="ListParagraph"/>
              <w:ind w:leftChars="0" w:left="0"/>
              <w:rPr>
                <w:rFonts w:cs="Arial"/>
                <w:lang w:eastAsia="zh-HK"/>
              </w:rPr>
            </w:pPr>
            <w:r w:rsidRPr="008B1896">
              <w:rPr>
                <w:rFonts w:cs="Arial"/>
                <w:lang w:eastAsia="zh-HK"/>
              </w:rPr>
              <w:t>String</w:t>
            </w:r>
          </w:p>
        </w:tc>
        <w:tc>
          <w:tcPr>
            <w:tcW w:w="3178" w:type="dxa"/>
          </w:tcPr>
          <w:p w14:paraId="252D902A" w14:textId="77777777" w:rsidR="0092748C" w:rsidRPr="008B1896" w:rsidRDefault="0092748C"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60005806" w14:textId="77777777" w:rsidR="0092748C" w:rsidRPr="002D7C93" w:rsidRDefault="0092748C" w:rsidP="007B5256">
            <w:pPr>
              <w:pStyle w:val="ListParagraph"/>
              <w:ind w:leftChars="0" w:left="0"/>
              <w:rPr>
                <w:rFonts w:cs="Arial"/>
                <w:shd w:val="clear" w:color="auto" w:fill="FFFFFF"/>
              </w:rPr>
            </w:pPr>
            <w:r w:rsidRPr="008B1896">
              <w:rPr>
                <w:rFonts w:cs="Arial"/>
              </w:rPr>
              <w:t>System Date Time</w:t>
            </w:r>
          </w:p>
        </w:tc>
      </w:tr>
    </w:tbl>
    <w:p w14:paraId="449274ED" w14:textId="77777777" w:rsidR="0092748C" w:rsidRPr="008B1896" w:rsidRDefault="0092748C" w:rsidP="0092748C">
      <w:pPr>
        <w:rPr>
          <w:rFonts w:cs="Arial"/>
          <w:lang w:eastAsia="zh-HK"/>
        </w:rPr>
      </w:pPr>
    </w:p>
    <w:p w14:paraId="419C7E6A" w14:textId="77777777" w:rsidR="0092748C" w:rsidRPr="008B1896" w:rsidRDefault="0092748C" w:rsidP="0092748C">
      <w:pPr>
        <w:pStyle w:val="ListParagraph"/>
        <w:widowControl w:val="0"/>
        <w:adjustRightInd/>
        <w:snapToGrid/>
        <w:ind w:left="440" w:firstLine="411"/>
        <w:jc w:val="left"/>
        <w:rPr>
          <w:rFonts w:cs="Arial"/>
          <w:lang w:eastAsia="zh-HK"/>
        </w:rPr>
      </w:pPr>
      <w:r w:rsidRPr="008B1896">
        <w:rPr>
          <w:rFonts w:cs="Arial"/>
          <w:lang w:eastAsia="zh-HK"/>
        </w:rPr>
        <w:t>{</w:t>
      </w:r>
    </w:p>
    <w:p w14:paraId="2BAA8BF0" w14:textId="77777777" w:rsidR="0092748C" w:rsidRPr="008B1896" w:rsidRDefault="0092748C" w:rsidP="0092748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27FF26B6" w14:textId="4E135944" w:rsidR="0092748C" w:rsidRPr="008B1896" w:rsidRDefault="0092748C" w:rsidP="002D7C93">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027CD755" w14:textId="77777777" w:rsidR="0092748C" w:rsidRPr="008B1896" w:rsidRDefault="0092748C" w:rsidP="0092748C">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0A5D88BC" w14:textId="77777777" w:rsidR="0092748C" w:rsidRPr="008B1896" w:rsidRDefault="0092748C" w:rsidP="0092748C">
      <w:pPr>
        <w:pStyle w:val="ListParagraph"/>
        <w:widowControl w:val="0"/>
        <w:adjustRightInd/>
        <w:snapToGrid/>
        <w:ind w:left="440"/>
        <w:jc w:val="left"/>
        <w:rPr>
          <w:rFonts w:cs="Arial"/>
          <w:lang w:eastAsia="zh-HK"/>
        </w:rPr>
      </w:pPr>
      <w:r w:rsidRPr="008B1896">
        <w:rPr>
          <w:rFonts w:cs="Arial"/>
          <w:lang w:eastAsia="zh-HK"/>
        </w:rPr>
        <w:t xml:space="preserve">       }</w:t>
      </w:r>
    </w:p>
    <w:p w14:paraId="41535842" w14:textId="7AFEF55E" w:rsidR="0092748C" w:rsidRPr="002D7C93" w:rsidRDefault="0092748C" w:rsidP="0092748C">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3D57B9" w:rsidRPr="008B1896">
        <w:rPr>
          <w:rFonts w:cs="Arial"/>
          <w:bCs/>
          <w:lang w:eastAsia="zh-HK"/>
        </w:rPr>
        <w:t xml:space="preserve">MPS call ACPB-CPVACS's API through </w:t>
      </w:r>
      <w:r w:rsidR="003D57B9" w:rsidRPr="002D7C93">
        <w:rPr>
          <w:rFonts w:cs="Arial"/>
          <w:b/>
          <w:i/>
          <w:iCs/>
          <w:lang w:eastAsia="zh-HK"/>
        </w:rPr>
        <w:t xml:space="preserve">APS API - MPS Notify CPVACS Vehicle Arrived at </w:t>
      </w:r>
      <w:r w:rsidR="005B1400" w:rsidRPr="002D7C93">
        <w:rPr>
          <w:b/>
          <w:i/>
          <w:iCs/>
          <w:lang w:eastAsia="zh-HK"/>
        </w:rPr>
        <w:t xml:space="preserve">Drop Off </w:t>
      </w:r>
      <w:r w:rsidR="003D57B9" w:rsidRPr="002D7C93">
        <w:rPr>
          <w:rFonts w:cs="Arial"/>
          <w:b/>
          <w:i/>
          <w:iCs/>
          <w:lang w:eastAsia="zh-HK"/>
        </w:rPr>
        <w:t>Cabin Door</w:t>
      </w:r>
      <w:r w:rsidR="003D57B9" w:rsidRPr="008B1896">
        <w:rPr>
          <w:rFonts w:cs="Arial"/>
          <w:bCs/>
          <w:lang w:eastAsia="zh-HK"/>
        </w:rPr>
        <w:t xml:space="preserve"> to inform ACPB-CPVACS the vehicle has been arrived at transfer cabin door with providing the detected vehicle </w:t>
      </w:r>
      <w:r w:rsidR="003D57B9" w:rsidRPr="008B1896">
        <w:rPr>
          <w:rFonts w:cs="Arial"/>
          <w:bCs/>
          <w:lang w:eastAsia="zh-HK"/>
        </w:rPr>
        <w:lastRenderedPageBreak/>
        <w:t>information. ACPB-CPVACS will turn on the CAS/LPR to capture the LPN of arrived vehicle.</w:t>
      </w:r>
    </w:p>
    <w:p w14:paraId="5E537B6F" w14:textId="77777777" w:rsidR="00C2505E" w:rsidRPr="008B1896" w:rsidRDefault="00C2505E" w:rsidP="00C2505E">
      <w:pPr>
        <w:widowControl w:val="0"/>
        <w:adjustRightInd/>
        <w:snapToGrid/>
        <w:ind w:left="851"/>
        <w:jc w:val="left"/>
        <w:rPr>
          <w:rFonts w:cs="Arial"/>
          <w:b/>
          <w:lang w:eastAsia="zh-HK"/>
        </w:rPr>
      </w:pPr>
    </w:p>
    <w:p w14:paraId="43B34C82" w14:textId="7F82B9E2" w:rsidR="00C2505E" w:rsidRPr="002D7C93" w:rsidRDefault="00C2505E" w:rsidP="00C2505E">
      <w:pPr>
        <w:pStyle w:val="Heading3"/>
        <w:rPr>
          <w:lang w:eastAsia="zh-HK"/>
        </w:rPr>
      </w:pPr>
      <w:bookmarkStart w:id="819" w:name="_Toc188888818"/>
      <w:r w:rsidRPr="008B1896">
        <w:rPr>
          <w:lang w:eastAsia="zh-HK"/>
        </w:rPr>
        <w:t xml:space="preserve">CPVACS </w:t>
      </w:r>
      <w:r w:rsidR="00C77703" w:rsidRPr="008B1896">
        <w:rPr>
          <w:lang w:eastAsia="zh-HK"/>
        </w:rPr>
        <w:t>Send</w:t>
      </w:r>
      <w:r w:rsidRPr="008B1896">
        <w:rPr>
          <w:lang w:eastAsia="zh-HK"/>
        </w:rPr>
        <w:t xml:space="preserve"> MPS Arrived Cabin Vehicle Information</w:t>
      </w:r>
      <w:bookmarkEnd w:id="819"/>
    </w:p>
    <w:p w14:paraId="508AE261" w14:textId="4B9C722A" w:rsidR="00C2505E" w:rsidRPr="008B1896" w:rsidRDefault="00C2505E" w:rsidP="00C2505E">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00C77703" w:rsidRPr="008B1896">
        <w:rPr>
          <w:rFonts w:cs="Arial"/>
          <w:lang w:eastAsia="zh-HK"/>
        </w:rPr>
        <w:t>send</w:t>
      </w:r>
      <w:r w:rsidR="00676106" w:rsidRPr="008B1896">
        <w:rPr>
          <w:rFonts w:cs="Arial"/>
          <w:lang w:eastAsia="zh-HK"/>
        </w:rPr>
        <w:t>MPS</w:t>
      </w:r>
      <w:r w:rsidRPr="008B1896">
        <w:rPr>
          <w:rFonts w:cs="Arial"/>
          <w:lang w:eastAsia="zh-HK"/>
        </w:rPr>
        <w:t>ArrivedCabin</w:t>
      </w:r>
      <w:r w:rsidR="009A1697" w:rsidRPr="008B1896">
        <w:rPr>
          <w:rFonts w:cs="Arial"/>
          <w:lang w:eastAsia="zh-HK"/>
        </w:rPr>
        <w:t>VehicleInfo</w:t>
      </w:r>
      <w:proofErr w:type="spellEnd"/>
    </w:p>
    <w:p w14:paraId="7B1B8431" w14:textId="77777777" w:rsidR="00C2505E" w:rsidRPr="008B1896" w:rsidRDefault="00C2505E" w:rsidP="00C2505E">
      <w:pPr>
        <w:pStyle w:val="ListParagraph"/>
        <w:widowControl w:val="0"/>
        <w:adjustRightInd/>
        <w:snapToGrid/>
        <w:ind w:leftChars="0" w:left="960"/>
        <w:jc w:val="left"/>
        <w:rPr>
          <w:rFonts w:cs="Arial"/>
          <w:lang w:eastAsia="zh-HK"/>
        </w:rPr>
      </w:pPr>
      <w:r w:rsidRPr="008B1896">
        <w:rPr>
          <w:rFonts w:cs="Arial"/>
          <w:lang w:eastAsia="zh-HK"/>
        </w:rPr>
        <w:t>Method: Post</w:t>
      </w:r>
    </w:p>
    <w:p w14:paraId="69AB4DA6" w14:textId="77777777" w:rsidR="00C2505E" w:rsidRPr="008B1896" w:rsidRDefault="00C2505E" w:rsidP="00C2505E">
      <w:pPr>
        <w:pStyle w:val="ListParagraph"/>
        <w:ind w:leftChars="0" w:left="960"/>
        <w:rPr>
          <w:rFonts w:eastAsiaTheme="minorEastAsia" w:cs="Arial"/>
          <w:lang w:eastAsia="zh-HK"/>
        </w:rPr>
      </w:pPr>
      <w:r w:rsidRPr="008B1896">
        <w:rPr>
          <w:rFonts w:eastAsiaTheme="minorEastAsia" w:cs="Arial"/>
          <w:lang w:eastAsia="zh-HK"/>
        </w:rPr>
        <w:t>Content-Type: JSON</w:t>
      </w:r>
    </w:p>
    <w:p w14:paraId="6BCED143" w14:textId="77777777" w:rsidR="00C2505E" w:rsidRPr="002D7C93" w:rsidRDefault="00C2505E" w:rsidP="00C2505E">
      <w:pPr>
        <w:pStyle w:val="ListParagraph"/>
        <w:ind w:leftChars="0" w:left="960"/>
        <w:rPr>
          <w:rFonts w:eastAsiaTheme="minorEastAsia" w:cs="Arial"/>
          <w:lang w:val="en-HK" w:eastAsia="zh-TW"/>
        </w:rPr>
      </w:pPr>
      <w:r w:rsidRPr="008B1896">
        <w:rPr>
          <w:rFonts w:cs="Arial"/>
        </w:rPr>
        <w:t>Authorization: Bearer</w:t>
      </w:r>
    </w:p>
    <w:p w14:paraId="783EF01F" w14:textId="77777777" w:rsidR="00C2505E" w:rsidRPr="008B1896" w:rsidRDefault="00C2505E" w:rsidP="00C2505E">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5"/>
        <w:gridCol w:w="2178"/>
        <w:gridCol w:w="3203"/>
      </w:tblGrid>
      <w:tr w:rsidR="008B1896" w:rsidRPr="008B1896" w14:paraId="47E20C6F" w14:textId="77777777" w:rsidTr="007B5256">
        <w:tc>
          <w:tcPr>
            <w:tcW w:w="2675" w:type="dxa"/>
          </w:tcPr>
          <w:p w14:paraId="218ECDF9" w14:textId="77777777" w:rsidR="00C2505E" w:rsidRPr="008B1896" w:rsidRDefault="00C2505E" w:rsidP="007B5256">
            <w:pPr>
              <w:pStyle w:val="ListParagraph"/>
              <w:ind w:leftChars="0" w:left="0"/>
              <w:rPr>
                <w:rFonts w:cs="Arial"/>
                <w:b/>
                <w:lang w:eastAsia="zh-HK"/>
              </w:rPr>
            </w:pPr>
            <w:r w:rsidRPr="008B1896">
              <w:rPr>
                <w:rFonts w:cs="Arial"/>
                <w:b/>
                <w:lang w:eastAsia="zh-HK"/>
              </w:rPr>
              <w:t>Field</w:t>
            </w:r>
          </w:p>
        </w:tc>
        <w:tc>
          <w:tcPr>
            <w:tcW w:w="2178" w:type="dxa"/>
          </w:tcPr>
          <w:p w14:paraId="7E8094E8" w14:textId="77777777" w:rsidR="00C2505E" w:rsidRPr="008B1896" w:rsidRDefault="00C2505E" w:rsidP="007B5256">
            <w:pPr>
              <w:pStyle w:val="ListParagraph"/>
              <w:ind w:leftChars="0" w:left="0"/>
              <w:rPr>
                <w:rFonts w:cs="Arial"/>
                <w:b/>
                <w:lang w:eastAsia="zh-HK"/>
              </w:rPr>
            </w:pPr>
            <w:r w:rsidRPr="008B1896">
              <w:rPr>
                <w:rFonts w:cs="Arial"/>
                <w:b/>
                <w:lang w:eastAsia="zh-HK"/>
              </w:rPr>
              <w:t>Type</w:t>
            </w:r>
          </w:p>
        </w:tc>
        <w:tc>
          <w:tcPr>
            <w:tcW w:w="3203" w:type="dxa"/>
          </w:tcPr>
          <w:p w14:paraId="25DD851D" w14:textId="77777777" w:rsidR="00C2505E" w:rsidRPr="008B1896" w:rsidRDefault="00C2505E" w:rsidP="007B5256">
            <w:pPr>
              <w:pStyle w:val="ListParagraph"/>
              <w:ind w:leftChars="0" w:left="0"/>
              <w:rPr>
                <w:rFonts w:cs="Arial"/>
                <w:b/>
                <w:lang w:eastAsia="zh-HK"/>
              </w:rPr>
            </w:pPr>
            <w:r w:rsidRPr="008B1896">
              <w:rPr>
                <w:rFonts w:cs="Arial"/>
                <w:b/>
                <w:lang w:eastAsia="zh-HK"/>
              </w:rPr>
              <w:t>Description</w:t>
            </w:r>
          </w:p>
        </w:tc>
      </w:tr>
      <w:tr w:rsidR="008B1896" w:rsidRPr="008B1896" w14:paraId="40D44BAA" w14:textId="77777777" w:rsidTr="007B5256">
        <w:tc>
          <w:tcPr>
            <w:tcW w:w="2675" w:type="dxa"/>
          </w:tcPr>
          <w:p w14:paraId="7CB164E4" w14:textId="77777777" w:rsidR="00C2505E" w:rsidRPr="008B1896" w:rsidRDefault="00C2505E" w:rsidP="007B5256">
            <w:pPr>
              <w:pStyle w:val="ListParagraph"/>
              <w:ind w:leftChars="0" w:left="0"/>
              <w:rPr>
                <w:rFonts w:cs="Arial"/>
                <w:lang w:eastAsia="zh-HK"/>
              </w:rPr>
            </w:pPr>
            <w:proofErr w:type="spellStart"/>
            <w:r w:rsidRPr="008B1896">
              <w:rPr>
                <w:rFonts w:cs="Arial"/>
                <w:lang w:eastAsia="zh-HK"/>
              </w:rPr>
              <w:t>cabinId</w:t>
            </w:r>
            <w:proofErr w:type="spellEnd"/>
          </w:p>
        </w:tc>
        <w:tc>
          <w:tcPr>
            <w:tcW w:w="2178" w:type="dxa"/>
          </w:tcPr>
          <w:p w14:paraId="3C7880AE" w14:textId="77777777" w:rsidR="00C2505E" w:rsidRPr="008B1896" w:rsidRDefault="00C2505E" w:rsidP="007B5256">
            <w:pPr>
              <w:pStyle w:val="ListParagraph"/>
              <w:ind w:leftChars="0" w:left="0"/>
              <w:rPr>
                <w:rFonts w:cs="Arial"/>
                <w:lang w:eastAsia="zh-HK"/>
              </w:rPr>
            </w:pPr>
            <w:r w:rsidRPr="008B1896">
              <w:rPr>
                <w:rFonts w:cs="Arial"/>
                <w:lang w:eastAsia="zh-HK"/>
              </w:rPr>
              <w:t>String</w:t>
            </w:r>
          </w:p>
        </w:tc>
        <w:tc>
          <w:tcPr>
            <w:tcW w:w="3203" w:type="dxa"/>
          </w:tcPr>
          <w:p w14:paraId="75ED64CE" w14:textId="77777777" w:rsidR="00C2505E" w:rsidRPr="008B1896" w:rsidRDefault="00C2505E" w:rsidP="007B5256">
            <w:pPr>
              <w:pStyle w:val="ListParagraph"/>
              <w:ind w:leftChars="0" w:left="0"/>
              <w:rPr>
                <w:rFonts w:eastAsiaTheme="minorEastAsia" w:cs="Arial"/>
                <w:lang w:eastAsia="zh-HK"/>
              </w:rPr>
            </w:pPr>
            <w:r w:rsidRPr="008B1896">
              <w:rPr>
                <w:rFonts w:eastAsiaTheme="minorEastAsia" w:cs="Arial"/>
                <w:lang w:eastAsia="zh-HK"/>
              </w:rPr>
              <w:t>Cabin ID</w:t>
            </w:r>
          </w:p>
        </w:tc>
      </w:tr>
      <w:tr w:rsidR="008B1896" w:rsidRPr="008B1896" w14:paraId="27A7194F" w14:textId="77777777" w:rsidTr="007B5256">
        <w:tc>
          <w:tcPr>
            <w:tcW w:w="2675" w:type="dxa"/>
          </w:tcPr>
          <w:p w14:paraId="7233451B" w14:textId="2CB3C77C" w:rsidR="00317357" w:rsidRPr="008B1896" w:rsidRDefault="00317357" w:rsidP="00317357">
            <w:pPr>
              <w:pStyle w:val="ListParagraph"/>
              <w:ind w:leftChars="0" w:left="0"/>
              <w:rPr>
                <w:rFonts w:cs="Arial"/>
                <w:lang w:eastAsia="zh-HK"/>
              </w:rPr>
            </w:pPr>
            <w:proofErr w:type="spellStart"/>
            <w:r w:rsidRPr="002D7C93">
              <w:rPr>
                <w:rFonts w:cs="Arial"/>
                <w:lang w:eastAsia="zh-HK"/>
              </w:rPr>
              <w:t>vehicleHongkong</w:t>
            </w:r>
            <w:proofErr w:type="spellEnd"/>
          </w:p>
        </w:tc>
        <w:tc>
          <w:tcPr>
            <w:tcW w:w="2178" w:type="dxa"/>
          </w:tcPr>
          <w:p w14:paraId="33EF0E8D" w14:textId="6A39DF91" w:rsidR="00317357" w:rsidRPr="008B1896" w:rsidRDefault="00317357" w:rsidP="00317357">
            <w:pPr>
              <w:pStyle w:val="ListParagraph"/>
              <w:ind w:leftChars="0" w:left="0"/>
              <w:rPr>
                <w:rFonts w:cs="Arial"/>
                <w:lang w:eastAsia="zh-HK"/>
              </w:rPr>
            </w:pPr>
            <w:r w:rsidRPr="002D7C93">
              <w:rPr>
                <w:rFonts w:cs="Arial"/>
                <w:lang w:eastAsia="zh-HK"/>
              </w:rPr>
              <w:t>String</w:t>
            </w:r>
          </w:p>
        </w:tc>
        <w:tc>
          <w:tcPr>
            <w:tcW w:w="3203" w:type="dxa"/>
          </w:tcPr>
          <w:p w14:paraId="16008175" w14:textId="13C979B9" w:rsidR="00317357" w:rsidRPr="008B1896" w:rsidRDefault="00317357" w:rsidP="00317357">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48CE76A6" w14:textId="77777777" w:rsidTr="007B5256">
        <w:tc>
          <w:tcPr>
            <w:tcW w:w="2675" w:type="dxa"/>
          </w:tcPr>
          <w:p w14:paraId="5AC8165B" w14:textId="1148AD67" w:rsidR="00317357" w:rsidRPr="008B1896" w:rsidRDefault="00317357" w:rsidP="00317357">
            <w:pPr>
              <w:pStyle w:val="ListParagraph"/>
              <w:ind w:leftChars="0" w:left="0"/>
              <w:rPr>
                <w:rFonts w:cs="Arial"/>
                <w:lang w:eastAsia="zh-HK"/>
              </w:rPr>
            </w:pPr>
            <w:proofErr w:type="spellStart"/>
            <w:r w:rsidRPr="002D7C93">
              <w:rPr>
                <w:rFonts w:cs="Arial"/>
                <w:lang w:eastAsia="zh-HK"/>
              </w:rPr>
              <w:t>vehicleMainland</w:t>
            </w:r>
            <w:proofErr w:type="spellEnd"/>
          </w:p>
        </w:tc>
        <w:tc>
          <w:tcPr>
            <w:tcW w:w="2178" w:type="dxa"/>
          </w:tcPr>
          <w:p w14:paraId="490E95F2" w14:textId="71B1AA07" w:rsidR="00317357" w:rsidRPr="008B1896" w:rsidRDefault="00317357" w:rsidP="00317357">
            <w:pPr>
              <w:pStyle w:val="ListParagraph"/>
              <w:ind w:leftChars="0" w:left="0"/>
              <w:rPr>
                <w:rFonts w:cs="Arial"/>
                <w:lang w:eastAsia="zh-HK"/>
              </w:rPr>
            </w:pPr>
            <w:r w:rsidRPr="002D7C93">
              <w:rPr>
                <w:rFonts w:cs="Arial"/>
                <w:lang w:eastAsia="zh-HK"/>
              </w:rPr>
              <w:t>String</w:t>
            </w:r>
          </w:p>
        </w:tc>
        <w:tc>
          <w:tcPr>
            <w:tcW w:w="3203" w:type="dxa"/>
          </w:tcPr>
          <w:p w14:paraId="5128E2AE" w14:textId="4FC579D6" w:rsidR="00317357" w:rsidRPr="008B1896" w:rsidRDefault="00317357" w:rsidP="00317357">
            <w:pPr>
              <w:pStyle w:val="ListParagraph"/>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79C4371A" w14:textId="77777777" w:rsidTr="007B5256">
        <w:tc>
          <w:tcPr>
            <w:tcW w:w="2675" w:type="dxa"/>
          </w:tcPr>
          <w:p w14:paraId="43D8E077" w14:textId="00716899" w:rsidR="00317357" w:rsidRPr="008B1896" w:rsidRDefault="00317357" w:rsidP="00317357">
            <w:pPr>
              <w:pStyle w:val="ListParagraph"/>
              <w:ind w:leftChars="0" w:left="0"/>
              <w:rPr>
                <w:rFonts w:cs="Arial"/>
                <w:lang w:eastAsia="zh-HK"/>
              </w:rPr>
            </w:pPr>
            <w:proofErr w:type="spellStart"/>
            <w:r w:rsidRPr="002D7C93">
              <w:rPr>
                <w:rFonts w:cs="Arial"/>
                <w:lang w:eastAsia="zh-HK"/>
              </w:rPr>
              <w:t>vehicleMacao</w:t>
            </w:r>
            <w:proofErr w:type="spellEnd"/>
          </w:p>
        </w:tc>
        <w:tc>
          <w:tcPr>
            <w:tcW w:w="2178" w:type="dxa"/>
          </w:tcPr>
          <w:p w14:paraId="72281583" w14:textId="6B7FB8B5" w:rsidR="00317357" w:rsidRPr="008B1896" w:rsidRDefault="00317357" w:rsidP="00317357">
            <w:pPr>
              <w:pStyle w:val="ListParagraph"/>
              <w:ind w:leftChars="0" w:left="0"/>
              <w:rPr>
                <w:rFonts w:cs="Arial"/>
                <w:lang w:eastAsia="zh-HK"/>
              </w:rPr>
            </w:pPr>
            <w:r w:rsidRPr="002D7C93">
              <w:rPr>
                <w:rFonts w:cs="Arial"/>
                <w:lang w:eastAsia="zh-HK"/>
              </w:rPr>
              <w:t>String</w:t>
            </w:r>
          </w:p>
        </w:tc>
        <w:tc>
          <w:tcPr>
            <w:tcW w:w="3203" w:type="dxa"/>
          </w:tcPr>
          <w:p w14:paraId="3C348864" w14:textId="43EC4A3D" w:rsidR="00317357" w:rsidRPr="008B1896" w:rsidRDefault="00317357" w:rsidP="00317357">
            <w:pPr>
              <w:pStyle w:val="ListParagraph"/>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4958845E" w14:textId="77777777" w:rsidTr="007B5256">
        <w:tc>
          <w:tcPr>
            <w:tcW w:w="2675" w:type="dxa"/>
          </w:tcPr>
          <w:p w14:paraId="1A199AA0" w14:textId="28619A6F" w:rsidR="00C2505E" w:rsidRPr="008B1896" w:rsidRDefault="00C42DB3" w:rsidP="007B5256">
            <w:pPr>
              <w:pStyle w:val="ListParagraph"/>
              <w:ind w:leftChars="0" w:left="0"/>
              <w:rPr>
                <w:rFonts w:cs="Arial"/>
                <w:lang w:eastAsia="zh-HK"/>
              </w:rPr>
            </w:pPr>
            <w:proofErr w:type="spellStart"/>
            <w:r w:rsidRPr="008B1896">
              <w:rPr>
                <w:rFonts w:cs="Arial"/>
                <w:lang w:eastAsia="zh-HK"/>
              </w:rPr>
              <w:t>lpnCaptur</w:t>
            </w:r>
            <w:r w:rsidR="00317357" w:rsidRPr="008B1896">
              <w:rPr>
                <w:rFonts w:cs="Arial"/>
                <w:lang w:eastAsia="zh-HK"/>
              </w:rPr>
              <w:t>e</w:t>
            </w:r>
            <w:r w:rsidR="00C2505E" w:rsidRPr="008B1896">
              <w:rPr>
                <w:rFonts w:cs="Arial"/>
                <w:lang w:eastAsia="zh-HK"/>
              </w:rPr>
              <w:t>Datetime</w:t>
            </w:r>
            <w:proofErr w:type="spellEnd"/>
          </w:p>
        </w:tc>
        <w:tc>
          <w:tcPr>
            <w:tcW w:w="2178" w:type="dxa"/>
          </w:tcPr>
          <w:p w14:paraId="634DAE49" w14:textId="77777777" w:rsidR="00C2505E" w:rsidRPr="008B1896" w:rsidRDefault="00C2505E" w:rsidP="007B5256">
            <w:pPr>
              <w:pStyle w:val="ListParagraph"/>
              <w:ind w:leftChars="0" w:left="0"/>
              <w:rPr>
                <w:rFonts w:cs="Arial"/>
                <w:lang w:eastAsia="zh-HK"/>
              </w:rPr>
            </w:pPr>
            <w:r w:rsidRPr="008B1896">
              <w:rPr>
                <w:rFonts w:cs="Arial"/>
                <w:lang w:eastAsia="zh-HK"/>
              </w:rPr>
              <w:t>String</w:t>
            </w:r>
          </w:p>
        </w:tc>
        <w:tc>
          <w:tcPr>
            <w:tcW w:w="3203" w:type="dxa"/>
          </w:tcPr>
          <w:p w14:paraId="36240F45" w14:textId="77777777" w:rsidR="00C2505E" w:rsidRPr="008B1896" w:rsidRDefault="00C2505E"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206AA15C" w14:textId="229EBD2B" w:rsidR="00C2505E" w:rsidRPr="008B1896" w:rsidRDefault="00676106" w:rsidP="007B5256">
            <w:pPr>
              <w:pStyle w:val="ListParagraph"/>
              <w:ind w:leftChars="0" w:left="0"/>
              <w:rPr>
                <w:rFonts w:eastAsiaTheme="minorEastAsia" w:cs="Arial"/>
                <w:lang w:eastAsia="zh-HK"/>
              </w:rPr>
            </w:pPr>
            <w:r w:rsidRPr="008B1896">
              <w:rPr>
                <w:rFonts w:cs="Arial"/>
                <w:shd w:val="clear" w:color="auto" w:fill="FFFFFF"/>
              </w:rPr>
              <w:t>Datetime of LPN captured by CPVACS</w:t>
            </w:r>
          </w:p>
        </w:tc>
      </w:tr>
    </w:tbl>
    <w:p w14:paraId="314F75C0" w14:textId="77777777" w:rsidR="00C2505E" w:rsidRPr="008B1896" w:rsidRDefault="00C2505E" w:rsidP="00C2505E">
      <w:pPr>
        <w:pStyle w:val="ListParagraph"/>
        <w:ind w:left="440" w:firstLine="411"/>
        <w:rPr>
          <w:rFonts w:cs="Arial"/>
          <w:lang w:eastAsia="zh-HK"/>
        </w:rPr>
      </w:pPr>
    </w:p>
    <w:p w14:paraId="5065083D" w14:textId="77777777" w:rsidR="00C2505E" w:rsidRPr="008B1896" w:rsidRDefault="00C2505E" w:rsidP="00C2505E">
      <w:pPr>
        <w:pStyle w:val="ListParagraph"/>
        <w:ind w:left="440" w:firstLine="411"/>
        <w:rPr>
          <w:rFonts w:cs="Arial"/>
          <w:lang w:eastAsia="zh-HK"/>
        </w:rPr>
      </w:pPr>
      <w:r w:rsidRPr="008B1896">
        <w:rPr>
          <w:rFonts w:cs="Arial"/>
          <w:lang w:eastAsia="zh-HK"/>
        </w:rPr>
        <w:t>{</w:t>
      </w:r>
    </w:p>
    <w:p w14:paraId="0205FEB2" w14:textId="6D976E10" w:rsidR="00B711E5" w:rsidRPr="008B1896" w:rsidRDefault="00C2505E" w:rsidP="002D7C93">
      <w:pPr>
        <w:pStyle w:val="ListParagraph"/>
        <w:ind w:left="440" w:firstLine="411"/>
        <w:rPr>
          <w:rFonts w:cs="Arial"/>
          <w:lang w:eastAsia="zh-HK"/>
        </w:rPr>
      </w:pPr>
      <w:r w:rsidRPr="008B1896">
        <w:rPr>
          <w:rFonts w:cs="Arial"/>
          <w:lang w:eastAsia="zh-HK"/>
        </w:rPr>
        <w:t xml:space="preserve">     "cabinId":"C01",</w:t>
      </w:r>
    </w:p>
    <w:p w14:paraId="3B08A3D1" w14:textId="17FF6372" w:rsidR="00B711E5" w:rsidRPr="002D7C93" w:rsidRDefault="00B711E5" w:rsidP="00B711E5">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558168C3" w14:textId="77777777" w:rsidR="00B711E5" w:rsidRPr="002D7C93" w:rsidRDefault="00B711E5" w:rsidP="00B711E5">
      <w:pPr>
        <w:ind w:leftChars="218" w:left="480"/>
        <w:rPr>
          <w:rFonts w:cs="Arial"/>
          <w:lang w:eastAsia="zh-HK"/>
        </w:rPr>
      </w:pPr>
      <w:r w:rsidRPr="002D7C93">
        <w:rPr>
          <w:rFonts w:cs="Arial"/>
          <w:lang w:eastAsia="zh-HK"/>
        </w:rPr>
        <w:t xml:space="preserve">           "vehicleMainland":"XX9998",</w:t>
      </w:r>
    </w:p>
    <w:p w14:paraId="609CD788" w14:textId="77777777" w:rsidR="00B711E5" w:rsidRPr="008B1896" w:rsidRDefault="00B711E5" w:rsidP="00B711E5">
      <w:pPr>
        <w:ind w:leftChars="218" w:left="480"/>
        <w:rPr>
          <w:rFonts w:cs="Arial"/>
          <w:lang w:eastAsia="zh-HK"/>
        </w:rPr>
      </w:pPr>
      <w:r w:rsidRPr="002D7C93">
        <w:rPr>
          <w:rFonts w:cs="Arial"/>
          <w:lang w:eastAsia="zh-HK"/>
        </w:rPr>
        <w:t xml:space="preserve">           "vehicleMacao":"XX9998"</w:t>
      </w:r>
    </w:p>
    <w:p w14:paraId="22B91435" w14:textId="5915AD93" w:rsidR="00C2505E" w:rsidRPr="008B1896" w:rsidRDefault="00C2505E" w:rsidP="00B711E5">
      <w:pPr>
        <w:pStyle w:val="ListParagraph"/>
        <w:ind w:left="440" w:firstLine="411"/>
        <w:rPr>
          <w:rFonts w:cs="Arial"/>
          <w:lang w:eastAsia="zh-HK"/>
        </w:rPr>
      </w:pPr>
      <w:r w:rsidRPr="008B1896">
        <w:rPr>
          <w:rFonts w:cs="Arial"/>
          <w:lang w:eastAsia="zh-HK"/>
        </w:rPr>
        <w:t xml:space="preserve">   </w:t>
      </w:r>
      <w:r w:rsidR="00B711E5" w:rsidRPr="008B1896">
        <w:rPr>
          <w:rFonts w:cs="Arial"/>
          <w:lang w:eastAsia="zh-HK"/>
        </w:rPr>
        <w:t xml:space="preserve">  </w:t>
      </w:r>
      <w:r w:rsidRPr="008B1896">
        <w:rPr>
          <w:rFonts w:cs="Arial"/>
          <w:lang w:eastAsia="zh-HK"/>
        </w:rPr>
        <w:t>"</w:t>
      </w:r>
      <w:r w:rsidR="00B711E5" w:rsidRPr="008B1896">
        <w:rPr>
          <w:rFonts w:cs="Arial"/>
          <w:lang w:eastAsia="zh-HK"/>
        </w:rPr>
        <w:t>lpnCaptureDatetime</w:t>
      </w:r>
      <w:r w:rsidRPr="008B1896">
        <w:rPr>
          <w:rFonts w:cs="Arial"/>
          <w:lang w:eastAsia="zh-HK"/>
        </w:rPr>
        <w:t>":”2024-01-01 23:00:00”</w:t>
      </w:r>
    </w:p>
    <w:p w14:paraId="3148F4CB" w14:textId="77777777" w:rsidR="00C2505E" w:rsidRPr="008B1896" w:rsidRDefault="00C2505E" w:rsidP="00C2505E">
      <w:pPr>
        <w:ind w:firstLine="851"/>
        <w:rPr>
          <w:rFonts w:cs="Arial"/>
          <w:lang w:eastAsia="zh-HK"/>
        </w:rPr>
      </w:pPr>
      <w:r w:rsidRPr="008B1896">
        <w:rPr>
          <w:rFonts w:cs="Arial"/>
          <w:lang w:eastAsia="zh-HK"/>
        </w:rPr>
        <w:t>}</w:t>
      </w:r>
    </w:p>
    <w:p w14:paraId="56E3EAC8" w14:textId="77777777" w:rsidR="00C2505E" w:rsidRPr="008B1896" w:rsidRDefault="00C2505E" w:rsidP="00C2505E">
      <w:pPr>
        <w:ind w:firstLine="851"/>
        <w:rPr>
          <w:rFonts w:cs="Arial"/>
          <w:lang w:eastAsia="zh-HK"/>
        </w:rPr>
      </w:pPr>
    </w:p>
    <w:p w14:paraId="00B2EF19" w14:textId="77777777" w:rsidR="00C2505E" w:rsidRPr="008B1896" w:rsidRDefault="00C2505E" w:rsidP="00C2505E">
      <w:pPr>
        <w:pStyle w:val="ListParagraph"/>
        <w:ind w:leftChars="0" w:left="960"/>
        <w:rPr>
          <w:rFonts w:cs="Arial"/>
          <w:lang w:eastAsia="zh-HK"/>
        </w:rPr>
      </w:pPr>
      <w:r w:rsidRPr="008B1896">
        <w:rPr>
          <w:rFonts w:cs="Arial"/>
          <w:lang w:eastAsia="zh-HK"/>
        </w:rPr>
        <w:t>Response</w:t>
      </w:r>
    </w:p>
    <w:p w14:paraId="6B8B4FE5" w14:textId="77777777" w:rsidR="00C2505E" w:rsidRPr="008B1896" w:rsidRDefault="00C2505E" w:rsidP="00C2505E">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8B1896" w:rsidRPr="008B1896" w14:paraId="258269B0" w14:textId="77777777" w:rsidTr="007B5256">
        <w:tc>
          <w:tcPr>
            <w:tcW w:w="2720" w:type="dxa"/>
          </w:tcPr>
          <w:p w14:paraId="5A84FEC6" w14:textId="77777777" w:rsidR="00C2505E" w:rsidRPr="008B1896" w:rsidRDefault="00C2505E" w:rsidP="007B5256">
            <w:pPr>
              <w:pStyle w:val="ListParagraph"/>
              <w:ind w:leftChars="0" w:left="0"/>
              <w:rPr>
                <w:rFonts w:cs="Arial"/>
                <w:b/>
                <w:lang w:eastAsia="zh-HK"/>
              </w:rPr>
            </w:pPr>
            <w:r w:rsidRPr="008B1896">
              <w:rPr>
                <w:rFonts w:cs="Arial"/>
                <w:b/>
                <w:lang w:eastAsia="zh-HK"/>
              </w:rPr>
              <w:t>Field</w:t>
            </w:r>
          </w:p>
        </w:tc>
        <w:tc>
          <w:tcPr>
            <w:tcW w:w="2158" w:type="dxa"/>
          </w:tcPr>
          <w:p w14:paraId="3B2EDD9A" w14:textId="77777777" w:rsidR="00C2505E" w:rsidRPr="008B1896" w:rsidRDefault="00C2505E" w:rsidP="007B5256">
            <w:pPr>
              <w:pStyle w:val="ListParagraph"/>
              <w:ind w:leftChars="0" w:left="0"/>
              <w:rPr>
                <w:rFonts w:cs="Arial"/>
                <w:b/>
                <w:lang w:eastAsia="zh-HK"/>
              </w:rPr>
            </w:pPr>
            <w:r w:rsidRPr="008B1896">
              <w:rPr>
                <w:rFonts w:cs="Arial"/>
                <w:b/>
                <w:lang w:eastAsia="zh-HK"/>
              </w:rPr>
              <w:t>Type</w:t>
            </w:r>
          </w:p>
        </w:tc>
        <w:tc>
          <w:tcPr>
            <w:tcW w:w="3178" w:type="dxa"/>
          </w:tcPr>
          <w:p w14:paraId="0FF83776" w14:textId="77777777" w:rsidR="00C2505E" w:rsidRPr="008B1896" w:rsidRDefault="00C2505E" w:rsidP="007B5256">
            <w:pPr>
              <w:pStyle w:val="ListParagraph"/>
              <w:ind w:leftChars="0" w:left="0"/>
              <w:rPr>
                <w:rFonts w:cs="Arial"/>
                <w:b/>
                <w:lang w:eastAsia="zh-HK"/>
              </w:rPr>
            </w:pPr>
            <w:r w:rsidRPr="008B1896">
              <w:rPr>
                <w:rFonts w:cs="Arial"/>
                <w:b/>
                <w:lang w:eastAsia="zh-HK"/>
              </w:rPr>
              <w:t>Description</w:t>
            </w:r>
          </w:p>
        </w:tc>
      </w:tr>
      <w:tr w:rsidR="008B1896" w:rsidRPr="008B1896" w14:paraId="11E95DB7" w14:textId="77777777" w:rsidTr="007B5256">
        <w:tc>
          <w:tcPr>
            <w:tcW w:w="2720" w:type="dxa"/>
          </w:tcPr>
          <w:p w14:paraId="4D9AAEB5" w14:textId="77777777" w:rsidR="00C2505E" w:rsidRPr="008B1896" w:rsidRDefault="00C2505E"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422D275A" w14:textId="77777777" w:rsidR="00C2505E" w:rsidRPr="008B1896" w:rsidRDefault="00C2505E" w:rsidP="007B5256">
            <w:pPr>
              <w:pStyle w:val="ListParagraph"/>
              <w:ind w:leftChars="0" w:left="0"/>
              <w:rPr>
                <w:rFonts w:cs="Arial"/>
                <w:lang w:eastAsia="zh-HK"/>
              </w:rPr>
            </w:pPr>
            <w:r w:rsidRPr="008B1896">
              <w:rPr>
                <w:rFonts w:cs="Arial"/>
                <w:lang w:eastAsia="zh-HK"/>
              </w:rPr>
              <w:t>Number</w:t>
            </w:r>
          </w:p>
        </w:tc>
        <w:tc>
          <w:tcPr>
            <w:tcW w:w="3178" w:type="dxa"/>
          </w:tcPr>
          <w:p w14:paraId="594B7A1D" w14:textId="77777777" w:rsidR="00C2505E" w:rsidRPr="008B1896" w:rsidRDefault="00C2505E" w:rsidP="007B5256">
            <w:pPr>
              <w:pStyle w:val="ListParagraph"/>
              <w:ind w:leftChars="0" w:left="0"/>
              <w:rPr>
                <w:rFonts w:eastAsiaTheme="minorEastAsia" w:cs="Arial"/>
                <w:lang w:eastAsia="zh-HK"/>
              </w:rPr>
            </w:pPr>
            <w:r w:rsidRPr="008B1896">
              <w:rPr>
                <w:rFonts w:eastAsiaTheme="minorEastAsia" w:cs="Arial"/>
                <w:lang w:eastAsia="zh-HK"/>
              </w:rPr>
              <w:t>0 - fail</w:t>
            </w:r>
          </w:p>
          <w:p w14:paraId="3F98A33F" w14:textId="77777777" w:rsidR="00C2505E" w:rsidRPr="008B1896" w:rsidRDefault="00C2505E"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3DA9897E" w14:textId="77777777" w:rsidTr="007B5256">
        <w:tc>
          <w:tcPr>
            <w:tcW w:w="2720" w:type="dxa"/>
          </w:tcPr>
          <w:p w14:paraId="7B41C733" w14:textId="77777777" w:rsidR="00C2505E" w:rsidRPr="008B1896" w:rsidRDefault="00C2505E"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2583E504" w14:textId="77777777" w:rsidR="00C2505E" w:rsidRPr="008B1896" w:rsidRDefault="00C2505E" w:rsidP="007B5256">
            <w:pPr>
              <w:pStyle w:val="ListParagraph"/>
              <w:ind w:leftChars="0" w:left="0"/>
              <w:rPr>
                <w:rFonts w:cs="Arial"/>
                <w:lang w:eastAsia="zh-HK"/>
              </w:rPr>
            </w:pPr>
            <w:r w:rsidRPr="008B1896">
              <w:rPr>
                <w:rFonts w:cs="Arial"/>
                <w:lang w:eastAsia="zh-HK"/>
              </w:rPr>
              <w:t>String</w:t>
            </w:r>
          </w:p>
        </w:tc>
        <w:tc>
          <w:tcPr>
            <w:tcW w:w="3178" w:type="dxa"/>
          </w:tcPr>
          <w:p w14:paraId="4FF59D19" w14:textId="77777777" w:rsidR="00C2505E" w:rsidRPr="008B1896" w:rsidRDefault="00C2505E"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7541593F" w14:textId="77777777" w:rsidTr="007B5256">
        <w:tc>
          <w:tcPr>
            <w:tcW w:w="2720" w:type="dxa"/>
          </w:tcPr>
          <w:p w14:paraId="288B3542" w14:textId="77777777" w:rsidR="00C2505E" w:rsidRPr="008B1896" w:rsidRDefault="00C2505E" w:rsidP="007B5256">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7F86F599" w14:textId="77777777" w:rsidR="00C2505E" w:rsidRPr="008B1896" w:rsidRDefault="00C2505E" w:rsidP="007B5256">
            <w:pPr>
              <w:pStyle w:val="ListParagraph"/>
              <w:ind w:leftChars="0" w:left="0"/>
              <w:rPr>
                <w:rFonts w:cs="Arial"/>
                <w:lang w:eastAsia="zh-HK"/>
              </w:rPr>
            </w:pPr>
            <w:r w:rsidRPr="008B1896">
              <w:rPr>
                <w:rFonts w:cs="Arial"/>
                <w:lang w:eastAsia="zh-HK"/>
              </w:rPr>
              <w:t>String</w:t>
            </w:r>
          </w:p>
        </w:tc>
        <w:tc>
          <w:tcPr>
            <w:tcW w:w="3178" w:type="dxa"/>
          </w:tcPr>
          <w:p w14:paraId="7788D980" w14:textId="77777777" w:rsidR="00C2505E" w:rsidRPr="008B1896" w:rsidRDefault="00C2505E"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580D0B7E" w14:textId="77777777" w:rsidR="00C2505E" w:rsidRPr="002D7C93" w:rsidRDefault="00C2505E" w:rsidP="007B5256">
            <w:pPr>
              <w:pStyle w:val="ListParagraph"/>
              <w:ind w:leftChars="0" w:left="0"/>
              <w:rPr>
                <w:rFonts w:cs="Arial"/>
                <w:shd w:val="clear" w:color="auto" w:fill="FFFFFF"/>
              </w:rPr>
            </w:pPr>
            <w:r w:rsidRPr="008B1896">
              <w:rPr>
                <w:rFonts w:cs="Arial"/>
              </w:rPr>
              <w:t>System Date Time</w:t>
            </w:r>
          </w:p>
        </w:tc>
      </w:tr>
    </w:tbl>
    <w:p w14:paraId="27B23DB4" w14:textId="77777777" w:rsidR="00C2505E" w:rsidRPr="008B1896" w:rsidRDefault="00C2505E" w:rsidP="00C2505E">
      <w:pPr>
        <w:rPr>
          <w:rFonts w:cs="Arial"/>
          <w:lang w:eastAsia="zh-HK"/>
        </w:rPr>
      </w:pPr>
    </w:p>
    <w:p w14:paraId="7BF5ED17" w14:textId="77777777" w:rsidR="00C2505E" w:rsidRPr="008B1896" w:rsidRDefault="00C2505E" w:rsidP="00C2505E">
      <w:pPr>
        <w:pStyle w:val="ListParagraph"/>
        <w:widowControl w:val="0"/>
        <w:adjustRightInd/>
        <w:snapToGrid/>
        <w:ind w:left="440" w:firstLine="411"/>
        <w:jc w:val="left"/>
        <w:rPr>
          <w:rFonts w:cs="Arial"/>
          <w:lang w:eastAsia="zh-HK"/>
        </w:rPr>
      </w:pPr>
      <w:r w:rsidRPr="008B1896">
        <w:rPr>
          <w:rFonts w:cs="Arial"/>
          <w:lang w:eastAsia="zh-HK"/>
        </w:rPr>
        <w:t>{</w:t>
      </w:r>
    </w:p>
    <w:p w14:paraId="24958F3B" w14:textId="77777777" w:rsidR="00C2505E" w:rsidRPr="008B1896" w:rsidRDefault="00C2505E" w:rsidP="00C2505E">
      <w:pPr>
        <w:pStyle w:val="ListParagraph"/>
        <w:widowControl w:val="0"/>
        <w:adjustRightInd/>
        <w:snapToGrid/>
        <w:ind w:left="440"/>
        <w:jc w:val="left"/>
        <w:rPr>
          <w:rFonts w:cs="Arial"/>
          <w:lang w:eastAsia="zh-HK"/>
        </w:rPr>
      </w:pPr>
      <w:r w:rsidRPr="008B1896">
        <w:rPr>
          <w:rFonts w:cs="Arial"/>
          <w:lang w:eastAsia="zh-HK"/>
        </w:rPr>
        <w:lastRenderedPageBreak/>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18A49849" w14:textId="77777777" w:rsidR="00C2505E" w:rsidRPr="008B1896" w:rsidRDefault="00C2505E" w:rsidP="00C2505E">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7D72F7CA" w14:textId="77777777" w:rsidR="00C2505E" w:rsidRPr="008B1896" w:rsidRDefault="00C2505E" w:rsidP="00C2505E">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3E990754" w14:textId="77777777" w:rsidR="00C2505E" w:rsidRPr="008B1896" w:rsidRDefault="00C2505E" w:rsidP="00C2505E">
      <w:pPr>
        <w:pStyle w:val="ListParagraph"/>
        <w:widowControl w:val="0"/>
        <w:adjustRightInd/>
        <w:snapToGrid/>
        <w:ind w:left="440"/>
        <w:jc w:val="left"/>
        <w:rPr>
          <w:rFonts w:cs="Arial"/>
          <w:lang w:eastAsia="zh-HK"/>
        </w:rPr>
      </w:pPr>
      <w:r w:rsidRPr="008B1896">
        <w:rPr>
          <w:rFonts w:cs="Arial"/>
          <w:lang w:eastAsia="zh-HK"/>
        </w:rPr>
        <w:t xml:space="preserve">       }</w:t>
      </w:r>
    </w:p>
    <w:p w14:paraId="4AD79A6A" w14:textId="77777777" w:rsidR="003B7873" w:rsidRPr="008B1896" w:rsidRDefault="003B7873" w:rsidP="00C2505E">
      <w:pPr>
        <w:pStyle w:val="ListParagraph"/>
        <w:widowControl w:val="0"/>
        <w:adjustRightInd/>
        <w:snapToGrid/>
        <w:ind w:left="440"/>
        <w:jc w:val="left"/>
        <w:rPr>
          <w:rFonts w:cs="Arial"/>
          <w:lang w:eastAsia="zh-HK"/>
        </w:rPr>
      </w:pPr>
    </w:p>
    <w:p w14:paraId="0FBB009A" w14:textId="365855E2" w:rsidR="00C2505E" w:rsidRPr="002D7C93" w:rsidRDefault="00C2505E" w:rsidP="00C2505E">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861702" w:rsidRPr="008B1896">
        <w:rPr>
          <w:rFonts w:cs="Arial"/>
          <w:bCs/>
          <w:lang w:eastAsia="zh-HK"/>
        </w:rPr>
        <w:t xml:space="preserve">After vehicle arrived at transfer cabin door and capturing the LPN, ACPB-CPVACS will call </w:t>
      </w:r>
      <w:r w:rsidR="007E47F3" w:rsidRPr="007E47F3">
        <w:rPr>
          <w:rFonts w:eastAsia="SimSun" w:cs="Arial"/>
          <w:b/>
          <w:i/>
          <w:iCs/>
          <w:lang w:eastAsia="zh-CN"/>
        </w:rPr>
        <w:t xml:space="preserve">MPS API - </w:t>
      </w:r>
      <w:r w:rsidR="00F82C5E" w:rsidRPr="00F82C5E">
        <w:rPr>
          <w:rFonts w:eastAsia="SimSun" w:cs="Arial" w:hint="eastAsia"/>
          <w:b/>
          <w:i/>
          <w:iCs/>
          <w:lang w:eastAsia="zh-CN"/>
        </w:rPr>
        <w:t>大昌</w:t>
      </w:r>
      <w:r w:rsidR="00F82C5E" w:rsidRPr="00F82C5E">
        <w:rPr>
          <w:rFonts w:eastAsia="SimSun" w:cs="Arial" w:hint="eastAsia"/>
          <w:b/>
          <w:i/>
          <w:iCs/>
          <w:lang w:eastAsia="zh-CN"/>
        </w:rPr>
        <w:t>APS</w:t>
      </w:r>
      <w:r w:rsidR="00F82C5E" w:rsidRPr="00F82C5E">
        <w:rPr>
          <w:rFonts w:eastAsia="SimSun" w:cs="Arial" w:hint="eastAsia"/>
          <w:b/>
          <w:i/>
          <w:iCs/>
          <w:lang w:eastAsia="zh-CN"/>
        </w:rPr>
        <w:t>接口</w:t>
      </w:r>
      <w:r w:rsidR="007E47F3" w:rsidRPr="007E47F3">
        <w:rPr>
          <w:rFonts w:eastAsia="SimSun" w:cs="Arial" w:hint="eastAsia"/>
          <w:b/>
          <w:i/>
          <w:iCs/>
          <w:lang w:eastAsia="zh-CN"/>
        </w:rPr>
        <w:t>提供到达停车入口车辆信息</w:t>
      </w:r>
      <w:r w:rsidR="00861702" w:rsidRPr="008B1896">
        <w:rPr>
          <w:rFonts w:cs="Arial"/>
          <w:bCs/>
          <w:lang w:eastAsia="zh-HK"/>
        </w:rPr>
        <w:t xml:space="preserve"> through </w:t>
      </w:r>
      <w:r w:rsidR="00861702" w:rsidRPr="002D7C93">
        <w:rPr>
          <w:rFonts w:cs="Arial"/>
          <w:b/>
          <w:i/>
          <w:iCs/>
          <w:lang w:eastAsia="zh-HK"/>
        </w:rPr>
        <w:t>APS API - CPVACS Send MPS Arrived Cabin Vehicle Information</w:t>
      </w:r>
      <w:r w:rsidR="00861702" w:rsidRPr="008B1896">
        <w:rPr>
          <w:rFonts w:cs="Arial"/>
          <w:bCs/>
          <w:lang w:eastAsia="zh-HK"/>
        </w:rPr>
        <w:t xml:space="preserve"> to send the LPN to MPS. MPS will display LPN for specific transfer cabin on MPS's MMI.</w:t>
      </w:r>
    </w:p>
    <w:p w14:paraId="1412DAAE" w14:textId="77777777" w:rsidR="00C2505E" w:rsidRPr="008B1896" w:rsidRDefault="00C2505E" w:rsidP="00C2505E">
      <w:pPr>
        <w:widowControl w:val="0"/>
        <w:adjustRightInd/>
        <w:snapToGrid/>
        <w:ind w:left="851"/>
        <w:jc w:val="left"/>
        <w:rPr>
          <w:rFonts w:cs="Arial"/>
          <w:b/>
          <w:lang w:eastAsia="zh-HK"/>
        </w:rPr>
      </w:pPr>
    </w:p>
    <w:p w14:paraId="302159D2" w14:textId="77777777" w:rsidR="00993900" w:rsidRPr="008B1896" w:rsidRDefault="00993900" w:rsidP="00802D52">
      <w:pPr>
        <w:widowControl w:val="0"/>
        <w:adjustRightInd/>
        <w:snapToGrid/>
        <w:ind w:left="851"/>
        <w:jc w:val="left"/>
        <w:rPr>
          <w:rFonts w:cs="Arial"/>
          <w:b/>
          <w:lang w:eastAsia="zh-HK"/>
        </w:rPr>
      </w:pPr>
    </w:p>
    <w:p w14:paraId="6DC709EA" w14:textId="77777777" w:rsidR="0092748C" w:rsidRPr="008B1896" w:rsidRDefault="0092748C" w:rsidP="00802D52">
      <w:pPr>
        <w:widowControl w:val="0"/>
        <w:adjustRightInd/>
        <w:snapToGrid/>
        <w:ind w:left="851"/>
        <w:jc w:val="left"/>
        <w:rPr>
          <w:rFonts w:cs="Arial"/>
          <w:b/>
          <w:lang w:eastAsia="zh-HK"/>
        </w:rPr>
      </w:pPr>
    </w:p>
    <w:p w14:paraId="5DC5D4C3" w14:textId="5216A5A6" w:rsidR="00C54F96" w:rsidRPr="008B1896" w:rsidRDefault="00C54F96" w:rsidP="00852D90">
      <w:pPr>
        <w:pStyle w:val="Heading3"/>
        <w:rPr>
          <w:lang w:eastAsia="zh-HK"/>
        </w:rPr>
      </w:pPr>
      <w:bookmarkStart w:id="820" w:name="_Toc188888819"/>
      <w:r w:rsidRPr="008B1896">
        <w:rPr>
          <w:lang w:eastAsia="zh-HK"/>
        </w:rPr>
        <w:t xml:space="preserve">CPVACS Enquiry </w:t>
      </w:r>
      <w:r w:rsidR="00312386" w:rsidRPr="008B1896">
        <w:rPr>
          <w:lang w:eastAsia="zh-HK"/>
        </w:rPr>
        <w:t>MPS</w:t>
      </w:r>
      <w:r w:rsidRPr="008B1896">
        <w:rPr>
          <w:lang w:eastAsia="zh-HK"/>
        </w:rPr>
        <w:t xml:space="preserve"> Cabin Status</w:t>
      </w:r>
      <w:bookmarkEnd w:id="820"/>
    </w:p>
    <w:p w14:paraId="70D7D49C" w14:textId="54EB504F"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9F4E0D" w:rsidRPr="008B1896">
        <w:rPr>
          <w:rFonts w:cs="Arial"/>
          <w:lang w:eastAsia="zh-HK"/>
        </w:rPr>
        <w:t>/</w:t>
      </w:r>
      <w:proofErr w:type="spellStart"/>
      <w:r w:rsidR="009F4E0D" w:rsidRPr="008B1896">
        <w:rPr>
          <w:rFonts w:cs="Arial"/>
          <w:lang w:eastAsia="zh-HK"/>
        </w:rPr>
        <w:t>api</w:t>
      </w:r>
      <w:proofErr w:type="spellEnd"/>
      <w:r w:rsidR="009F4E0D" w:rsidRPr="008B1896">
        <w:rPr>
          <w:rFonts w:cs="Arial"/>
          <w:lang w:eastAsia="zh-HK"/>
        </w:rPr>
        <w:t>/aps/</w:t>
      </w:r>
      <w:proofErr w:type="spellStart"/>
      <w:r w:rsidR="009F4E0D" w:rsidRPr="008B1896">
        <w:rPr>
          <w:rFonts w:cs="Arial"/>
          <w:lang w:eastAsia="zh-HK"/>
        </w:rPr>
        <w:t>enquiry</w:t>
      </w:r>
      <w:r w:rsidR="00312386" w:rsidRPr="008B1896">
        <w:rPr>
          <w:rFonts w:cs="Arial"/>
          <w:lang w:eastAsia="zh-HK"/>
        </w:rPr>
        <w:t>MPS</w:t>
      </w:r>
      <w:r w:rsidR="009F4E0D" w:rsidRPr="008B1896">
        <w:rPr>
          <w:rFonts w:cs="Arial"/>
          <w:lang w:eastAsia="zh-HK"/>
        </w:rPr>
        <w:t>C</w:t>
      </w:r>
      <w:r w:rsidR="009F4E0D" w:rsidRPr="007E47F3">
        <w:rPr>
          <w:rFonts w:cs="Arial"/>
          <w:lang w:eastAsia="zh-HK"/>
        </w:rPr>
        <w:t>a</w:t>
      </w:r>
      <w:r w:rsidR="009F4E0D" w:rsidRPr="008B1896">
        <w:rPr>
          <w:rFonts w:cs="Arial"/>
          <w:lang w:eastAsia="zh-HK"/>
        </w:rPr>
        <w:t>binStatus</w:t>
      </w:r>
      <w:proofErr w:type="spellEnd"/>
    </w:p>
    <w:p w14:paraId="23046181"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7A1D5D03"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53864369"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60D4EEC8"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5"/>
        <w:gridCol w:w="2178"/>
        <w:gridCol w:w="3203"/>
      </w:tblGrid>
      <w:tr w:rsidR="008B1896" w:rsidRPr="008B1896" w14:paraId="36175D4A" w14:textId="77777777" w:rsidTr="0085776B">
        <w:tc>
          <w:tcPr>
            <w:tcW w:w="2675" w:type="dxa"/>
          </w:tcPr>
          <w:p w14:paraId="63D94E1D"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8" w:type="dxa"/>
          </w:tcPr>
          <w:p w14:paraId="2296981C"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3" w:type="dxa"/>
          </w:tcPr>
          <w:p w14:paraId="06564164"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2C39FA0F" w14:textId="77777777" w:rsidTr="0085776B">
        <w:tc>
          <w:tcPr>
            <w:tcW w:w="2675" w:type="dxa"/>
          </w:tcPr>
          <w:p w14:paraId="3962B00F" w14:textId="6E81B97E" w:rsidR="004F6F45" w:rsidRPr="008B1896" w:rsidRDefault="006E0B7D" w:rsidP="006A58A4">
            <w:pPr>
              <w:pStyle w:val="ListParagraph"/>
              <w:ind w:leftChars="0" w:left="0"/>
              <w:rPr>
                <w:rFonts w:cs="Arial"/>
                <w:lang w:eastAsia="zh-HK"/>
              </w:rPr>
            </w:pPr>
            <w:proofErr w:type="spellStart"/>
            <w:r w:rsidRPr="008B1896">
              <w:rPr>
                <w:rFonts w:cs="Arial"/>
                <w:lang w:eastAsia="zh-HK"/>
              </w:rPr>
              <w:t>cabinId</w:t>
            </w:r>
            <w:proofErr w:type="spellEnd"/>
          </w:p>
        </w:tc>
        <w:tc>
          <w:tcPr>
            <w:tcW w:w="2178" w:type="dxa"/>
          </w:tcPr>
          <w:p w14:paraId="1A08F091" w14:textId="2CDD2EC9" w:rsidR="004F6F45" w:rsidRPr="008B1896" w:rsidRDefault="008D4145" w:rsidP="006A58A4">
            <w:pPr>
              <w:pStyle w:val="ListParagraph"/>
              <w:ind w:leftChars="0" w:left="0"/>
              <w:rPr>
                <w:rFonts w:cs="Arial"/>
                <w:lang w:eastAsia="zh-HK"/>
              </w:rPr>
            </w:pPr>
            <w:r w:rsidRPr="008B1896">
              <w:rPr>
                <w:rFonts w:cs="Arial"/>
                <w:lang w:eastAsia="zh-HK"/>
              </w:rPr>
              <w:t>String</w:t>
            </w:r>
          </w:p>
        </w:tc>
        <w:tc>
          <w:tcPr>
            <w:tcW w:w="3203" w:type="dxa"/>
          </w:tcPr>
          <w:p w14:paraId="6401983B" w14:textId="0E5F02B8" w:rsidR="004F6F45" w:rsidRPr="008B1896" w:rsidRDefault="007A123B" w:rsidP="006A58A4">
            <w:pPr>
              <w:pStyle w:val="ListParagraph"/>
              <w:ind w:leftChars="0" w:left="0"/>
              <w:rPr>
                <w:rFonts w:eastAsiaTheme="minorEastAsia" w:cs="Arial"/>
                <w:lang w:eastAsia="zh-HK"/>
              </w:rPr>
            </w:pPr>
            <w:r w:rsidRPr="008B1896">
              <w:rPr>
                <w:rFonts w:eastAsiaTheme="minorEastAsia" w:cs="Arial"/>
                <w:lang w:eastAsia="zh-HK"/>
              </w:rPr>
              <w:t>Cabin</w:t>
            </w:r>
            <w:r w:rsidR="008D4145" w:rsidRPr="008B1896">
              <w:rPr>
                <w:rFonts w:eastAsiaTheme="minorEastAsia" w:cs="Arial"/>
                <w:lang w:eastAsia="zh-HK"/>
              </w:rPr>
              <w:t xml:space="preserve"> ID</w:t>
            </w:r>
          </w:p>
        </w:tc>
      </w:tr>
    </w:tbl>
    <w:p w14:paraId="473AD722" w14:textId="77777777" w:rsidR="004F6F45" w:rsidRPr="008B1896" w:rsidRDefault="004F6F45" w:rsidP="004F6F45">
      <w:pPr>
        <w:pStyle w:val="ListParagraph"/>
        <w:ind w:left="440" w:firstLine="411"/>
        <w:rPr>
          <w:rFonts w:cs="Arial"/>
          <w:lang w:eastAsia="zh-HK"/>
        </w:rPr>
      </w:pPr>
    </w:p>
    <w:p w14:paraId="375C0A58" w14:textId="77777777" w:rsidR="004F6F45" w:rsidRPr="008B1896" w:rsidRDefault="004F6F45" w:rsidP="004F6F45">
      <w:pPr>
        <w:pStyle w:val="ListParagraph"/>
        <w:ind w:left="440" w:firstLine="411"/>
        <w:rPr>
          <w:rFonts w:cs="Arial"/>
          <w:lang w:eastAsia="zh-HK"/>
        </w:rPr>
      </w:pPr>
      <w:r w:rsidRPr="008B1896">
        <w:rPr>
          <w:rFonts w:cs="Arial"/>
          <w:lang w:eastAsia="zh-HK"/>
        </w:rPr>
        <w:t>{</w:t>
      </w:r>
    </w:p>
    <w:p w14:paraId="6105A763" w14:textId="3D1E7A4C" w:rsidR="004F6F45" w:rsidRPr="002D7C93" w:rsidRDefault="004F6F45" w:rsidP="004F6F45">
      <w:pPr>
        <w:pStyle w:val="ListParagraph"/>
        <w:ind w:left="440" w:firstLine="411"/>
        <w:rPr>
          <w:rFonts w:cs="Arial"/>
          <w:lang w:val="en-HK"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r w:rsidR="008D4145" w:rsidRPr="008B1896">
        <w:rPr>
          <w:rFonts w:cs="Arial"/>
          <w:lang w:eastAsia="zh-HK"/>
        </w:rPr>
        <w:t>G1</w:t>
      </w:r>
      <w:r w:rsidRPr="008B1896">
        <w:rPr>
          <w:rFonts w:cs="Arial"/>
          <w:lang w:eastAsia="zh-HK"/>
        </w:rPr>
        <w:t>"</w:t>
      </w:r>
    </w:p>
    <w:p w14:paraId="0356DDDB" w14:textId="3F8D80EF" w:rsidR="004F6F45" w:rsidRPr="008B1896" w:rsidRDefault="004F6F45" w:rsidP="008D4145">
      <w:pPr>
        <w:ind w:firstLine="851"/>
        <w:rPr>
          <w:rFonts w:cs="Arial"/>
          <w:lang w:eastAsia="zh-HK"/>
        </w:rPr>
      </w:pPr>
      <w:r w:rsidRPr="008B1896">
        <w:rPr>
          <w:rFonts w:cs="Arial"/>
          <w:lang w:eastAsia="zh-HK"/>
        </w:rPr>
        <w:t>}</w:t>
      </w:r>
    </w:p>
    <w:p w14:paraId="5178540E" w14:textId="77777777" w:rsidR="00802D52" w:rsidRPr="008B1896" w:rsidRDefault="00802D52" w:rsidP="008D4145">
      <w:pPr>
        <w:ind w:firstLine="851"/>
        <w:rPr>
          <w:rFonts w:cs="Arial"/>
          <w:lang w:eastAsia="zh-HK"/>
        </w:rPr>
      </w:pPr>
    </w:p>
    <w:p w14:paraId="3689D2AE"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606438EC"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8B1896" w:rsidRPr="008B1896" w14:paraId="6A264346" w14:textId="77777777" w:rsidTr="0012056D">
        <w:tc>
          <w:tcPr>
            <w:tcW w:w="2720" w:type="dxa"/>
          </w:tcPr>
          <w:p w14:paraId="7FE89C28"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58" w:type="dxa"/>
          </w:tcPr>
          <w:p w14:paraId="19BBB65A"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178" w:type="dxa"/>
          </w:tcPr>
          <w:p w14:paraId="514F4C13"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43E8525C" w14:textId="77777777" w:rsidTr="0012056D">
        <w:tc>
          <w:tcPr>
            <w:tcW w:w="2720" w:type="dxa"/>
          </w:tcPr>
          <w:p w14:paraId="58EFD47B" w14:textId="58C7066D" w:rsidR="008D4145" w:rsidRPr="008B1896" w:rsidRDefault="008D4145" w:rsidP="008D4145">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03B75CC9" w14:textId="664E70C4" w:rsidR="008D4145" w:rsidRPr="008B1896" w:rsidRDefault="008D4145" w:rsidP="008D4145">
            <w:pPr>
              <w:pStyle w:val="ListParagraph"/>
              <w:ind w:leftChars="0" w:left="0"/>
              <w:rPr>
                <w:rFonts w:cs="Arial"/>
                <w:lang w:eastAsia="zh-HK"/>
              </w:rPr>
            </w:pPr>
            <w:r w:rsidRPr="008B1896">
              <w:rPr>
                <w:rFonts w:cs="Arial"/>
                <w:lang w:eastAsia="zh-HK"/>
              </w:rPr>
              <w:t>Number</w:t>
            </w:r>
          </w:p>
        </w:tc>
        <w:tc>
          <w:tcPr>
            <w:tcW w:w="3178" w:type="dxa"/>
          </w:tcPr>
          <w:p w14:paraId="6A4901FE" w14:textId="77777777" w:rsidR="008D4145" w:rsidRPr="008B1896" w:rsidRDefault="008D4145" w:rsidP="008D4145">
            <w:pPr>
              <w:pStyle w:val="ListParagraph"/>
              <w:ind w:leftChars="0" w:left="0"/>
              <w:rPr>
                <w:rFonts w:eastAsiaTheme="minorEastAsia" w:cs="Arial"/>
                <w:lang w:eastAsia="zh-HK"/>
              </w:rPr>
            </w:pPr>
            <w:r w:rsidRPr="008B1896">
              <w:rPr>
                <w:rFonts w:eastAsiaTheme="minorEastAsia" w:cs="Arial"/>
                <w:lang w:eastAsia="zh-HK"/>
              </w:rPr>
              <w:t>0 - fail</w:t>
            </w:r>
          </w:p>
          <w:p w14:paraId="289D4BC7" w14:textId="77777777" w:rsidR="000A6ED1" w:rsidRPr="008B1896" w:rsidRDefault="000A6ED1" w:rsidP="000A6ED1">
            <w:pPr>
              <w:pStyle w:val="ListParagraph"/>
              <w:ind w:leftChars="0" w:left="0"/>
              <w:rPr>
                <w:rFonts w:eastAsiaTheme="minorEastAsia" w:cs="Arial"/>
                <w:lang w:eastAsia="zh-HK"/>
              </w:rPr>
            </w:pPr>
            <w:r w:rsidRPr="008B1896">
              <w:rPr>
                <w:rFonts w:eastAsiaTheme="minorEastAsia" w:cs="Arial"/>
                <w:lang w:eastAsia="zh-HK"/>
              </w:rPr>
              <w:t xml:space="preserve">1 - Assigned </w:t>
            </w:r>
          </w:p>
          <w:p w14:paraId="2C6F464A" w14:textId="4F9D4CC4" w:rsidR="000A6ED1" w:rsidRPr="008B1896" w:rsidRDefault="000A6ED1" w:rsidP="000A6ED1">
            <w:pPr>
              <w:pStyle w:val="ListParagraph"/>
              <w:ind w:leftChars="0" w:left="0"/>
              <w:rPr>
                <w:rFonts w:eastAsiaTheme="minorEastAsia" w:cs="Arial"/>
                <w:lang w:eastAsia="zh-HK"/>
              </w:rPr>
            </w:pPr>
            <w:r w:rsidRPr="008B1896">
              <w:rPr>
                <w:rFonts w:eastAsiaTheme="minorEastAsia" w:cs="Arial"/>
                <w:lang w:eastAsia="zh-HK"/>
              </w:rPr>
              <w:t>2 – Not Yet assigned</w:t>
            </w:r>
          </w:p>
        </w:tc>
      </w:tr>
      <w:tr w:rsidR="008B1896" w:rsidRPr="008B1896" w14:paraId="55308705" w14:textId="77777777" w:rsidTr="0012056D">
        <w:tc>
          <w:tcPr>
            <w:tcW w:w="2720" w:type="dxa"/>
          </w:tcPr>
          <w:p w14:paraId="2B7ED009" w14:textId="41B8A15C" w:rsidR="008D4145" w:rsidRPr="008B1896" w:rsidRDefault="008D4145" w:rsidP="008D4145">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3AFFADC1" w14:textId="63131864" w:rsidR="008D4145" w:rsidRPr="008B1896" w:rsidRDefault="008D4145" w:rsidP="008D4145">
            <w:pPr>
              <w:pStyle w:val="ListParagraph"/>
              <w:ind w:leftChars="0" w:left="0"/>
              <w:rPr>
                <w:rFonts w:cs="Arial"/>
                <w:lang w:eastAsia="zh-HK"/>
              </w:rPr>
            </w:pPr>
            <w:r w:rsidRPr="008B1896">
              <w:rPr>
                <w:rFonts w:cs="Arial"/>
                <w:lang w:eastAsia="zh-HK"/>
              </w:rPr>
              <w:t>String</w:t>
            </w:r>
          </w:p>
        </w:tc>
        <w:tc>
          <w:tcPr>
            <w:tcW w:w="3178" w:type="dxa"/>
          </w:tcPr>
          <w:p w14:paraId="7DB99FB3" w14:textId="6E9BA997" w:rsidR="008D4145" w:rsidRPr="008B1896" w:rsidRDefault="008D4145" w:rsidP="008D4145">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6C77A29F" w14:textId="77777777" w:rsidTr="0012056D">
        <w:tc>
          <w:tcPr>
            <w:tcW w:w="2720" w:type="dxa"/>
          </w:tcPr>
          <w:p w14:paraId="37BFAE14" w14:textId="0FC62E46" w:rsidR="008D4145" w:rsidRPr="008B1896" w:rsidRDefault="006E0B7D" w:rsidP="008D4145">
            <w:pPr>
              <w:pStyle w:val="ListParagraph"/>
              <w:ind w:leftChars="0" w:left="0"/>
              <w:rPr>
                <w:rFonts w:cs="Arial"/>
                <w:lang w:eastAsia="zh-HK"/>
              </w:rPr>
            </w:pPr>
            <w:proofErr w:type="spellStart"/>
            <w:r w:rsidRPr="008B1896">
              <w:rPr>
                <w:rFonts w:cs="Arial"/>
                <w:lang w:eastAsia="zh-HK"/>
              </w:rPr>
              <w:t>cabinId</w:t>
            </w:r>
            <w:proofErr w:type="spellEnd"/>
          </w:p>
        </w:tc>
        <w:tc>
          <w:tcPr>
            <w:tcW w:w="2158" w:type="dxa"/>
          </w:tcPr>
          <w:p w14:paraId="4F85F76D" w14:textId="0D960A91" w:rsidR="008D4145" w:rsidRPr="008B1896" w:rsidRDefault="008D4145" w:rsidP="008D4145">
            <w:pPr>
              <w:pStyle w:val="ListParagraph"/>
              <w:ind w:leftChars="0" w:left="0"/>
              <w:rPr>
                <w:rFonts w:cs="Arial"/>
                <w:lang w:eastAsia="zh-HK"/>
              </w:rPr>
            </w:pPr>
            <w:r w:rsidRPr="008B1896">
              <w:rPr>
                <w:rFonts w:cs="Arial"/>
                <w:lang w:eastAsia="zh-HK"/>
              </w:rPr>
              <w:t>String</w:t>
            </w:r>
          </w:p>
        </w:tc>
        <w:tc>
          <w:tcPr>
            <w:tcW w:w="3178" w:type="dxa"/>
          </w:tcPr>
          <w:p w14:paraId="6171F958" w14:textId="5F0B91A1" w:rsidR="008D4145" w:rsidRPr="008B1896" w:rsidRDefault="007A123B" w:rsidP="008D4145">
            <w:pPr>
              <w:pStyle w:val="ListParagraph"/>
              <w:ind w:leftChars="0" w:left="0"/>
              <w:rPr>
                <w:rFonts w:eastAsiaTheme="minorEastAsia" w:cs="Arial"/>
                <w:lang w:eastAsia="zh-HK"/>
              </w:rPr>
            </w:pPr>
            <w:r w:rsidRPr="008B1896">
              <w:rPr>
                <w:rFonts w:eastAsiaTheme="minorEastAsia" w:cs="Arial"/>
                <w:lang w:eastAsia="zh-HK"/>
              </w:rPr>
              <w:t>Cabin</w:t>
            </w:r>
            <w:r w:rsidR="008D4145" w:rsidRPr="008B1896">
              <w:rPr>
                <w:rFonts w:eastAsiaTheme="minorEastAsia" w:cs="Arial"/>
                <w:lang w:eastAsia="zh-HK"/>
              </w:rPr>
              <w:t xml:space="preserve"> ID</w:t>
            </w:r>
          </w:p>
        </w:tc>
      </w:tr>
      <w:tr w:rsidR="008B1896" w:rsidRPr="008B1896" w14:paraId="250CD326" w14:textId="77777777" w:rsidTr="0012056D">
        <w:tc>
          <w:tcPr>
            <w:tcW w:w="2720" w:type="dxa"/>
          </w:tcPr>
          <w:p w14:paraId="4141D111" w14:textId="48EDC947" w:rsidR="0012056D" w:rsidRPr="002D7C93" w:rsidRDefault="0012056D" w:rsidP="0012056D">
            <w:pPr>
              <w:pStyle w:val="ListParagraph"/>
              <w:ind w:leftChars="0" w:left="0"/>
              <w:rPr>
                <w:rFonts w:cs="Arial"/>
                <w:lang w:eastAsia="zh-HK"/>
              </w:rPr>
            </w:pPr>
            <w:proofErr w:type="spellStart"/>
            <w:r w:rsidRPr="002D7C93">
              <w:rPr>
                <w:rFonts w:cs="Arial"/>
                <w:lang w:eastAsia="zh-HK"/>
              </w:rPr>
              <w:lastRenderedPageBreak/>
              <w:t>assignedVehicleHongkong</w:t>
            </w:r>
            <w:proofErr w:type="spellEnd"/>
          </w:p>
        </w:tc>
        <w:tc>
          <w:tcPr>
            <w:tcW w:w="2158" w:type="dxa"/>
          </w:tcPr>
          <w:p w14:paraId="14FE411C" w14:textId="35EDB0EE" w:rsidR="0012056D" w:rsidRPr="002D7C93" w:rsidRDefault="0012056D" w:rsidP="0012056D">
            <w:pPr>
              <w:pStyle w:val="ListParagraph"/>
              <w:ind w:leftChars="0" w:left="0"/>
              <w:rPr>
                <w:rFonts w:cs="Arial"/>
                <w:lang w:eastAsia="zh-HK"/>
              </w:rPr>
            </w:pPr>
            <w:r w:rsidRPr="002D7C93">
              <w:rPr>
                <w:rFonts w:cs="Arial"/>
                <w:lang w:eastAsia="zh-HK"/>
              </w:rPr>
              <w:t>String</w:t>
            </w:r>
          </w:p>
        </w:tc>
        <w:tc>
          <w:tcPr>
            <w:tcW w:w="3178" w:type="dxa"/>
          </w:tcPr>
          <w:p w14:paraId="79149108" w14:textId="154070A4" w:rsidR="0012056D" w:rsidRPr="002D7C93" w:rsidRDefault="0012056D" w:rsidP="0012056D">
            <w:pPr>
              <w:pStyle w:val="ListParagraph"/>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 xml:space="preserve">HK License Plate Number </w:t>
            </w:r>
          </w:p>
        </w:tc>
      </w:tr>
      <w:tr w:rsidR="008B1896" w:rsidRPr="008B1896" w14:paraId="30FA870E" w14:textId="77777777" w:rsidTr="0012056D">
        <w:tc>
          <w:tcPr>
            <w:tcW w:w="2720" w:type="dxa"/>
          </w:tcPr>
          <w:p w14:paraId="4B6F5EDE" w14:textId="02E74F68" w:rsidR="0012056D" w:rsidRPr="002D7C93" w:rsidRDefault="0012056D" w:rsidP="0012056D">
            <w:pPr>
              <w:pStyle w:val="ListParagraph"/>
              <w:ind w:leftChars="0" w:left="0"/>
              <w:rPr>
                <w:rFonts w:cs="Arial"/>
                <w:lang w:eastAsia="zh-HK"/>
              </w:rPr>
            </w:pPr>
            <w:proofErr w:type="spellStart"/>
            <w:r w:rsidRPr="002D7C93">
              <w:rPr>
                <w:rFonts w:cs="Arial"/>
                <w:lang w:eastAsia="zh-HK"/>
              </w:rPr>
              <w:t>assignedVehicleMainland</w:t>
            </w:r>
            <w:proofErr w:type="spellEnd"/>
          </w:p>
        </w:tc>
        <w:tc>
          <w:tcPr>
            <w:tcW w:w="2158" w:type="dxa"/>
          </w:tcPr>
          <w:p w14:paraId="0A974AA3" w14:textId="1E1B6D23" w:rsidR="0012056D" w:rsidRPr="002D7C93" w:rsidRDefault="0012056D" w:rsidP="0012056D">
            <w:pPr>
              <w:pStyle w:val="ListParagraph"/>
              <w:ind w:leftChars="0" w:left="0"/>
              <w:rPr>
                <w:rFonts w:cs="Arial"/>
                <w:lang w:eastAsia="zh-HK"/>
              </w:rPr>
            </w:pPr>
            <w:r w:rsidRPr="002D7C93">
              <w:rPr>
                <w:rFonts w:cs="Arial"/>
                <w:lang w:eastAsia="zh-HK"/>
              </w:rPr>
              <w:t>String</w:t>
            </w:r>
          </w:p>
        </w:tc>
        <w:tc>
          <w:tcPr>
            <w:tcW w:w="3178" w:type="dxa"/>
          </w:tcPr>
          <w:p w14:paraId="6916F67A" w14:textId="642DF268" w:rsidR="0012056D" w:rsidRPr="002D7C93" w:rsidRDefault="0012056D" w:rsidP="0012056D">
            <w:pPr>
              <w:pStyle w:val="ListParagraph"/>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Mainland License Plate Number</w:t>
            </w:r>
          </w:p>
        </w:tc>
      </w:tr>
      <w:tr w:rsidR="008B1896" w:rsidRPr="008B1896" w14:paraId="4B2B7CB2" w14:textId="77777777" w:rsidTr="0012056D">
        <w:tc>
          <w:tcPr>
            <w:tcW w:w="2720" w:type="dxa"/>
          </w:tcPr>
          <w:p w14:paraId="39D4D51E" w14:textId="27708724" w:rsidR="0012056D" w:rsidRPr="002D7C93" w:rsidRDefault="0012056D" w:rsidP="0012056D">
            <w:pPr>
              <w:pStyle w:val="ListParagraph"/>
              <w:ind w:leftChars="0" w:left="0"/>
              <w:rPr>
                <w:rFonts w:cs="Arial"/>
                <w:lang w:eastAsia="zh-HK"/>
              </w:rPr>
            </w:pPr>
            <w:proofErr w:type="spellStart"/>
            <w:r w:rsidRPr="002D7C93">
              <w:rPr>
                <w:rFonts w:cs="Arial"/>
                <w:lang w:eastAsia="zh-HK"/>
              </w:rPr>
              <w:t>assignedVehicleMacao</w:t>
            </w:r>
            <w:proofErr w:type="spellEnd"/>
          </w:p>
        </w:tc>
        <w:tc>
          <w:tcPr>
            <w:tcW w:w="2158" w:type="dxa"/>
          </w:tcPr>
          <w:p w14:paraId="3500C25B" w14:textId="35297FCF" w:rsidR="0012056D" w:rsidRPr="002D7C93" w:rsidRDefault="0012056D" w:rsidP="0012056D">
            <w:pPr>
              <w:pStyle w:val="ListParagraph"/>
              <w:ind w:leftChars="0" w:left="0"/>
              <w:rPr>
                <w:rFonts w:cs="Arial"/>
                <w:lang w:eastAsia="zh-HK"/>
              </w:rPr>
            </w:pPr>
            <w:r w:rsidRPr="002D7C93">
              <w:rPr>
                <w:rFonts w:cs="Arial"/>
                <w:lang w:eastAsia="zh-HK"/>
              </w:rPr>
              <w:t>String</w:t>
            </w:r>
          </w:p>
        </w:tc>
        <w:tc>
          <w:tcPr>
            <w:tcW w:w="3178" w:type="dxa"/>
          </w:tcPr>
          <w:p w14:paraId="792CEA75" w14:textId="51B96DC6" w:rsidR="0012056D" w:rsidRPr="002D7C93" w:rsidRDefault="0012056D" w:rsidP="0012056D">
            <w:pPr>
              <w:pStyle w:val="ListParagraph"/>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Macau License Plate Number</w:t>
            </w:r>
          </w:p>
        </w:tc>
      </w:tr>
      <w:tr w:rsidR="008B1896" w:rsidRPr="008B1896" w14:paraId="4867888A" w14:textId="77777777" w:rsidTr="0012056D">
        <w:tc>
          <w:tcPr>
            <w:tcW w:w="2720" w:type="dxa"/>
          </w:tcPr>
          <w:p w14:paraId="3717D7BF" w14:textId="2DFA593A" w:rsidR="0012056D" w:rsidRPr="008B1896" w:rsidRDefault="0012056D" w:rsidP="0012056D">
            <w:pPr>
              <w:pStyle w:val="ListParagraph"/>
              <w:ind w:leftChars="0" w:left="0"/>
              <w:rPr>
                <w:rFonts w:cs="Arial"/>
                <w:lang w:eastAsia="zh-HK"/>
              </w:rPr>
            </w:pPr>
            <w:proofErr w:type="spellStart"/>
            <w:r w:rsidRPr="008B1896">
              <w:rPr>
                <w:rFonts w:cs="Arial"/>
                <w:lang w:eastAsia="zh-HK"/>
              </w:rPr>
              <w:t>assignedDatetime</w:t>
            </w:r>
            <w:proofErr w:type="spellEnd"/>
          </w:p>
        </w:tc>
        <w:tc>
          <w:tcPr>
            <w:tcW w:w="2158" w:type="dxa"/>
          </w:tcPr>
          <w:p w14:paraId="28BC999F" w14:textId="783DCB60" w:rsidR="0012056D" w:rsidRPr="008B1896" w:rsidRDefault="0012056D" w:rsidP="0012056D">
            <w:pPr>
              <w:pStyle w:val="ListParagraph"/>
              <w:ind w:leftChars="0" w:left="0"/>
              <w:rPr>
                <w:rFonts w:cs="Arial"/>
                <w:lang w:eastAsia="zh-HK"/>
              </w:rPr>
            </w:pPr>
            <w:r w:rsidRPr="008B1896">
              <w:rPr>
                <w:rFonts w:cs="Arial"/>
                <w:lang w:eastAsia="zh-HK"/>
              </w:rPr>
              <w:t>String</w:t>
            </w:r>
          </w:p>
        </w:tc>
        <w:tc>
          <w:tcPr>
            <w:tcW w:w="3178" w:type="dxa"/>
          </w:tcPr>
          <w:p w14:paraId="75B022C0" w14:textId="77777777" w:rsidR="0012056D" w:rsidRPr="008B1896" w:rsidRDefault="0012056D" w:rsidP="0012056D">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665E3D6E" w14:textId="207844D9" w:rsidR="0012056D" w:rsidRPr="008B1896" w:rsidRDefault="0012056D" w:rsidP="0012056D">
            <w:pPr>
              <w:pStyle w:val="ListParagraph"/>
              <w:ind w:leftChars="0" w:left="0"/>
              <w:rPr>
                <w:rFonts w:eastAsiaTheme="minorEastAsia" w:cs="Arial"/>
                <w:lang w:eastAsia="zh-HK"/>
              </w:rPr>
            </w:pPr>
            <w:r w:rsidRPr="008B1896">
              <w:rPr>
                <w:rFonts w:eastAsiaTheme="minorEastAsia" w:cs="Arial"/>
                <w:lang w:eastAsia="zh-HK"/>
              </w:rPr>
              <w:t xml:space="preserve">Assigned Date Time, Empty when result code is not 1 </w:t>
            </w:r>
          </w:p>
        </w:tc>
      </w:tr>
      <w:tr w:rsidR="008B1896" w:rsidRPr="008B1896" w14:paraId="1E737A52" w14:textId="77777777" w:rsidTr="0012056D">
        <w:tc>
          <w:tcPr>
            <w:tcW w:w="2720" w:type="dxa"/>
          </w:tcPr>
          <w:p w14:paraId="46E763EE" w14:textId="0772CF18" w:rsidR="008E79E4" w:rsidRPr="008B1896" w:rsidRDefault="008E79E4" w:rsidP="008E79E4">
            <w:pPr>
              <w:pStyle w:val="ListParagraph"/>
              <w:ind w:leftChars="0" w:left="0"/>
              <w:rPr>
                <w:rFonts w:cs="Arial"/>
                <w:lang w:eastAsia="zh-HK"/>
              </w:rPr>
            </w:pPr>
            <w:proofErr w:type="spellStart"/>
            <w:r w:rsidRPr="002D7C93">
              <w:rPr>
                <w:rFonts w:cs="Arial"/>
                <w:lang w:eastAsia="zh-HK"/>
              </w:rPr>
              <w:t>bookingId</w:t>
            </w:r>
            <w:proofErr w:type="spellEnd"/>
          </w:p>
        </w:tc>
        <w:tc>
          <w:tcPr>
            <w:tcW w:w="2158" w:type="dxa"/>
          </w:tcPr>
          <w:p w14:paraId="35F1874A" w14:textId="5A7F7561" w:rsidR="008E79E4" w:rsidRPr="008B1896" w:rsidRDefault="008E79E4" w:rsidP="008E79E4">
            <w:pPr>
              <w:pStyle w:val="ListParagraph"/>
              <w:ind w:leftChars="0" w:left="0"/>
              <w:rPr>
                <w:rFonts w:cs="Arial"/>
                <w:lang w:eastAsia="zh-HK"/>
              </w:rPr>
            </w:pPr>
            <w:r w:rsidRPr="002D7C93">
              <w:rPr>
                <w:rFonts w:cs="Arial"/>
                <w:lang w:eastAsia="zh-HK"/>
              </w:rPr>
              <w:t>String</w:t>
            </w:r>
          </w:p>
        </w:tc>
        <w:tc>
          <w:tcPr>
            <w:tcW w:w="3178" w:type="dxa"/>
          </w:tcPr>
          <w:p w14:paraId="0DDFF5F5" w14:textId="66C6E3C7" w:rsidR="008E79E4" w:rsidRPr="002D7C93" w:rsidRDefault="008E79E4" w:rsidP="008E79E4">
            <w:pPr>
              <w:pStyle w:val="ListParagraph"/>
              <w:ind w:leftChars="0" w:left="0"/>
              <w:rPr>
                <w:rFonts w:cs="Arial"/>
                <w:shd w:val="clear" w:color="auto" w:fill="FFFFFF"/>
              </w:rPr>
            </w:pPr>
            <w:r w:rsidRPr="002D7C93">
              <w:rPr>
                <w:rFonts w:cs="Arial"/>
                <w:shd w:val="clear" w:color="auto" w:fill="FFFFFF"/>
              </w:rPr>
              <w:t>Booking ID</w:t>
            </w:r>
          </w:p>
        </w:tc>
      </w:tr>
      <w:tr w:rsidR="00C2320C" w:rsidRPr="008B1896" w14:paraId="7EF21971" w14:textId="77777777" w:rsidTr="0012056D">
        <w:trPr>
          <w:ins w:id="821" w:author="Siu Ham Wong" w:date="2025-01-26T00:32:00Z"/>
        </w:trPr>
        <w:tc>
          <w:tcPr>
            <w:tcW w:w="2720" w:type="dxa"/>
          </w:tcPr>
          <w:p w14:paraId="417D1F06" w14:textId="30184D9A" w:rsidR="00C2320C" w:rsidRPr="002D7C93" w:rsidRDefault="00C2320C" w:rsidP="00C2320C">
            <w:pPr>
              <w:pStyle w:val="ListParagraph"/>
              <w:ind w:leftChars="0" w:left="0"/>
              <w:rPr>
                <w:ins w:id="822" w:author="Siu Ham Wong" w:date="2025-01-26T00:32:00Z" w16du:dateUtc="2025-01-25T16:32:00Z"/>
                <w:rFonts w:cs="Arial"/>
                <w:lang w:eastAsia="zh-HK"/>
              </w:rPr>
            </w:pPr>
            <w:proofErr w:type="spellStart"/>
            <w:ins w:id="823" w:author="Siu Ham Wong" w:date="2025-01-26T00:32:00Z" w16du:dateUtc="2025-01-25T16:32:00Z">
              <w:r w:rsidRPr="00A839B9">
                <w:rPr>
                  <w:rFonts w:cs="Arial"/>
                  <w:lang w:eastAsia="zh-HK"/>
                </w:rPr>
                <w:t>primaryVehicleRegion</w:t>
              </w:r>
              <w:proofErr w:type="spellEnd"/>
            </w:ins>
          </w:p>
        </w:tc>
        <w:tc>
          <w:tcPr>
            <w:tcW w:w="2158" w:type="dxa"/>
          </w:tcPr>
          <w:p w14:paraId="781BF0CF" w14:textId="2F65E55D" w:rsidR="00C2320C" w:rsidRPr="002D7C93" w:rsidRDefault="00C2320C" w:rsidP="00C2320C">
            <w:pPr>
              <w:pStyle w:val="ListParagraph"/>
              <w:ind w:leftChars="0" w:left="0"/>
              <w:rPr>
                <w:ins w:id="824" w:author="Siu Ham Wong" w:date="2025-01-26T00:32:00Z" w16du:dateUtc="2025-01-25T16:32:00Z"/>
                <w:rFonts w:cs="Arial"/>
                <w:lang w:eastAsia="zh-HK"/>
              </w:rPr>
            </w:pPr>
            <w:ins w:id="825" w:author="Siu Ham Wong" w:date="2025-01-26T00:32:00Z" w16du:dateUtc="2025-01-25T16:32:00Z">
              <w:r>
                <w:rPr>
                  <w:rFonts w:cs="Arial"/>
                  <w:lang w:eastAsia="zh-HK"/>
                </w:rPr>
                <w:t>S</w:t>
              </w:r>
              <w:proofErr w:type="spellStart"/>
              <w:r>
                <w:rPr>
                  <w:rFonts w:cs="Arial"/>
                  <w:lang w:val="en-HK" w:eastAsia="zh-HK"/>
                </w:rPr>
                <w:t>tring</w:t>
              </w:r>
              <w:proofErr w:type="spellEnd"/>
            </w:ins>
          </w:p>
        </w:tc>
        <w:tc>
          <w:tcPr>
            <w:tcW w:w="3178" w:type="dxa"/>
          </w:tcPr>
          <w:p w14:paraId="731CE125" w14:textId="77777777" w:rsidR="00C2320C" w:rsidRDefault="00C2320C" w:rsidP="00C2320C">
            <w:pPr>
              <w:pStyle w:val="ListParagraph"/>
              <w:ind w:leftChars="0" w:left="0"/>
              <w:rPr>
                <w:ins w:id="826" w:author="Siu Ham Wong" w:date="2025-01-26T00:32:00Z" w16du:dateUtc="2025-01-25T16:32:00Z"/>
                <w:rFonts w:cs="Arial"/>
                <w:shd w:val="clear" w:color="auto" w:fill="FFFFFF"/>
              </w:rPr>
            </w:pPr>
            <w:ins w:id="827" w:author="Siu Ham Wong" w:date="2025-01-26T00:32:00Z" w16du:dateUtc="2025-01-25T16:32:00Z">
              <w:r>
                <w:rPr>
                  <w:rFonts w:cs="Arial"/>
                  <w:shd w:val="clear" w:color="auto" w:fill="FFFFFF"/>
                </w:rPr>
                <w:t>Used for LPN Display</w:t>
              </w:r>
            </w:ins>
          </w:p>
          <w:p w14:paraId="35F649C5" w14:textId="77777777" w:rsidR="00C2320C" w:rsidRDefault="00C2320C" w:rsidP="00C2320C">
            <w:pPr>
              <w:pStyle w:val="ListParagraph"/>
              <w:ind w:leftChars="0" w:left="0"/>
              <w:rPr>
                <w:ins w:id="828" w:author="Siu Ham Wong" w:date="2025-01-26T00:32:00Z" w16du:dateUtc="2025-01-25T16:32:00Z"/>
                <w:rFonts w:cs="Arial"/>
                <w:shd w:val="clear" w:color="auto" w:fill="FFFFFF"/>
              </w:rPr>
            </w:pPr>
            <w:proofErr w:type="spellStart"/>
            <w:ins w:id="829" w:author="Siu Ham Wong" w:date="2025-01-26T00:32:00Z" w16du:dateUtc="2025-01-25T16:32: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4478D1D3" w14:textId="77777777" w:rsidR="00C2320C" w:rsidRDefault="00C2320C" w:rsidP="00C2320C">
            <w:pPr>
              <w:pStyle w:val="ListParagraph"/>
              <w:ind w:leftChars="0" w:left="0"/>
              <w:rPr>
                <w:ins w:id="830" w:author="Siu Ham Wong" w:date="2025-01-26T00:32:00Z" w16du:dateUtc="2025-01-25T16:32:00Z"/>
                <w:rFonts w:cs="Arial"/>
                <w:shd w:val="clear" w:color="auto" w:fill="FFFFFF"/>
              </w:rPr>
            </w:pPr>
            <w:proofErr w:type="spellStart"/>
            <w:ins w:id="831" w:author="Siu Ham Wong" w:date="2025-01-26T00:32:00Z" w16du:dateUtc="2025-01-25T16:32:00Z">
              <w:r w:rsidRPr="00A839B9">
                <w:rPr>
                  <w:rFonts w:cs="Arial"/>
                  <w:shd w:val="clear" w:color="auto" w:fill="FFFFFF"/>
                </w:rPr>
                <w:t>hk</w:t>
              </w:r>
              <w:proofErr w:type="spellEnd"/>
              <w:r>
                <w:rPr>
                  <w:rFonts w:cs="Arial"/>
                  <w:shd w:val="clear" w:color="auto" w:fill="FFFFFF"/>
                </w:rPr>
                <w:t xml:space="preserve"> – Hong Kong</w:t>
              </w:r>
            </w:ins>
          </w:p>
          <w:p w14:paraId="62F227EA" w14:textId="6A165B86" w:rsidR="00C2320C" w:rsidRPr="002D7C93" w:rsidRDefault="00C2320C" w:rsidP="00C2320C">
            <w:pPr>
              <w:pStyle w:val="ListParagraph"/>
              <w:ind w:leftChars="0" w:left="0"/>
              <w:rPr>
                <w:ins w:id="832" w:author="Siu Ham Wong" w:date="2025-01-26T00:32:00Z" w16du:dateUtc="2025-01-25T16:32:00Z"/>
                <w:rFonts w:cs="Arial"/>
                <w:shd w:val="clear" w:color="auto" w:fill="FFFFFF"/>
              </w:rPr>
            </w:pPr>
            <w:proofErr w:type="spellStart"/>
            <w:ins w:id="833" w:author="Siu Ham Wong" w:date="2025-01-26T00:32:00Z" w16du:dateUtc="2025-01-25T16:32:00Z">
              <w:r w:rsidRPr="00A839B9">
                <w:rPr>
                  <w:rFonts w:cs="Arial"/>
                  <w:shd w:val="clear" w:color="auto" w:fill="FFFFFF"/>
                </w:rPr>
                <w:t>mo</w:t>
              </w:r>
              <w:proofErr w:type="spellEnd"/>
              <w:r>
                <w:rPr>
                  <w:rFonts w:cs="Arial"/>
                  <w:shd w:val="clear" w:color="auto" w:fill="FFFFFF"/>
                </w:rPr>
                <w:t xml:space="preserve"> - Macau</w:t>
              </w:r>
            </w:ins>
          </w:p>
        </w:tc>
      </w:tr>
      <w:tr w:rsidR="00C2320C" w:rsidRPr="008B1896" w14:paraId="0010E8C2" w14:textId="77777777" w:rsidTr="0012056D">
        <w:tc>
          <w:tcPr>
            <w:tcW w:w="2720" w:type="dxa"/>
          </w:tcPr>
          <w:p w14:paraId="0022E223" w14:textId="663A26E6" w:rsidR="00C2320C" w:rsidRPr="008B1896" w:rsidRDefault="00C2320C" w:rsidP="00C2320C">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5549FA5B" w14:textId="5FF3296F" w:rsidR="00C2320C" w:rsidRPr="008B1896" w:rsidRDefault="00C2320C" w:rsidP="00C2320C">
            <w:pPr>
              <w:pStyle w:val="ListParagraph"/>
              <w:ind w:leftChars="0" w:left="0"/>
              <w:rPr>
                <w:rFonts w:cs="Arial"/>
                <w:lang w:eastAsia="zh-HK"/>
              </w:rPr>
            </w:pPr>
            <w:r w:rsidRPr="008B1896">
              <w:rPr>
                <w:rFonts w:cs="Arial"/>
                <w:lang w:eastAsia="zh-HK"/>
              </w:rPr>
              <w:t>String</w:t>
            </w:r>
          </w:p>
        </w:tc>
        <w:tc>
          <w:tcPr>
            <w:tcW w:w="3178" w:type="dxa"/>
          </w:tcPr>
          <w:p w14:paraId="0E896609" w14:textId="77777777" w:rsidR="00C2320C" w:rsidRPr="008B1896" w:rsidRDefault="00C2320C" w:rsidP="00C2320C">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12166442" w14:textId="481C3186" w:rsidR="00C2320C" w:rsidRPr="002D7C93" w:rsidRDefault="00C2320C" w:rsidP="00C2320C">
            <w:pPr>
              <w:pStyle w:val="ListParagraph"/>
              <w:ind w:leftChars="0" w:left="0"/>
              <w:rPr>
                <w:rFonts w:cs="Arial"/>
                <w:shd w:val="clear" w:color="auto" w:fill="FFFFFF"/>
              </w:rPr>
            </w:pPr>
            <w:r w:rsidRPr="008B1896">
              <w:rPr>
                <w:rFonts w:cs="Arial"/>
              </w:rPr>
              <w:t>System Date Time</w:t>
            </w:r>
          </w:p>
        </w:tc>
      </w:tr>
    </w:tbl>
    <w:p w14:paraId="4C6B9DAD" w14:textId="77777777" w:rsidR="00802D52" w:rsidRPr="008B1896" w:rsidRDefault="00802D52" w:rsidP="008D4145">
      <w:pPr>
        <w:rPr>
          <w:rFonts w:cs="Arial"/>
          <w:lang w:eastAsia="zh-HK"/>
        </w:rPr>
      </w:pPr>
    </w:p>
    <w:p w14:paraId="6ADA412B"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2C683759" w14:textId="77777777" w:rsidR="008D4145" w:rsidRPr="008B1896" w:rsidRDefault="004F6F45" w:rsidP="008D414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8D4145" w:rsidRPr="008B1896">
        <w:rPr>
          <w:rFonts w:cs="Arial"/>
          <w:lang w:eastAsia="zh-HK"/>
        </w:rPr>
        <w:t xml:space="preserve">    "</w:t>
      </w:r>
      <w:proofErr w:type="spellStart"/>
      <w:r w:rsidR="008D4145" w:rsidRPr="008B1896">
        <w:rPr>
          <w:rFonts w:cs="Arial"/>
          <w:lang w:eastAsia="zh-HK"/>
        </w:rPr>
        <w:t>resultCode</w:t>
      </w:r>
      <w:proofErr w:type="spellEnd"/>
      <w:r w:rsidR="008D4145" w:rsidRPr="008B1896">
        <w:rPr>
          <w:rFonts w:cs="Arial"/>
          <w:lang w:eastAsia="zh-HK"/>
        </w:rPr>
        <w:t>": 1,</w:t>
      </w:r>
    </w:p>
    <w:p w14:paraId="35202806" w14:textId="77777777" w:rsidR="008D4145" w:rsidRPr="008B1896" w:rsidRDefault="008D4145" w:rsidP="008D414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7E39D5F4" w14:textId="691A0205" w:rsidR="00AE639F" w:rsidRPr="008B1896" w:rsidRDefault="008D4145" w:rsidP="00AE639F">
      <w:pPr>
        <w:pStyle w:val="ListParagraph"/>
        <w:widowControl w:val="0"/>
        <w:adjustRightInd/>
        <w:snapToGrid/>
        <w:ind w:left="440"/>
        <w:jc w:val="left"/>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proofErr w:type="gramStart"/>
      <w:r w:rsidRPr="008B1896">
        <w:rPr>
          <w:rFonts w:cs="Arial"/>
          <w:lang w:eastAsia="zh-HK"/>
        </w:rPr>
        <w:t>:”G</w:t>
      </w:r>
      <w:proofErr w:type="gramEnd"/>
      <w:r w:rsidRPr="008B1896">
        <w:rPr>
          <w:rFonts w:cs="Arial"/>
          <w:lang w:eastAsia="zh-HK"/>
        </w:rPr>
        <w:t>1”,</w:t>
      </w:r>
    </w:p>
    <w:p w14:paraId="0BD1F418" w14:textId="45F2A8BE" w:rsidR="00AE639F" w:rsidRPr="002D7C93" w:rsidRDefault="00AE639F" w:rsidP="00AE639F">
      <w:pPr>
        <w:pStyle w:val="ListParagraph"/>
        <w:ind w:left="440" w:firstLine="411"/>
        <w:rPr>
          <w:rFonts w:cs="Arial"/>
          <w:lang w:eastAsia="zh-HK"/>
        </w:rPr>
      </w:pPr>
      <w:r w:rsidRPr="008B1896">
        <w:rPr>
          <w:rFonts w:cs="Arial"/>
          <w:lang w:eastAsia="zh-HK"/>
        </w:rPr>
        <w:t xml:space="preserve">     </w:t>
      </w:r>
      <w:r w:rsidRPr="002D7C93">
        <w:rPr>
          <w:rFonts w:cs="Arial"/>
          <w:lang w:eastAsia="zh-HK"/>
        </w:rPr>
        <w:t>"assingedVehicleHongkong":"XX9998",</w:t>
      </w:r>
    </w:p>
    <w:p w14:paraId="108DF957" w14:textId="653F574C" w:rsidR="00AE639F" w:rsidRPr="002D7C93" w:rsidRDefault="00AE639F" w:rsidP="00AE639F">
      <w:pPr>
        <w:ind w:leftChars="218" w:left="480"/>
        <w:rPr>
          <w:rFonts w:cs="Arial"/>
          <w:lang w:eastAsia="zh-HK"/>
        </w:rPr>
      </w:pPr>
      <w:r w:rsidRPr="002D7C93">
        <w:rPr>
          <w:rFonts w:cs="Arial"/>
          <w:lang w:eastAsia="zh-HK"/>
        </w:rPr>
        <w:t xml:space="preserve">           "assingedVehicleMainland":"XX9998",</w:t>
      </w:r>
    </w:p>
    <w:p w14:paraId="1C474AF2" w14:textId="3A3D9F6E" w:rsidR="008D4145" w:rsidRPr="008B1896" w:rsidRDefault="00AE639F" w:rsidP="00AE639F">
      <w:pPr>
        <w:ind w:leftChars="218" w:left="480"/>
        <w:rPr>
          <w:rFonts w:cs="Arial"/>
          <w:lang w:eastAsia="zh-HK"/>
        </w:rPr>
      </w:pPr>
      <w:r w:rsidRPr="002D7C93">
        <w:rPr>
          <w:rFonts w:cs="Arial"/>
          <w:lang w:eastAsia="zh-HK"/>
        </w:rPr>
        <w:t xml:space="preserve">           "assingedVehicleMacao":"XX9998",</w:t>
      </w:r>
    </w:p>
    <w:p w14:paraId="7612EC1E" w14:textId="77777777" w:rsidR="008D4145" w:rsidRPr="008B1896" w:rsidRDefault="008D4145" w:rsidP="008D4145">
      <w:pPr>
        <w:pStyle w:val="ListParagraph"/>
        <w:widowControl w:val="0"/>
        <w:adjustRightInd/>
        <w:snapToGrid/>
        <w:ind w:leftChars="386" w:left="849"/>
        <w:jc w:val="left"/>
        <w:rPr>
          <w:rFonts w:cs="Arial"/>
          <w:lang w:eastAsia="zh-HK"/>
        </w:rPr>
      </w:pPr>
      <w:r w:rsidRPr="008B1896">
        <w:rPr>
          <w:rFonts w:cs="Arial"/>
          <w:lang w:eastAsia="zh-HK"/>
        </w:rPr>
        <w:t xml:space="preserve">    “assignedDatetime”:”2024-01-01 23:00:00”,</w:t>
      </w:r>
    </w:p>
    <w:p w14:paraId="5DEB16A8" w14:textId="77777777" w:rsidR="00C2320C" w:rsidRPr="00C2320C" w:rsidRDefault="008E79E4" w:rsidP="00C2320C">
      <w:pPr>
        <w:pStyle w:val="ListParagraph"/>
        <w:widowControl w:val="0"/>
        <w:adjustRightInd/>
        <w:snapToGrid/>
        <w:ind w:leftChars="386" w:left="849"/>
        <w:jc w:val="left"/>
        <w:rPr>
          <w:ins w:id="834" w:author="Siu Ham Wong" w:date="2025-01-26T00:32:00Z" w16du:dateUtc="2025-01-25T16:32:00Z"/>
          <w:rFonts w:cs="Arial"/>
          <w:lang w:eastAsia="zh-HK"/>
        </w:rPr>
      </w:pPr>
      <w:r w:rsidRPr="002D7C93">
        <w:rPr>
          <w:rFonts w:cs="Arial"/>
          <w:lang w:eastAsia="zh-HK"/>
        </w:rPr>
        <w:t xml:space="preserve">    "bookingId":"B01"</w:t>
      </w:r>
      <w:ins w:id="835" w:author="Siu Ham Wong" w:date="2025-01-26T00:32:00Z" w16du:dateUtc="2025-01-25T16:32:00Z">
        <w:r w:rsidR="00C2320C" w:rsidRPr="00C2320C">
          <w:rPr>
            <w:rFonts w:cs="Arial"/>
            <w:lang w:eastAsia="zh-HK"/>
          </w:rPr>
          <w:t>,</w:t>
        </w:r>
      </w:ins>
    </w:p>
    <w:p w14:paraId="1EB38211" w14:textId="3280E11E" w:rsidR="008E79E4" w:rsidRPr="008B1896" w:rsidRDefault="00C2320C" w:rsidP="00C2320C">
      <w:pPr>
        <w:pStyle w:val="ListParagraph"/>
        <w:widowControl w:val="0"/>
        <w:adjustRightInd/>
        <w:snapToGrid/>
        <w:ind w:leftChars="386" w:left="849"/>
        <w:jc w:val="left"/>
        <w:rPr>
          <w:rFonts w:cs="Arial"/>
          <w:lang w:eastAsia="zh-HK"/>
        </w:rPr>
      </w:pPr>
      <w:ins w:id="836" w:author="Siu Ham Wong" w:date="2025-01-26T00:32:00Z" w16du:dateUtc="2025-01-25T16:32:00Z">
        <w:r>
          <w:rPr>
            <w:rFonts w:cs="Arial"/>
            <w:lang w:eastAsia="zh-HK"/>
          </w:rPr>
          <w:t xml:space="preserve"> </w:t>
        </w:r>
      </w:ins>
      <w:ins w:id="837" w:author="Siu Ham Wong" w:date="2025-01-26T00:33:00Z" w16du:dateUtc="2025-01-25T16:33:00Z">
        <w:r>
          <w:rPr>
            <w:rFonts w:cs="Arial"/>
            <w:lang w:eastAsia="zh-HK"/>
          </w:rPr>
          <w:t xml:space="preserve">  </w:t>
        </w:r>
      </w:ins>
      <w:ins w:id="838" w:author="Siu Ham Wong" w:date="2025-01-26T00:32:00Z" w16du:dateUtc="2025-01-25T16:32:00Z">
        <w:r w:rsidRPr="00C2320C">
          <w:rPr>
            <w:rFonts w:cs="Arial"/>
            <w:lang w:eastAsia="zh-HK"/>
          </w:rPr>
          <w:t>"</w:t>
        </w:r>
        <w:proofErr w:type="spellStart"/>
        <w:r w:rsidRPr="00C2320C">
          <w:rPr>
            <w:rFonts w:cs="Arial"/>
            <w:lang w:eastAsia="zh-HK"/>
          </w:rPr>
          <w:t>primaryVehicleRegion</w:t>
        </w:r>
        <w:proofErr w:type="spellEnd"/>
        <w:r w:rsidRPr="00C2320C">
          <w:rPr>
            <w:rFonts w:cs="Arial"/>
            <w:lang w:eastAsia="zh-HK"/>
          </w:rPr>
          <w:t>":"</w:t>
        </w:r>
        <w:proofErr w:type="spellStart"/>
        <w:r w:rsidRPr="00C2320C">
          <w:rPr>
            <w:rFonts w:cs="Arial"/>
            <w:lang w:eastAsia="zh-HK"/>
          </w:rPr>
          <w:t>hk</w:t>
        </w:r>
        <w:proofErr w:type="spellEnd"/>
        <w:r w:rsidRPr="00C2320C">
          <w:rPr>
            <w:rFonts w:cs="Arial"/>
            <w:lang w:eastAsia="zh-HK"/>
          </w:rPr>
          <w:t>"</w:t>
        </w:r>
      </w:ins>
      <w:r w:rsidR="008E79E4" w:rsidRPr="002D7C93">
        <w:rPr>
          <w:rFonts w:cs="Arial"/>
          <w:lang w:eastAsia="zh-HK"/>
        </w:rPr>
        <w:t>,</w:t>
      </w:r>
    </w:p>
    <w:p w14:paraId="60455C9D" w14:textId="10E521E5" w:rsidR="00802D52" w:rsidRPr="008B1896" w:rsidRDefault="00802D52" w:rsidP="00802D52">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399EF485" w14:textId="2AE79685" w:rsidR="000A6ED1" w:rsidRPr="008B1896" w:rsidRDefault="008D4145" w:rsidP="000A6ED1">
      <w:pPr>
        <w:pStyle w:val="ListParagraph"/>
        <w:widowControl w:val="0"/>
        <w:adjustRightInd/>
        <w:snapToGrid/>
        <w:ind w:left="440"/>
        <w:jc w:val="left"/>
        <w:rPr>
          <w:rFonts w:cs="Arial"/>
          <w:lang w:eastAsia="zh-HK"/>
        </w:rPr>
      </w:pPr>
      <w:r w:rsidRPr="008B1896">
        <w:rPr>
          <w:rFonts w:cs="Arial"/>
          <w:lang w:eastAsia="zh-HK"/>
        </w:rPr>
        <w:t xml:space="preserve">       </w:t>
      </w:r>
      <w:r w:rsidR="004F6F45" w:rsidRPr="008B1896">
        <w:rPr>
          <w:rFonts w:cs="Arial"/>
          <w:lang w:eastAsia="zh-HK"/>
        </w:rPr>
        <w:t>}</w:t>
      </w:r>
    </w:p>
    <w:p w14:paraId="04A22533" w14:textId="77777777" w:rsidR="003B7873" w:rsidRPr="008B1896" w:rsidRDefault="003B7873" w:rsidP="000A6ED1">
      <w:pPr>
        <w:pStyle w:val="ListParagraph"/>
        <w:widowControl w:val="0"/>
        <w:adjustRightInd/>
        <w:snapToGrid/>
        <w:ind w:left="440"/>
        <w:jc w:val="left"/>
        <w:rPr>
          <w:rFonts w:cs="Arial"/>
          <w:lang w:eastAsia="zh-HK"/>
        </w:rPr>
      </w:pPr>
    </w:p>
    <w:p w14:paraId="04F0EDF3" w14:textId="1E3C6210" w:rsidR="00802D52" w:rsidRPr="008B1896" w:rsidRDefault="009F4E0D" w:rsidP="000A6ED1">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3B7873" w:rsidRPr="008B1896">
        <w:rPr>
          <w:rFonts w:cs="Arial"/>
          <w:bCs/>
          <w:lang w:eastAsia="zh-HK"/>
        </w:rPr>
        <w:t xml:space="preserve">To check the arrived vehicle at transfer cabin door, ACPB-CPVACS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查询入口状态</w:t>
      </w:r>
      <w:r w:rsidR="003B7873" w:rsidRPr="008B1896">
        <w:rPr>
          <w:rFonts w:cs="Arial"/>
          <w:bCs/>
          <w:lang w:eastAsia="zh-HK"/>
        </w:rPr>
        <w:t xml:space="preserve"> through </w:t>
      </w:r>
      <w:r w:rsidR="003B7873" w:rsidRPr="002D7C93">
        <w:rPr>
          <w:rFonts w:cs="Arial"/>
          <w:b/>
          <w:i/>
          <w:iCs/>
          <w:lang w:eastAsia="zh-HK"/>
        </w:rPr>
        <w:t>APS API - CPVACS Enquiry MPS Cabin Status</w:t>
      </w:r>
      <w:r w:rsidR="003B7873" w:rsidRPr="008B1896">
        <w:rPr>
          <w:rFonts w:cs="Arial"/>
          <w:bCs/>
          <w:lang w:eastAsia="zh-HK"/>
        </w:rPr>
        <w:t xml:space="preserve"> to request to get the cabin assigned information from MPS. APS will get and return the specific cabin assigned information to the ACPB-CPVACS.</w:t>
      </w:r>
    </w:p>
    <w:p w14:paraId="36D4D988" w14:textId="77777777" w:rsidR="003B7873" w:rsidRPr="002D7C93" w:rsidRDefault="003B7873" w:rsidP="000A6ED1">
      <w:pPr>
        <w:pStyle w:val="ListParagraph"/>
        <w:widowControl w:val="0"/>
        <w:adjustRightInd/>
        <w:snapToGrid/>
        <w:ind w:leftChars="0" w:left="960"/>
        <w:jc w:val="left"/>
        <w:rPr>
          <w:rFonts w:cs="Arial"/>
          <w:bCs/>
          <w:lang w:eastAsia="zh-HK"/>
        </w:rPr>
      </w:pPr>
    </w:p>
    <w:p w14:paraId="0D316015" w14:textId="56E68C84" w:rsidR="00C54F96" w:rsidRPr="008B1896" w:rsidRDefault="00C54F96" w:rsidP="00852D90">
      <w:pPr>
        <w:pStyle w:val="Heading3"/>
        <w:rPr>
          <w:lang w:eastAsia="zh-HK"/>
        </w:rPr>
      </w:pPr>
      <w:bookmarkStart w:id="839" w:name="_Toc188888820"/>
      <w:r w:rsidRPr="008B1896">
        <w:rPr>
          <w:lang w:eastAsia="zh-HK"/>
        </w:rPr>
        <w:lastRenderedPageBreak/>
        <w:t xml:space="preserve">CPVACS Inform </w:t>
      </w:r>
      <w:r w:rsidR="00312386" w:rsidRPr="008B1896">
        <w:rPr>
          <w:lang w:eastAsia="zh-HK"/>
        </w:rPr>
        <w:t>MPS</w:t>
      </w:r>
      <w:r w:rsidRPr="008B1896">
        <w:rPr>
          <w:lang w:eastAsia="zh-HK"/>
        </w:rPr>
        <w:t xml:space="preserve"> Ready Cabin</w:t>
      </w:r>
      <w:bookmarkEnd w:id="839"/>
    </w:p>
    <w:p w14:paraId="37D72A48" w14:textId="641514B9"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0F1EBF" w:rsidRPr="008B1896">
        <w:rPr>
          <w:rFonts w:cs="Arial"/>
          <w:lang w:eastAsia="zh-HK"/>
        </w:rPr>
        <w:t>/</w:t>
      </w:r>
      <w:proofErr w:type="spellStart"/>
      <w:r w:rsidR="000F1EBF" w:rsidRPr="008B1896">
        <w:rPr>
          <w:rFonts w:cs="Arial"/>
          <w:lang w:eastAsia="zh-HK"/>
        </w:rPr>
        <w:t>api</w:t>
      </w:r>
      <w:proofErr w:type="spellEnd"/>
      <w:r w:rsidR="000F1EBF" w:rsidRPr="008B1896">
        <w:rPr>
          <w:rFonts w:cs="Arial"/>
          <w:lang w:eastAsia="zh-HK"/>
        </w:rPr>
        <w:t>/aps/</w:t>
      </w:r>
      <w:proofErr w:type="spellStart"/>
      <w:r w:rsidR="002573AE" w:rsidRPr="008B1896">
        <w:rPr>
          <w:rFonts w:cs="Arial"/>
          <w:lang w:eastAsia="zh-HK"/>
        </w:rPr>
        <w:t>inform</w:t>
      </w:r>
      <w:r w:rsidR="00312386" w:rsidRPr="008B1896">
        <w:rPr>
          <w:rFonts w:cs="Arial"/>
          <w:lang w:eastAsia="zh-HK"/>
        </w:rPr>
        <w:t>MPS</w:t>
      </w:r>
      <w:r w:rsidR="000F1EBF" w:rsidRPr="008B1896">
        <w:rPr>
          <w:rFonts w:cs="Arial"/>
          <w:lang w:eastAsia="zh-HK"/>
        </w:rPr>
        <w:t>C</w:t>
      </w:r>
      <w:r w:rsidR="000F1EBF" w:rsidRPr="007E47F3">
        <w:rPr>
          <w:rFonts w:cs="Arial"/>
          <w:lang w:eastAsia="zh-HK"/>
        </w:rPr>
        <w:t>a</w:t>
      </w:r>
      <w:r w:rsidR="000F1EBF" w:rsidRPr="008B1896">
        <w:rPr>
          <w:rFonts w:cs="Arial"/>
          <w:lang w:eastAsia="zh-HK"/>
        </w:rPr>
        <w:t>bin</w:t>
      </w:r>
      <w:r w:rsidR="002573AE" w:rsidRPr="008B1896">
        <w:rPr>
          <w:rFonts w:cs="Arial"/>
          <w:lang w:eastAsia="zh-HK"/>
        </w:rPr>
        <w:t>Ready</w:t>
      </w:r>
      <w:proofErr w:type="spellEnd"/>
    </w:p>
    <w:p w14:paraId="547DE3D2"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7C99DD0E"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35C26643"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7DD9DBB2"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5483F956" w14:textId="77777777" w:rsidTr="00AB3597">
        <w:tc>
          <w:tcPr>
            <w:tcW w:w="2673" w:type="dxa"/>
          </w:tcPr>
          <w:p w14:paraId="29CE472F"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698D91F1"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7724A968"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29096885" w14:textId="77777777" w:rsidTr="00AB3597">
        <w:tc>
          <w:tcPr>
            <w:tcW w:w="2673" w:type="dxa"/>
          </w:tcPr>
          <w:p w14:paraId="66012A23" w14:textId="5B700B1B" w:rsidR="00AB3597" w:rsidRPr="008B1896" w:rsidRDefault="006E0B7D" w:rsidP="00AB3597">
            <w:pPr>
              <w:pStyle w:val="ListParagraph"/>
              <w:ind w:leftChars="0" w:left="0"/>
              <w:rPr>
                <w:rFonts w:cs="Arial"/>
                <w:lang w:eastAsia="zh-HK"/>
              </w:rPr>
            </w:pPr>
            <w:proofErr w:type="spellStart"/>
            <w:r w:rsidRPr="008B1896">
              <w:rPr>
                <w:rFonts w:cs="Arial"/>
                <w:lang w:eastAsia="zh-HK"/>
              </w:rPr>
              <w:t>cabinId</w:t>
            </w:r>
            <w:proofErr w:type="spellEnd"/>
          </w:p>
        </w:tc>
        <w:tc>
          <w:tcPr>
            <w:tcW w:w="2177" w:type="dxa"/>
          </w:tcPr>
          <w:p w14:paraId="55BA6F02" w14:textId="156E1912" w:rsidR="00AB3597" w:rsidRPr="008B1896" w:rsidRDefault="00AB3597" w:rsidP="00AB3597">
            <w:pPr>
              <w:pStyle w:val="ListParagraph"/>
              <w:ind w:leftChars="0" w:left="0"/>
              <w:rPr>
                <w:rFonts w:cs="Arial"/>
                <w:lang w:eastAsia="zh-HK"/>
              </w:rPr>
            </w:pPr>
            <w:r w:rsidRPr="008B1896">
              <w:rPr>
                <w:rFonts w:cs="Arial"/>
                <w:lang w:eastAsia="zh-HK"/>
              </w:rPr>
              <w:t>String</w:t>
            </w:r>
          </w:p>
        </w:tc>
        <w:tc>
          <w:tcPr>
            <w:tcW w:w="3206" w:type="dxa"/>
          </w:tcPr>
          <w:p w14:paraId="6C4187F3" w14:textId="5288DC5A" w:rsidR="00AB3597" w:rsidRPr="008B1896" w:rsidRDefault="007A123B" w:rsidP="00AB3597">
            <w:pPr>
              <w:pStyle w:val="ListParagraph"/>
              <w:ind w:leftChars="0" w:left="0"/>
              <w:rPr>
                <w:rFonts w:cs="Arial"/>
                <w:shd w:val="clear" w:color="auto" w:fill="FFFFFF"/>
              </w:rPr>
            </w:pPr>
            <w:r w:rsidRPr="008B1896">
              <w:rPr>
                <w:rFonts w:eastAsiaTheme="minorEastAsia" w:cs="Arial"/>
                <w:lang w:eastAsia="zh-HK"/>
              </w:rPr>
              <w:t>Cabin</w:t>
            </w:r>
            <w:r w:rsidR="00AB3597" w:rsidRPr="008B1896">
              <w:rPr>
                <w:rFonts w:eastAsiaTheme="minorEastAsia" w:cs="Arial"/>
                <w:lang w:eastAsia="zh-HK"/>
              </w:rPr>
              <w:t xml:space="preserve"> ID</w:t>
            </w:r>
          </w:p>
        </w:tc>
      </w:tr>
      <w:tr w:rsidR="008B1896" w:rsidRPr="008B1896" w14:paraId="41A9B9F0" w14:textId="77777777" w:rsidTr="00AB3597">
        <w:tc>
          <w:tcPr>
            <w:tcW w:w="2673" w:type="dxa"/>
          </w:tcPr>
          <w:p w14:paraId="47D45A42" w14:textId="63673299" w:rsidR="000D7D36" w:rsidRPr="008B1896" w:rsidRDefault="004E0F0B" w:rsidP="000D7D36">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389769AC" w14:textId="21A1B180"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23BDC134" w14:textId="08B6D405" w:rsidR="000D7D36" w:rsidRPr="008B1896" w:rsidRDefault="000D7D36" w:rsidP="000D7D36">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36C66F0A" w14:textId="77777777" w:rsidTr="00AB3597">
        <w:tc>
          <w:tcPr>
            <w:tcW w:w="2673" w:type="dxa"/>
          </w:tcPr>
          <w:p w14:paraId="4C1A8260" w14:textId="7336DFC6"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30086ED9" w14:textId="6DC3D6E8"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4E9149BB" w14:textId="0D1863B1" w:rsidR="000D7D36" w:rsidRPr="008B1896" w:rsidRDefault="000D7D36" w:rsidP="000D7D36">
            <w:pPr>
              <w:pStyle w:val="ListParagraph"/>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79034646" w14:textId="77777777" w:rsidTr="00AB3597">
        <w:tc>
          <w:tcPr>
            <w:tcW w:w="2673" w:type="dxa"/>
          </w:tcPr>
          <w:p w14:paraId="62362236" w14:textId="49565A61"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51CB5D97" w14:textId="71E08B2B"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01D239E2" w14:textId="4E47E4D6" w:rsidR="000D7D36" w:rsidRPr="008B1896" w:rsidRDefault="000D7D36" w:rsidP="000D7D36">
            <w:pPr>
              <w:pStyle w:val="ListParagraph"/>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44638E78" w14:textId="77777777" w:rsidTr="00AB3597">
        <w:tc>
          <w:tcPr>
            <w:tcW w:w="2673" w:type="dxa"/>
          </w:tcPr>
          <w:p w14:paraId="79CDBD76" w14:textId="089FFF9C" w:rsidR="00392DEB" w:rsidRPr="002D7C93" w:rsidRDefault="00392DEB" w:rsidP="00392DEB">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64EA5BAA" w14:textId="7D1DBABE" w:rsidR="00392DEB" w:rsidRPr="002D7C93" w:rsidRDefault="00392DEB" w:rsidP="00392DEB">
            <w:pPr>
              <w:pStyle w:val="ListParagraph"/>
              <w:ind w:leftChars="0" w:left="0"/>
              <w:rPr>
                <w:rFonts w:cs="Arial"/>
                <w:lang w:eastAsia="zh-HK"/>
              </w:rPr>
            </w:pPr>
            <w:r w:rsidRPr="002D7C93">
              <w:rPr>
                <w:rFonts w:cs="Arial"/>
                <w:lang w:eastAsia="zh-HK"/>
              </w:rPr>
              <w:t>String</w:t>
            </w:r>
          </w:p>
        </w:tc>
        <w:tc>
          <w:tcPr>
            <w:tcW w:w="3206" w:type="dxa"/>
          </w:tcPr>
          <w:p w14:paraId="0DCB7615" w14:textId="7891F844" w:rsidR="00392DEB" w:rsidRPr="002D7C93" w:rsidRDefault="00392DEB" w:rsidP="00392DEB">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4EAA9447" w14:textId="77777777" w:rsidTr="00AB3597">
        <w:tc>
          <w:tcPr>
            <w:tcW w:w="2673" w:type="dxa"/>
          </w:tcPr>
          <w:p w14:paraId="70248381" w14:textId="0DC35526" w:rsidR="00392DEB" w:rsidRPr="008B1896" w:rsidRDefault="00392DEB" w:rsidP="00392DEB">
            <w:pPr>
              <w:pStyle w:val="ListParagraph"/>
              <w:ind w:leftChars="0" w:left="0"/>
              <w:rPr>
                <w:rFonts w:cs="Arial"/>
                <w:lang w:eastAsia="zh-HK"/>
              </w:rPr>
            </w:pPr>
            <w:proofErr w:type="spellStart"/>
            <w:r w:rsidRPr="008B1896">
              <w:rPr>
                <w:rFonts w:cs="Arial"/>
                <w:lang w:eastAsia="zh-HK"/>
              </w:rPr>
              <w:t>parkingRecordId</w:t>
            </w:r>
            <w:proofErr w:type="spellEnd"/>
          </w:p>
        </w:tc>
        <w:tc>
          <w:tcPr>
            <w:tcW w:w="2177" w:type="dxa"/>
          </w:tcPr>
          <w:p w14:paraId="43D5E5C6" w14:textId="3CCF940C" w:rsidR="00392DEB" w:rsidRPr="008B1896" w:rsidRDefault="00392DEB" w:rsidP="00392DEB">
            <w:pPr>
              <w:pStyle w:val="ListParagraph"/>
              <w:ind w:leftChars="0" w:left="0"/>
              <w:rPr>
                <w:rFonts w:cs="Arial"/>
                <w:lang w:eastAsia="zh-HK"/>
              </w:rPr>
            </w:pPr>
            <w:r w:rsidRPr="008B1896">
              <w:rPr>
                <w:rFonts w:cs="Arial"/>
                <w:lang w:eastAsia="zh-HK"/>
              </w:rPr>
              <w:t>String</w:t>
            </w:r>
          </w:p>
        </w:tc>
        <w:tc>
          <w:tcPr>
            <w:tcW w:w="3206" w:type="dxa"/>
          </w:tcPr>
          <w:p w14:paraId="7FDCA4C8" w14:textId="392067B1" w:rsidR="00392DEB" w:rsidRPr="008B1896" w:rsidRDefault="00392DEB" w:rsidP="00392DEB">
            <w:pPr>
              <w:pStyle w:val="ListParagraph"/>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7B06BBDF" w14:textId="77777777" w:rsidTr="00AB3597">
        <w:tc>
          <w:tcPr>
            <w:tcW w:w="2673" w:type="dxa"/>
          </w:tcPr>
          <w:p w14:paraId="558F1930" w14:textId="074AAC72" w:rsidR="00392DEB" w:rsidRPr="008B1896" w:rsidRDefault="00392DEB" w:rsidP="00392DEB">
            <w:pPr>
              <w:pStyle w:val="ListParagraph"/>
              <w:ind w:leftChars="0" w:left="0"/>
              <w:rPr>
                <w:rFonts w:cs="Arial"/>
                <w:lang w:eastAsia="zh-HK"/>
              </w:rPr>
            </w:pPr>
            <w:proofErr w:type="spellStart"/>
            <w:r w:rsidRPr="008B1896">
              <w:rPr>
                <w:rFonts w:cs="Arial"/>
                <w:lang w:eastAsia="zh-HK"/>
              </w:rPr>
              <w:t>parkInDatetime</w:t>
            </w:r>
            <w:proofErr w:type="spellEnd"/>
          </w:p>
        </w:tc>
        <w:tc>
          <w:tcPr>
            <w:tcW w:w="2177" w:type="dxa"/>
          </w:tcPr>
          <w:p w14:paraId="6DC62C7D" w14:textId="37F4BF5E" w:rsidR="00392DEB" w:rsidRPr="008B1896" w:rsidRDefault="00392DEB" w:rsidP="00392DEB">
            <w:pPr>
              <w:pStyle w:val="ListParagraph"/>
              <w:ind w:leftChars="0" w:left="0"/>
              <w:rPr>
                <w:rFonts w:cs="Arial"/>
                <w:lang w:eastAsia="zh-HK"/>
              </w:rPr>
            </w:pPr>
            <w:r w:rsidRPr="008B1896">
              <w:rPr>
                <w:rFonts w:cs="Arial"/>
                <w:lang w:eastAsia="zh-HK"/>
              </w:rPr>
              <w:t>String</w:t>
            </w:r>
          </w:p>
        </w:tc>
        <w:tc>
          <w:tcPr>
            <w:tcW w:w="3206" w:type="dxa"/>
          </w:tcPr>
          <w:p w14:paraId="11BA0715" w14:textId="77777777" w:rsidR="00392DEB" w:rsidRPr="008B1896" w:rsidRDefault="00392DEB" w:rsidP="00392DEB">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66A5A062" w14:textId="11E67194" w:rsidR="00392DEB" w:rsidRPr="008B1896" w:rsidRDefault="00392DEB" w:rsidP="00392DEB">
            <w:pPr>
              <w:pStyle w:val="ListParagraph"/>
              <w:ind w:leftChars="0" w:left="0"/>
              <w:rPr>
                <w:rFonts w:eastAsiaTheme="minorEastAsia" w:cs="Arial"/>
                <w:lang w:eastAsia="zh-HK"/>
              </w:rPr>
            </w:pPr>
            <w:r w:rsidRPr="008B1896">
              <w:rPr>
                <w:rFonts w:eastAsiaTheme="minorEastAsia" w:cs="Arial"/>
                <w:lang w:eastAsia="zh-HK"/>
              </w:rPr>
              <w:t>Parking In Date Time</w:t>
            </w:r>
          </w:p>
        </w:tc>
      </w:tr>
      <w:tr w:rsidR="008837B5" w:rsidRPr="008B1896" w14:paraId="75480EC3" w14:textId="77777777" w:rsidTr="00AB3597">
        <w:trPr>
          <w:ins w:id="840" w:author="Siu Ham Wong" w:date="2024-11-05T14:43:00Z"/>
        </w:trPr>
        <w:tc>
          <w:tcPr>
            <w:tcW w:w="2673" w:type="dxa"/>
          </w:tcPr>
          <w:p w14:paraId="42658BF7" w14:textId="5B256DE7" w:rsidR="008837B5" w:rsidRPr="008B1896" w:rsidRDefault="008837B5" w:rsidP="008837B5">
            <w:pPr>
              <w:pStyle w:val="ListParagraph"/>
              <w:ind w:leftChars="0" w:left="0"/>
              <w:rPr>
                <w:ins w:id="841" w:author="Siu Ham Wong" w:date="2024-11-05T14:43:00Z" w16du:dateUtc="2024-11-05T06:43:00Z"/>
                <w:rFonts w:cs="Arial"/>
                <w:lang w:eastAsia="zh-HK"/>
              </w:rPr>
            </w:pPr>
            <w:ins w:id="842" w:author="Siu Ham Wong" w:date="2024-11-05T14:43:00Z" w16du:dateUtc="2024-11-05T06:43:00Z">
              <w:r w:rsidRPr="002D7C93">
                <w:rPr>
                  <w:rFonts w:cs="Arial"/>
                  <w:lang w:eastAsia="zh-HK"/>
                </w:rPr>
                <w:t>remark</w:t>
              </w:r>
            </w:ins>
          </w:p>
        </w:tc>
        <w:tc>
          <w:tcPr>
            <w:tcW w:w="2177" w:type="dxa"/>
          </w:tcPr>
          <w:p w14:paraId="4CB76C27" w14:textId="45F62DD4" w:rsidR="008837B5" w:rsidRPr="008B1896" w:rsidRDefault="008837B5" w:rsidP="008837B5">
            <w:pPr>
              <w:pStyle w:val="ListParagraph"/>
              <w:ind w:leftChars="0" w:left="0"/>
              <w:rPr>
                <w:ins w:id="843" w:author="Siu Ham Wong" w:date="2024-11-05T14:43:00Z" w16du:dateUtc="2024-11-05T06:43:00Z"/>
                <w:rFonts w:cs="Arial"/>
                <w:lang w:eastAsia="zh-HK"/>
              </w:rPr>
            </w:pPr>
            <w:ins w:id="844" w:author="Siu Ham Wong" w:date="2024-11-05T14:43:00Z" w16du:dateUtc="2024-11-05T06:43:00Z">
              <w:r w:rsidRPr="002D7C93">
                <w:rPr>
                  <w:rFonts w:cs="Arial"/>
                  <w:lang w:eastAsia="zh-HK"/>
                </w:rPr>
                <w:t>String</w:t>
              </w:r>
            </w:ins>
          </w:p>
        </w:tc>
        <w:tc>
          <w:tcPr>
            <w:tcW w:w="3206" w:type="dxa"/>
          </w:tcPr>
          <w:p w14:paraId="33BD03D0" w14:textId="104901F9" w:rsidR="008837B5" w:rsidRPr="002D7C93" w:rsidRDefault="008837B5" w:rsidP="008837B5">
            <w:pPr>
              <w:pStyle w:val="ListParagraph"/>
              <w:ind w:leftChars="0" w:left="0"/>
              <w:rPr>
                <w:ins w:id="845" w:author="Siu Ham Wong" w:date="2024-11-05T14:43:00Z" w16du:dateUtc="2024-11-05T06:43:00Z"/>
                <w:rFonts w:cs="Arial"/>
                <w:shd w:val="clear" w:color="auto" w:fill="FFFFFF"/>
              </w:rPr>
            </w:pPr>
            <w:ins w:id="846" w:author="Siu Ham Wong" w:date="2024-11-05T14:43:00Z" w16du:dateUtc="2024-11-05T06:43:00Z">
              <w:r>
                <w:rPr>
                  <w:rFonts w:cs="Arial"/>
                  <w:shd w:val="clear" w:color="auto" w:fill="FFFFFF"/>
                </w:rPr>
                <w:t>With the value ‘M</w:t>
              </w:r>
              <w:r w:rsidRPr="006D1159">
                <w:rPr>
                  <w:rFonts w:cs="Arial"/>
                  <w:shd w:val="clear" w:color="auto" w:fill="FFFFFF"/>
                </w:rPr>
                <w:t>odified LPN</w:t>
              </w:r>
              <w:r>
                <w:rPr>
                  <w:rFonts w:cs="Arial"/>
                  <w:shd w:val="clear" w:color="auto" w:fill="FFFFFF"/>
                </w:rPr>
                <w:t>’ if LPN was modified</w:t>
              </w:r>
            </w:ins>
          </w:p>
        </w:tc>
      </w:tr>
    </w:tbl>
    <w:p w14:paraId="57BD6F71" w14:textId="77777777" w:rsidR="00802D52" w:rsidRPr="008B1896" w:rsidRDefault="00802D52" w:rsidP="004F6F45">
      <w:pPr>
        <w:pStyle w:val="ListParagraph"/>
        <w:ind w:left="440" w:firstLine="411"/>
        <w:rPr>
          <w:rFonts w:cs="Arial"/>
          <w:lang w:eastAsia="zh-HK"/>
        </w:rPr>
      </w:pPr>
    </w:p>
    <w:p w14:paraId="1232CA1C" w14:textId="19692808" w:rsidR="004F6F45" w:rsidRPr="008B1896" w:rsidRDefault="004F6F45" w:rsidP="004F6F45">
      <w:pPr>
        <w:pStyle w:val="ListParagraph"/>
        <w:ind w:left="440" w:firstLine="411"/>
        <w:rPr>
          <w:rFonts w:cs="Arial"/>
          <w:lang w:eastAsia="zh-HK"/>
        </w:rPr>
      </w:pPr>
      <w:r w:rsidRPr="008B1896">
        <w:rPr>
          <w:rFonts w:cs="Arial"/>
          <w:lang w:eastAsia="zh-HK"/>
        </w:rPr>
        <w:t>{</w:t>
      </w:r>
    </w:p>
    <w:p w14:paraId="79F3C96A" w14:textId="2EB9D3CD" w:rsidR="00ED3750" w:rsidRPr="008B1896" w:rsidRDefault="004F6F45" w:rsidP="00ED3750">
      <w:pPr>
        <w:pStyle w:val="ListParagraph"/>
        <w:ind w:left="440" w:firstLine="411"/>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r w:rsidR="00AB3597" w:rsidRPr="008B1896">
        <w:rPr>
          <w:rFonts w:cs="Arial"/>
          <w:lang w:eastAsia="zh-HK"/>
        </w:rPr>
        <w:t>G1</w:t>
      </w:r>
      <w:r w:rsidRPr="008B1896">
        <w:rPr>
          <w:rFonts w:cs="Arial"/>
          <w:lang w:eastAsia="zh-HK"/>
        </w:rPr>
        <w:t>"</w:t>
      </w:r>
      <w:r w:rsidR="00AB3597" w:rsidRPr="008B1896">
        <w:rPr>
          <w:rFonts w:cs="Arial"/>
          <w:lang w:eastAsia="zh-HK"/>
        </w:rPr>
        <w:t>,</w:t>
      </w:r>
    </w:p>
    <w:p w14:paraId="1882EA43" w14:textId="5439E401"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7161BE77" w14:textId="24CA8B74"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28658CC" w14:textId="77777777" w:rsidR="00392DEB" w:rsidRPr="008B1896" w:rsidRDefault="00ED3750" w:rsidP="00392DEB">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6B41D50C" w14:textId="4E12F508" w:rsidR="00392DEB" w:rsidRPr="008B1896" w:rsidRDefault="00392DEB" w:rsidP="002D7C93">
      <w:pPr>
        <w:pStyle w:val="ListParagraph"/>
        <w:ind w:left="440" w:firstLine="411"/>
        <w:rPr>
          <w:rFonts w:cs="Arial"/>
          <w:lang w:eastAsia="zh-HK"/>
        </w:rPr>
      </w:pPr>
      <w:r w:rsidRPr="008B1896">
        <w:rPr>
          <w:rFonts w:cs="Arial"/>
          <w:lang w:eastAsia="zh-HK"/>
        </w:rPr>
        <w:t xml:space="preserve">     “bookingId”</w:t>
      </w:r>
      <w:proofErr w:type="gramStart"/>
      <w:r w:rsidRPr="008B1896">
        <w:rPr>
          <w:rFonts w:cs="Arial"/>
          <w:lang w:eastAsia="zh-HK"/>
        </w:rPr>
        <w:t>:”B</w:t>
      </w:r>
      <w:proofErr w:type="gramEnd"/>
      <w:r w:rsidRPr="008B1896">
        <w:rPr>
          <w:rFonts w:cs="Arial"/>
          <w:lang w:eastAsia="zh-HK"/>
        </w:rPr>
        <w:t>01”,</w:t>
      </w:r>
    </w:p>
    <w:p w14:paraId="465DFC59" w14:textId="772D02F0" w:rsidR="00AB3597" w:rsidRPr="008B1896" w:rsidRDefault="00AB3597" w:rsidP="00ED3750">
      <w:pPr>
        <w:pStyle w:val="ListParagraph"/>
        <w:ind w:left="440" w:firstLine="411"/>
        <w:rPr>
          <w:rFonts w:cs="Arial"/>
          <w:lang w:eastAsia="zh-HK"/>
        </w:rPr>
      </w:pPr>
      <w:r w:rsidRPr="008B1896">
        <w:rPr>
          <w:rFonts w:cs="Arial"/>
          <w:lang w:eastAsia="zh-HK"/>
        </w:rPr>
        <w:t xml:space="preserve">     “parkingRecordId”:”99999999999999999999”,</w:t>
      </w:r>
    </w:p>
    <w:p w14:paraId="50B2D6A5" w14:textId="0119FDB1" w:rsidR="00AB3597" w:rsidRDefault="00AB3597" w:rsidP="004F6F45">
      <w:pPr>
        <w:pStyle w:val="ListParagraph"/>
        <w:ind w:left="440" w:firstLine="411"/>
        <w:rPr>
          <w:ins w:id="847" w:author="Siu Ham Wong" w:date="2024-11-05T14:44:00Z" w16du:dateUtc="2024-11-05T06:44:00Z"/>
          <w:rFonts w:cs="Arial"/>
          <w:lang w:eastAsia="zh-HK"/>
        </w:rPr>
      </w:pPr>
      <w:r w:rsidRPr="008B1896">
        <w:rPr>
          <w:rFonts w:cs="Arial"/>
          <w:lang w:eastAsia="zh-HK"/>
        </w:rPr>
        <w:t xml:space="preserve">     “parkin</w:t>
      </w:r>
      <w:r w:rsidR="00281DC2" w:rsidRPr="008B1896">
        <w:rPr>
          <w:rFonts w:cs="Arial"/>
          <w:lang w:eastAsia="zh-HK"/>
        </w:rPr>
        <w:t>Datetime</w:t>
      </w:r>
      <w:r w:rsidRPr="008B1896">
        <w:rPr>
          <w:rFonts w:cs="Arial"/>
          <w:lang w:eastAsia="zh-HK"/>
        </w:rPr>
        <w:t>”:”2024-01-01 22:00:00”</w:t>
      </w:r>
    </w:p>
    <w:p w14:paraId="7CCBD89F" w14:textId="05F3C3F0" w:rsidR="008837B5" w:rsidRPr="008837B5" w:rsidRDefault="008837B5" w:rsidP="008837B5">
      <w:pPr>
        <w:pStyle w:val="ListParagraph"/>
        <w:ind w:left="440" w:firstLine="411"/>
        <w:rPr>
          <w:rFonts w:cs="Arial"/>
          <w:lang w:eastAsia="zh-HK"/>
        </w:rPr>
      </w:pPr>
      <w:ins w:id="848" w:author="Siu Ham Wong" w:date="2024-11-05T14:44:00Z" w16du:dateUtc="2024-11-05T06:44:00Z">
        <w:r w:rsidRPr="008B1896">
          <w:rPr>
            <w:rFonts w:cs="Arial"/>
            <w:lang w:eastAsia="zh-HK"/>
          </w:rPr>
          <w:t xml:space="preserve">     “</w:t>
        </w:r>
        <w:r>
          <w:rPr>
            <w:rFonts w:cs="Arial"/>
            <w:lang w:eastAsia="zh-HK"/>
          </w:rPr>
          <w:t>remark</w:t>
        </w:r>
        <w:r w:rsidRPr="008B1896">
          <w:rPr>
            <w:rFonts w:cs="Arial"/>
            <w:lang w:eastAsia="zh-HK"/>
          </w:rPr>
          <w:t>”:””</w:t>
        </w:r>
      </w:ins>
    </w:p>
    <w:p w14:paraId="4B2A0F6C" w14:textId="49AEB2C3" w:rsidR="00802D52" w:rsidRPr="008B1896" w:rsidRDefault="004F6F45" w:rsidP="000A6ED1">
      <w:pPr>
        <w:ind w:firstLine="851"/>
        <w:rPr>
          <w:rFonts w:cs="Arial"/>
          <w:lang w:eastAsia="zh-HK"/>
        </w:rPr>
      </w:pPr>
      <w:r w:rsidRPr="008B1896">
        <w:rPr>
          <w:rFonts w:cs="Arial"/>
          <w:lang w:eastAsia="zh-HK"/>
        </w:rPr>
        <w:t>}</w:t>
      </w:r>
    </w:p>
    <w:p w14:paraId="4DE11C6C" w14:textId="2E3BE76D" w:rsidR="004F6F45" w:rsidRPr="008B1896" w:rsidRDefault="004F6F45" w:rsidP="004F6F45">
      <w:pPr>
        <w:pStyle w:val="ListParagraph"/>
        <w:ind w:leftChars="0" w:left="960"/>
        <w:rPr>
          <w:rFonts w:cs="Arial"/>
          <w:lang w:eastAsia="zh-HK"/>
        </w:rPr>
      </w:pPr>
      <w:r w:rsidRPr="008B1896">
        <w:rPr>
          <w:rFonts w:cs="Arial"/>
          <w:lang w:eastAsia="zh-HK"/>
        </w:rPr>
        <w:t>Response</w:t>
      </w:r>
    </w:p>
    <w:p w14:paraId="500C49FB"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0555456A" w14:textId="77777777" w:rsidTr="00AB3597">
        <w:tc>
          <w:tcPr>
            <w:tcW w:w="2673" w:type="dxa"/>
          </w:tcPr>
          <w:p w14:paraId="027EFE80"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5CF61F95"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692681FA"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570844A4" w14:textId="77777777" w:rsidTr="00AB3597">
        <w:tc>
          <w:tcPr>
            <w:tcW w:w="2673" w:type="dxa"/>
          </w:tcPr>
          <w:p w14:paraId="3354B512" w14:textId="78BC77E2" w:rsidR="00AB3597" w:rsidRPr="008B1896" w:rsidRDefault="00AB3597" w:rsidP="00AB3597">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53B34AE8" w14:textId="71500D9D" w:rsidR="00AB3597" w:rsidRPr="008B1896" w:rsidRDefault="00AB3597" w:rsidP="00AB3597">
            <w:pPr>
              <w:pStyle w:val="ListParagraph"/>
              <w:ind w:leftChars="0" w:left="0"/>
              <w:rPr>
                <w:rFonts w:cs="Arial"/>
                <w:lang w:eastAsia="zh-HK"/>
              </w:rPr>
            </w:pPr>
            <w:r w:rsidRPr="008B1896">
              <w:rPr>
                <w:rFonts w:cs="Arial"/>
                <w:lang w:eastAsia="zh-HK"/>
              </w:rPr>
              <w:t>Number</w:t>
            </w:r>
          </w:p>
        </w:tc>
        <w:tc>
          <w:tcPr>
            <w:tcW w:w="3206" w:type="dxa"/>
          </w:tcPr>
          <w:p w14:paraId="27272B42" w14:textId="77777777" w:rsidR="00AB3597" w:rsidRPr="008B1896" w:rsidRDefault="00AB3597" w:rsidP="00AB3597">
            <w:pPr>
              <w:pStyle w:val="ListParagraph"/>
              <w:ind w:leftChars="0" w:left="0"/>
              <w:rPr>
                <w:rFonts w:eastAsiaTheme="minorEastAsia" w:cs="Arial"/>
                <w:lang w:eastAsia="zh-HK"/>
              </w:rPr>
            </w:pPr>
            <w:r w:rsidRPr="008B1896">
              <w:rPr>
                <w:rFonts w:eastAsiaTheme="minorEastAsia" w:cs="Arial"/>
                <w:lang w:eastAsia="zh-HK"/>
              </w:rPr>
              <w:t>0 - fail</w:t>
            </w:r>
          </w:p>
          <w:p w14:paraId="0B209FB1" w14:textId="77777777" w:rsidR="00AB3597" w:rsidRPr="008B1896" w:rsidRDefault="00AB3597" w:rsidP="00AB3597">
            <w:pPr>
              <w:pStyle w:val="ListParagraph"/>
              <w:ind w:leftChars="0" w:left="0"/>
              <w:rPr>
                <w:rFonts w:eastAsiaTheme="minorEastAsia" w:cs="Arial"/>
                <w:lang w:eastAsia="zh-HK"/>
              </w:rPr>
            </w:pPr>
            <w:r w:rsidRPr="008B1896">
              <w:rPr>
                <w:rFonts w:eastAsiaTheme="minorEastAsia" w:cs="Arial"/>
                <w:lang w:eastAsia="zh-HK"/>
              </w:rPr>
              <w:t xml:space="preserve">1 – </w:t>
            </w:r>
            <w:r w:rsidR="00EC7C1C" w:rsidRPr="008B1896">
              <w:rPr>
                <w:rFonts w:eastAsiaTheme="minorEastAsia" w:cs="Arial"/>
                <w:lang w:eastAsia="zh-HK"/>
              </w:rPr>
              <w:t>ready</w:t>
            </w:r>
          </w:p>
          <w:p w14:paraId="204D782E" w14:textId="414F5D23" w:rsidR="00EC7C1C" w:rsidRPr="008B1896" w:rsidRDefault="00EC7C1C" w:rsidP="00AB3597">
            <w:pPr>
              <w:pStyle w:val="ListParagraph"/>
              <w:ind w:leftChars="0" w:left="0"/>
              <w:rPr>
                <w:rFonts w:eastAsiaTheme="minorEastAsia" w:cs="Arial"/>
                <w:lang w:eastAsia="zh-HK"/>
              </w:rPr>
            </w:pPr>
            <w:r w:rsidRPr="008B1896">
              <w:rPr>
                <w:rFonts w:eastAsiaTheme="minorEastAsia" w:cs="Arial"/>
                <w:lang w:eastAsia="zh-HK"/>
              </w:rPr>
              <w:t>2 – not ready</w:t>
            </w:r>
          </w:p>
        </w:tc>
      </w:tr>
      <w:tr w:rsidR="008B1896" w:rsidRPr="008B1896" w14:paraId="099CB810" w14:textId="77777777" w:rsidTr="00AB3597">
        <w:tc>
          <w:tcPr>
            <w:tcW w:w="2673" w:type="dxa"/>
          </w:tcPr>
          <w:p w14:paraId="6D1CE30A" w14:textId="5C4DFF13" w:rsidR="00AB3597" w:rsidRPr="008B1896" w:rsidRDefault="00AB3597" w:rsidP="00AB3597">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083EF5DD" w14:textId="373F5DC2" w:rsidR="00AB3597" w:rsidRPr="008B1896" w:rsidRDefault="00AB3597" w:rsidP="00AB3597">
            <w:pPr>
              <w:pStyle w:val="ListParagraph"/>
              <w:ind w:leftChars="0" w:left="0"/>
              <w:rPr>
                <w:rFonts w:cs="Arial"/>
                <w:lang w:eastAsia="zh-HK"/>
              </w:rPr>
            </w:pPr>
            <w:r w:rsidRPr="008B1896">
              <w:rPr>
                <w:rFonts w:cs="Arial"/>
                <w:lang w:eastAsia="zh-HK"/>
              </w:rPr>
              <w:t>String</w:t>
            </w:r>
          </w:p>
        </w:tc>
        <w:tc>
          <w:tcPr>
            <w:tcW w:w="3206" w:type="dxa"/>
          </w:tcPr>
          <w:p w14:paraId="726AE33E" w14:textId="14FCBDDC" w:rsidR="00AB3597" w:rsidRPr="008B1896" w:rsidRDefault="00AB3597" w:rsidP="00AB3597">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74E699AB" w14:textId="77777777" w:rsidTr="00AB3597">
        <w:tc>
          <w:tcPr>
            <w:tcW w:w="2673" w:type="dxa"/>
          </w:tcPr>
          <w:p w14:paraId="4F0F56B6" w14:textId="0F6CAF35" w:rsidR="00802D52" w:rsidRPr="008B1896" w:rsidRDefault="00802D52" w:rsidP="00802D52">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A7E5411" w14:textId="578A3D0D" w:rsidR="00802D52" w:rsidRPr="008B1896" w:rsidRDefault="00802D52" w:rsidP="00802D52">
            <w:pPr>
              <w:pStyle w:val="ListParagraph"/>
              <w:ind w:leftChars="0" w:left="0"/>
              <w:rPr>
                <w:rFonts w:cs="Arial"/>
                <w:lang w:eastAsia="zh-HK"/>
              </w:rPr>
            </w:pPr>
            <w:r w:rsidRPr="008B1896">
              <w:rPr>
                <w:rFonts w:cs="Arial"/>
                <w:lang w:eastAsia="zh-HK"/>
              </w:rPr>
              <w:t>String</w:t>
            </w:r>
          </w:p>
        </w:tc>
        <w:tc>
          <w:tcPr>
            <w:tcW w:w="3206" w:type="dxa"/>
          </w:tcPr>
          <w:p w14:paraId="6D55006D" w14:textId="77777777" w:rsidR="00802D52" w:rsidRPr="008B1896" w:rsidRDefault="00802D52" w:rsidP="00802D52">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B6BE2BE" w14:textId="70FE343B" w:rsidR="00802D52" w:rsidRPr="008B1896" w:rsidRDefault="00802D52" w:rsidP="00802D52">
            <w:pPr>
              <w:pStyle w:val="ListParagraph"/>
              <w:ind w:leftChars="0" w:left="0"/>
              <w:rPr>
                <w:rFonts w:eastAsiaTheme="minorEastAsia" w:cs="Arial"/>
                <w:lang w:eastAsia="zh-HK"/>
              </w:rPr>
            </w:pPr>
            <w:r w:rsidRPr="008B1896">
              <w:rPr>
                <w:rFonts w:cs="Arial"/>
              </w:rPr>
              <w:lastRenderedPageBreak/>
              <w:t>System Date Time</w:t>
            </w:r>
          </w:p>
        </w:tc>
      </w:tr>
      <w:tr w:rsidR="008B1896" w:rsidRPr="008B1896" w14:paraId="1EBF9E1F" w14:textId="77777777" w:rsidTr="00AB3597">
        <w:tc>
          <w:tcPr>
            <w:tcW w:w="2673" w:type="dxa"/>
          </w:tcPr>
          <w:p w14:paraId="54A061E8" w14:textId="7920F47F" w:rsidR="006A5185" w:rsidRPr="008B1896" w:rsidRDefault="006A5185" w:rsidP="006A5185">
            <w:pPr>
              <w:pStyle w:val="ListParagraph"/>
              <w:ind w:leftChars="0" w:left="0"/>
              <w:rPr>
                <w:rFonts w:cs="Arial"/>
                <w:lang w:eastAsia="zh-HK"/>
              </w:rPr>
            </w:pPr>
            <w:proofErr w:type="spellStart"/>
            <w:r w:rsidRPr="008B1896">
              <w:rPr>
                <w:rFonts w:cs="Arial"/>
                <w:lang w:eastAsia="zh-HK"/>
              </w:rPr>
              <w:lastRenderedPageBreak/>
              <w:t>cabinId</w:t>
            </w:r>
            <w:proofErr w:type="spellEnd"/>
          </w:p>
        </w:tc>
        <w:tc>
          <w:tcPr>
            <w:tcW w:w="2177" w:type="dxa"/>
          </w:tcPr>
          <w:p w14:paraId="27D8DBDF" w14:textId="0050A5C0" w:rsidR="006A5185" w:rsidRPr="008B1896" w:rsidRDefault="006A5185" w:rsidP="006A5185">
            <w:pPr>
              <w:pStyle w:val="ListParagraph"/>
              <w:ind w:leftChars="0" w:left="0"/>
              <w:rPr>
                <w:rFonts w:cs="Arial"/>
                <w:lang w:eastAsia="zh-HK"/>
              </w:rPr>
            </w:pPr>
            <w:r w:rsidRPr="008B1896">
              <w:rPr>
                <w:rFonts w:cs="Arial"/>
                <w:lang w:eastAsia="zh-HK"/>
              </w:rPr>
              <w:t>String</w:t>
            </w:r>
          </w:p>
        </w:tc>
        <w:tc>
          <w:tcPr>
            <w:tcW w:w="3206" w:type="dxa"/>
          </w:tcPr>
          <w:p w14:paraId="4577C4A4" w14:textId="30F3711F" w:rsidR="006A5185" w:rsidRPr="002D7C93" w:rsidRDefault="006A5185" w:rsidP="006A5185">
            <w:pPr>
              <w:pStyle w:val="ListParagraph"/>
              <w:ind w:leftChars="0" w:left="0"/>
              <w:rPr>
                <w:rFonts w:cs="Arial"/>
                <w:shd w:val="clear" w:color="auto" w:fill="FFFFFF"/>
              </w:rPr>
            </w:pPr>
            <w:r w:rsidRPr="008B1896">
              <w:rPr>
                <w:rFonts w:eastAsiaTheme="minorEastAsia" w:cs="Arial"/>
                <w:lang w:eastAsia="zh-HK"/>
              </w:rPr>
              <w:t>Cabin ID</w:t>
            </w:r>
          </w:p>
        </w:tc>
      </w:tr>
      <w:tr w:rsidR="008B1896" w:rsidRPr="008B1896" w14:paraId="4F53E746" w14:textId="77777777" w:rsidTr="00AB3597">
        <w:tc>
          <w:tcPr>
            <w:tcW w:w="2673" w:type="dxa"/>
          </w:tcPr>
          <w:p w14:paraId="1F03463A" w14:textId="064778D9" w:rsidR="006A5185" w:rsidRPr="002D7C93" w:rsidRDefault="006A5185" w:rsidP="006A5185">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5BA9E6C6" w14:textId="7EF3E2BD" w:rsidR="006A5185" w:rsidRPr="002D7C93" w:rsidRDefault="006A5185" w:rsidP="006A5185">
            <w:pPr>
              <w:pStyle w:val="ListParagraph"/>
              <w:ind w:leftChars="0" w:left="0"/>
              <w:rPr>
                <w:rFonts w:cs="Arial"/>
                <w:lang w:eastAsia="zh-HK"/>
              </w:rPr>
            </w:pPr>
            <w:r w:rsidRPr="002D7C93">
              <w:rPr>
                <w:rFonts w:cs="Arial"/>
                <w:lang w:eastAsia="zh-HK"/>
              </w:rPr>
              <w:t>String</w:t>
            </w:r>
          </w:p>
        </w:tc>
        <w:tc>
          <w:tcPr>
            <w:tcW w:w="3206" w:type="dxa"/>
          </w:tcPr>
          <w:p w14:paraId="2007339E" w14:textId="6D4E588E" w:rsidR="006A5185" w:rsidRPr="002D7C93" w:rsidRDefault="006A5185" w:rsidP="006A5185">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2629554A" w14:textId="77777777" w:rsidTr="00AB3597">
        <w:tc>
          <w:tcPr>
            <w:tcW w:w="2673" w:type="dxa"/>
          </w:tcPr>
          <w:p w14:paraId="5D19019F" w14:textId="71A82F00" w:rsidR="006A5185" w:rsidRPr="002D7C93" w:rsidRDefault="006A5185" w:rsidP="006A5185">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23600835" w14:textId="5C201719" w:rsidR="006A5185" w:rsidRPr="002D7C93" w:rsidRDefault="006A5185" w:rsidP="006A5185">
            <w:pPr>
              <w:pStyle w:val="ListParagraph"/>
              <w:ind w:leftChars="0" w:left="0"/>
              <w:rPr>
                <w:rFonts w:cs="Arial"/>
                <w:lang w:eastAsia="zh-HK"/>
              </w:rPr>
            </w:pPr>
            <w:r w:rsidRPr="002D7C93">
              <w:rPr>
                <w:rFonts w:cs="Arial"/>
                <w:lang w:eastAsia="zh-HK"/>
              </w:rPr>
              <w:t>String</w:t>
            </w:r>
          </w:p>
        </w:tc>
        <w:tc>
          <w:tcPr>
            <w:tcW w:w="3206" w:type="dxa"/>
          </w:tcPr>
          <w:p w14:paraId="36278BC2" w14:textId="5622FCE9" w:rsidR="006A5185" w:rsidRPr="002D7C93" w:rsidRDefault="006A5185" w:rsidP="006A5185">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7446B7A4" w14:textId="77777777" w:rsidTr="00AB3597">
        <w:tc>
          <w:tcPr>
            <w:tcW w:w="2673" w:type="dxa"/>
          </w:tcPr>
          <w:p w14:paraId="1BF41FD2" w14:textId="174D66E4" w:rsidR="006A5185" w:rsidRPr="002D7C93" w:rsidRDefault="006A5185" w:rsidP="006A5185">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7F75792D" w14:textId="0F70F00E" w:rsidR="006A5185" w:rsidRPr="002D7C93" w:rsidRDefault="006A5185" w:rsidP="006A5185">
            <w:pPr>
              <w:pStyle w:val="ListParagraph"/>
              <w:ind w:leftChars="0" w:left="0"/>
              <w:rPr>
                <w:rFonts w:cs="Arial"/>
                <w:lang w:eastAsia="zh-HK"/>
              </w:rPr>
            </w:pPr>
            <w:r w:rsidRPr="002D7C93">
              <w:rPr>
                <w:rFonts w:cs="Arial"/>
                <w:lang w:eastAsia="zh-HK"/>
              </w:rPr>
              <w:t>String</w:t>
            </w:r>
          </w:p>
        </w:tc>
        <w:tc>
          <w:tcPr>
            <w:tcW w:w="3206" w:type="dxa"/>
          </w:tcPr>
          <w:p w14:paraId="58B6B4E6" w14:textId="7AB5F78A" w:rsidR="006A5185" w:rsidRPr="002D7C93" w:rsidRDefault="006A5185" w:rsidP="006A5185">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3A1656CE" w14:textId="77777777" w:rsidTr="00AB3597">
        <w:tc>
          <w:tcPr>
            <w:tcW w:w="2673" w:type="dxa"/>
          </w:tcPr>
          <w:p w14:paraId="30D79201" w14:textId="7FE5362F" w:rsidR="0050043F" w:rsidRPr="002D7C93" w:rsidRDefault="0050043F" w:rsidP="0050043F">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59090F25" w14:textId="175CAF33" w:rsidR="0050043F" w:rsidRPr="002D7C93" w:rsidRDefault="0050043F" w:rsidP="0050043F">
            <w:pPr>
              <w:pStyle w:val="ListParagraph"/>
              <w:ind w:leftChars="0" w:left="0"/>
              <w:rPr>
                <w:rFonts w:cs="Arial"/>
                <w:lang w:eastAsia="zh-HK"/>
              </w:rPr>
            </w:pPr>
            <w:r w:rsidRPr="002D7C93">
              <w:rPr>
                <w:rFonts w:cs="Arial"/>
                <w:lang w:eastAsia="zh-HK"/>
              </w:rPr>
              <w:t>String</w:t>
            </w:r>
          </w:p>
        </w:tc>
        <w:tc>
          <w:tcPr>
            <w:tcW w:w="3206" w:type="dxa"/>
          </w:tcPr>
          <w:p w14:paraId="4B96F607" w14:textId="59B9F066" w:rsidR="0050043F" w:rsidRPr="002D7C93" w:rsidRDefault="0050043F" w:rsidP="0050043F">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6784EC05" w14:textId="77777777" w:rsidTr="00AB3597">
        <w:tc>
          <w:tcPr>
            <w:tcW w:w="2673" w:type="dxa"/>
          </w:tcPr>
          <w:p w14:paraId="3ECC1103" w14:textId="7321ACF8" w:rsidR="0050043F" w:rsidRPr="002D7C93" w:rsidRDefault="0050043F" w:rsidP="0050043F">
            <w:pPr>
              <w:pStyle w:val="ListParagraph"/>
              <w:ind w:leftChars="0" w:left="0"/>
              <w:rPr>
                <w:rFonts w:cs="Arial"/>
                <w:lang w:eastAsia="zh-HK"/>
              </w:rPr>
            </w:pPr>
            <w:proofErr w:type="spellStart"/>
            <w:r w:rsidRPr="008B1896">
              <w:rPr>
                <w:rFonts w:cs="Arial"/>
                <w:lang w:eastAsia="zh-HK"/>
              </w:rPr>
              <w:t>parkingRecordId</w:t>
            </w:r>
            <w:proofErr w:type="spellEnd"/>
          </w:p>
        </w:tc>
        <w:tc>
          <w:tcPr>
            <w:tcW w:w="2177" w:type="dxa"/>
          </w:tcPr>
          <w:p w14:paraId="35B5677F" w14:textId="6DF59BE1" w:rsidR="0050043F" w:rsidRPr="002D7C93" w:rsidRDefault="0050043F" w:rsidP="0050043F">
            <w:pPr>
              <w:pStyle w:val="ListParagraph"/>
              <w:ind w:leftChars="0" w:left="0"/>
              <w:rPr>
                <w:rFonts w:cs="Arial"/>
                <w:lang w:eastAsia="zh-HK"/>
              </w:rPr>
            </w:pPr>
            <w:r w:rsidRPr="008B1896">
              <w:rPr>
                <w:rFonts w:cs="Arial"/>
                <w:lang w:eastAsia="zh-HK"/>
              </w:rPr>
              <w:t>String</w:t>
            </w:r>
          </w:p>
        </w:tc>
        <w:tc>
          <w:tcPr>
            <w:tcW w:w="3206" w:type="dxa"/>
          </w:tcPr>
          <w:p w14:paraId="0B5050F3" w14:textId="0269F543" w:rsidR="0050043F" w:rsidRPr="002D7C93" w:rsidRDefault="0050043F" w:rsidP="0050043F">
            <w:pPr>
              <w:pStyle w:val="ListParagraph"/>
              <w:ind w:leftChars="0" w:left="0"/>
              <w:rPr>
                <w:rFonts w:cs="Arial"/>
                <w:shd w:val="clear" w:color="auto" w:fill="FFFFFF"/>
              </w:rPr>
            </w:pPr>
            <w:r w:rsidRPr="008B1896">
              <w:rPr>
                <w:rFonts w:eastAsiaTheme="minorEastAsia" w:cs="Arial"/>
                <w:lang w:eastAsia="zh-HK"/>
              </w:rPr>
              <w:t>CPVACS Parking Record ID</w:t>
            </w:r>
          </w:p>
        </w:tc>
      </w:tr>
      <w:tr w:rsidR="00C2320C" w:rsidRPr="008B1896" w14:paraId="124E3F9E" w14:textId="77777777" w:rsidTr="00AB3597">
        <w:trPr>
          <w:ins w:id="849" w:author="Siu Ham Wong" w:date="2025-01-26T00:34:00Z"/>
        </w:trPr>
        <w:tc>
          <w:tcPr>
            <w:tcW w:w="2673" w:type="dxa"/>
          </w:tcPr>
          <w:p w14:paraId="7F19A994" w14:textId="3F133FEB" w:rsidR="00C2320C" w:rsidRPr="008B1896" w:rsidRDefault="00C2320C" w:rsidP="00C2320C">
            <w:pPr>
              <w:pStyle w:val="ListParagraph"/>
              <w:ind w:leftChars="0" w:left="0"/>
              <w:rPr>
                <w:ins w:id="850" w:author="Siu Ham Wong" w:date="2025-01-26T00:34:00Z" w16du:dateUtc="2025-01-25T16:34:00Z"/>
                <w:rFonts w:cs="Arial"/>
                <w:lang w:eastAsia="zh-HK"/>
              </w:rPr>
            </w:pPr>
            <w:proofErr w:type="spellStart"/>
            <w:ins w:id="851" w:author="Siu Ham Wong" w:date="2025-01-26T00:34:00Z" w16du:dateUtc="2025-01-25T16:34:00Z">
              <w:r w:rsidRPr="00A839B9">
                <w:rPr>
                  <w:rFonts w:cs="Arial"/>
                  <w:lang w:eastAsia="zh-HK"/>
                </w:rPr>
                <w:t>primaryVehicleRegion</w:t>
              </w:r>
              <w:proofErr w:type="spellEnd"/>
            </w:ins>
          </w:p>
        </w:tc>
        <w:tc>
          <w:tcPr>
            <w:tcW w:w="2177" w:type="dxa"/>
          </w:tcPr>
          <w:p w14:paraId="168B8688" w14:textId="6087E765" w:rsidR="00C2320C" w:rsidRPr="008B1896" w:rsidRDefault="00C2320C" w:rsidP="00C2320C">
            <w:pPr>
              <w:pStyle w:val="ListParagraph"/>
              <w:ind w:leftChars="0" w:left="0"/>
              <w:rPr>
                <w:ins w:id="852" w:author="Siu Ham Wong" w:date="2025-01-26T00:34:00Z" w16du:dateUtc="2025-01-25T16:34:00Z"/>
                <w:rFonts w:cs="Arial"/>
                <w:lang w:eastAsia="zh-HK"/>
              </w:rPr>
            </w:pPr>
            <w:ins w:id="853" w:author="Siu Ham Wong" w:date="2025-01-26T00:34:00Z" w16du:dateUtc="2025-01-25T16:34:00Z">
              <w:r>
                <w:rPr>
                  <w:rFonts w:cs="Arial"/>
                  <w:lang w:eastAsia="zh-HK"/>
                </w:rPr>
                <w:t>S</w:t>
              </w:r>
              <w:proofErr w:type="spellStart"/>
              <w:r>
                <w:rPr>
                  <w:rFonts w:cs="Arial"/>
                  <w:lang w:val="en-HK" w:eastAsia="zh-HK"/>
                </w:rPr>
                <w:t>tring</w:t>
              </w:r>
              <w:proofErr w:type="spellEnd"/>
            </w:ins>
          </w:p>
        </w:tc>
        <w:tc>
          <w:tcPr>
            <w:tcW w:w="3206" w:type="dxa"/>
          </w:tcPr>
          <w:p w14:paraId="58C50367" w14:textId="77777777" w:rsidR="00C2320C" w:rsidRDefault="00C2320C" w:rsidP="00C2320C">
            <w:pPr>
              <w:pStyle w:val="ListParagraph"/>
              <w:ind w:leftChars="0" w:left="0"/>
              <w:rPr>
                <w:ins w:id="854" w:author="Siu Ham Wong" w:date="2025-01-26T00:34:00Z" w16du:dateUtc="2025-01-25T16:34:00Z"/>
                <w:rFonts w:cs="Arial"/>
                <w:shd w:val="clear" w:color="auto" w:fill="FFFFFF"/>
              </w:rPr>
            </w:pPr>
            <w:ins w:id="855" w:author="Siu Ham Wong" w:date="2025-01-26T00:34:00Z" w16du:dateUtc="2025-01-25T16:34:00Z">
              <w:r>
                <w:rPr>
                  <w:rFonts w:cs="Arial"/>
                  <w:shd w:val="clear" w:color="auto" w:fill="FFFFFF"/>
                </w:rPr>
                <w:t>Used for LPN Display</w:t>
              </w:r>
            </w:ins>
          </w:p>
          <w:p w14:paraId="19206DF9" w14:textId="77777777" w:rsidR="00C2320C" w:rsidRDefault="00C2320C" w:rsidP="00C2320C">
            <w:pPr>
              <w:pStyle w:val="ListParagraph"/>
              <w:ind w:leftChars="0" w:left="0"/>
              <w:rPr>
                <w:ins w:id="856" w:author="Siu Ham Wong" w:date="2025-01-26T00:34:00Z" w16du:dateUtc="2025-01-25T16:34:00Z"/>
                <w:rFonts w:cs="Arial"/>
                <w:shd w:val="clear" w:color="auto" w:fill="FFFFFF"/>
              </w:rPr>
            </w:pPr>
            <w:proofErr w:type="spellStart"/>
            <w:ins w:id="857" w:author="Siu Ham Wong" w:date="2025-01-26T00:34:00Z" w16du:dateUtc="2025-01-25T16:34: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0C279DFC" w14:textId="77777777" w:rsidR="00C2320C" w:rsidRDefault="00C2320C" w:rsidP="00C2320C">
            <w:pPr>
              <w:pStyle w:val="ListParagraph"/>
              <w:ind w:leftChars="0" w:left="0"/>
              <w:rPr>
                <w:ins w:id="858" w:author="Siu Ham Wong" w:date="2025-01-26T00:34:00Z" w16du:dateUtc="2025-01-25T16:34:00Z"/>
                <w:rFonts w:cs="Arial"/>
                <w:shd w:val="clear" w:color="auto" w:fill="FFFFFF"/>
              </w:rPr>
            </w:pPr>
            <w:proofErr w:type="spellStart"/>
            <w:ins w:id="859" w:author="Siu Ham Wong" w:date="2025-01-26T00:34:00Z" w16du:dateUtc="2025-01-25T16:34:00Z">
              <w:r w:rsidRPr="00A839B9">
                <w:rPr>
                  <w:rFonts w:cs="Arial"/>
                  <w:shd w:val="clear" w:color="auto" w:fill="FFFFFF"/>
                </w:rPr>
                <w:t>hk</w:t>
              </w:r>
              <w:proofErr w:type="spellEnd"/>
              <w:r>
                <w:rPr>
                  <w:rFonts w:cs="Arial"/>
                  <w:shd w:val="clear" w:color="auto" w:fill="FFFFFF"/>
                </w:rPr>
                <w:t xml:space="preserve"> – Hong Kong</w:t>
              </w:r>
            </w:ins>
          </w:p>
          <w:p w14:paraId="01B4DB50" w14:textId="66E48CAF" w:rsidR="00C2320C" w:rsidRPr="008B1896" w:rsidRDefault="00C2320C" w:rsidP="00C2320C">
            <w:pPr>
              <w:pStyle w:val="ListParagraph"/>
              <w:ind w:leftChars="0" w:left="0"/>
              <w:rPr>
                <w:ins w:id="860" w:author="Siu Ham Wong" w:date="2025-01-26T00:34:00Z" w16du:dateUtc="2025-01-25T16:34:00Z"/>
                <w:rFonts w:eastAsiaTheme="minorEastAsia" w:cs="Arial"/>
                <w:lang w:eastAsia="zh-HK"/>
              </w:rPr>
            </w:pPr>
            <w:proofErr w:type="spellStart"/>
            <w:ins w:id="861" w:author="Siu Ham Wong" w:date="2025-01-26T00:34:00Z" w16du:dateUtc="2025-01-25T16:34:00Z">
              <w:r w:rsidRPr="00A839B9">
                <w:rPr>
                  <w:rFonts w:cs="Arial"/>
                  <w:shd w:val="clear" w:color="auto" w:fill="FFFFFF"/>
                </w:rPr>
                <w:t>mo</w:t>
              </w:r>
              <w:proofErr w:type="spellEnd"/>
              <w:r>
                <w:rPr>
                  <w:rFonts w:cs="Arial"/>
                  <w:shd w:val="clear" w:color="auto" w:fill="FFFFFF"/>
                </w:rPr>
                <w:t xml:space="preserve"> - Macau</w:t>
              </w:r>
            </w:ins>
          </w:p>
        </w:tc>
      </w:tr>
    </w:tbl>
    <w:p w14:paraId="733E2FCD" w14:textId="77777777" w:rsidR="004F6F45" w:rsidRPr="008B1896" w:rsidRDefault="004F6F45" w:rsidP="004F6F45">
      <w:pPr>
        <w:ind w:firstLine="851"/>
        <w:rPr>
          <w:rFonts w:cs="Arial"/>
          <w:lang w:eastAsia="zh-HK"/>
        </w:rPr>
      </w:pPr>
    </w:p>
    <w:p w14:paraId="33BCBEB7"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2B36472F" w14:textId="77777777" w:rsidR="00AB3597" w:rsidRPr="008B1896" w:rsidRDefault="004F6F45" w:rsidP="00AB3597">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3597" w:rsidRPr="008B1896">
        <w:rPr>
          <w:rFonts w:cs="Arial"/>
          <w:lang w:eastAsia="zh-HK"/>
        </w:rPr>
        <w:t xml:space="preserve">     "</w:t>
      </w:r>
      <w:proofErr w:type="spellStart"/>
      <w:r w:rsidR="00AB3597" w:rsidRPr="008B1896">
        <w:rPr>
          <w:rFonts w:cs="Arial"/>
          <w:lang w:eastAsia="zh-HK"/>
        </w:rPr>
        <w:t>resultCode</w:t>
      </w:r>
      <w:proofErr w:type="spellEnd"/>
      <w:r w:rsidR="00AB3597" w:rsidRPr="008B1896">
        <w:rPr>
          <w:rFonts w:cs="Arial"/>
          <w:lang w:eastAsia="zh-HK"/>
        </w:rPr>
        <w:t>": 1,</w:t>
      </w:r>
    </w:p>
    <w:p w14:paraId="5B3C98DB" w14:textId="536CB04B" w:rsidR="00AB3597" w:rsidRPr="008B1896" w:rsidRDefault="00AB3597" w:rsidP="006A518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xml:space="preserve">": “”, </w:t>
      </w:r>
    </w:p>
    <w:p w14:paraId="75220146" w14:textId="3F33253B" w:rsidR="00802D52" w:rsidRPr="008B1896" w:rsidRDefault="00802D52" w:rsidP="00802D52">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16F90C37" w14:textId="6B565B17" w:rsidR="006A5185" w:rsidRPr="008B1896" w:rsidRDefault="006A5185" w:rsidP="006A5185">
      <w:pPr>
        <w:pStyle w:val="ListParagraph"/>
        <w:widowControl w:val="0"/>
        <w:adjustRightInd/>
        <w:snapToGrid/>
        <w:ind w:leftChars="586" w:left="1289"/>
        <w:jc w:val="left"/>
        <w:rPr>
          <w:rFonts w:cs="Arial"/>
          <w:lang w:eastAsia="zh-HK"/>
        </w:rPr>
      </w:pPr>
      <w:r w:rsidRPr="008B1896">
        <w:rPr>
          <w:rFonts w:cs="Arial"/>
          <w:lang w:eastAsia="zh-HK"/>
        </w:rPr>
        <w:t>“cabinId”</w:t>
      </w:r>
      <w:proofErr w:type="gramStart"/>
      <w:r w:rsidRPr="008B1896">
        <w:rPr>
          <w:rFonts w:cs="Arial"/>
          <w:lang w:eastAsia="zh-HK"/>
        </w:rPr>
        <w:t>:”G</w:t>
      </w:r>
      <w:proofErr w:type="gramEnd"/>
      <w:r w:rsidRPr="008B1896">
        <w:rPr>
          <w:rFonts w:cs="Arial"/>
          <w:lang w:eastAsia="zh-HK"/>
        </w:rPr>
        <w:t>1”,</w:t>
      </w:r>
    </w:p>
    <w:p w14:paraId="13B37C95" w14:textId="47EB0505" w:rsidR="006A5185" w:rsidRPr="002D7C93" w:rsidRDefault="006A5185" w:rsidP="006A5185">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7BF139A" w14:textId="77777777" w:rsidR="006A5185" w:rsidRPr="002D7C93" w:rsidRDefault="006A5185" w:rsidP="006A5185">
      <w:pPr>
        <w:ind w:leftChars="218" w:left="480"/>
        <w:rPr>
          <w:rFonts w:cs="Arial"/>
          <w:lang w:eastAsia="zh-HK"/>
        </w:rPr>
      </w:pPr>
      <w:r w:rsidRPr="002D7C93">
        <w:rPr>
          <w:rFonts w:cs="Arial"/>
          <w:lang w:eastAsia="zh-HK"/>
        </w:rPr>
        <w:t xml:space="preserve">           "vehicleMainland":"XX9998",</w:t>
      </w:r>
    </w:p>
    <w:p w14:paraId="440594FC" w14:textId="3249B850" w:rsidR="006A5185" w:rsidRPr="008B1896" w:rsidRDefault="006A5185" w:rsidP="006A5185">
      <w:pPr>
        <w:ind w:leftChars="218" w:left="480"/>
        <w:rPr>
          <w:rFonts w:cs="Arial"/>
          <w:lang w:eastAsia="zh-HK"/>
        </w:rPr>
      </w:pPr>
      <w:r w:rsidRPr="002D7C93">
        <w:rPr>
          <w:rFonts w:cs="Arial"/>
          <w:lang w:eastAsia="zh-HK"/>
        </w:rPr>
        <w:t xml:space="preserve">           "vehicleMacao":"XX9998"</w:t>
      </w:r>
      <w:r w:rsidR="0050043F" w:rsidRPr="008B1896">
        <w:rPr>
          <w:rFonts w:cs="Arial"/>
          <w:lang w:eastAsia="zh-HK"/>
        </w:rPr>
        <w:t>,</w:t>
      </w:r>
    </w:p>
    <w:p w14:paraId="2BF81F36" w14:textId="18BC2B35" w:rsidR="0050043F" w:rsidRPr="008B1896" w:rsidRDefault="0050043F" w:rsidP="006A5185">
      <w:pPr>
        <w:ind w:leftChars="218" w:left="480"/>
        <w:rPr>
          <w:rFonts w:cs="Arial"/>
          <w:lang w:eastAsia="zh-HK"/>
        </w:rPr>
      </w:pPr>
      <w:r w:rsidRPr="002D7C93">
        <w:rPr>
          <w:rFonts w:cs="Arial"/>
          <w:lang w:eastAsia="zh-HK"/>
        </w:rPr>
        <w:t xml:space="preserve">           "bookingId":"B01”</w:t>
      </w:r>
      <w:r w:rsidRPr="008B1896">
        <w:rPr>
          <w:rFonts w:cs="Arial"/>
          <w:lang w:eastAsia="zh-HK"/>
        </w:rPr>
        <w:t>,</w:t>
      </w:r>
    </w:p>
    <w:p w14:paraId="6189F47B" w14:textId="146C04D0" w:rsidR="00C2320C" w:rsidRPr="00C2320C" w:rsidRDefault="0050043F" w:rsidP="00C2320C">
      <w:pPr>
        <w:ind w:leftChars="218" w:left="480"/>
        <w:rPr>
          <w:ins w:id="862" w:author="Siu Ham Wong" w:date="2025-01-26T00:34:00Z" w16du:dateUtc="2025-01-25T16:34:00Z"/>
          <w:rFonts w:cs="Arial"/>
          <w:lang w:eastAsia="zh-HK"/>
        </w:rPr>
      </w:pPr>
      <w:r w:rsidRPr="002D7C93">
        <w:rPr>
          <w:rFonts w:cs="Arial"/>
          <w:lang w:eastAsia="zh-HK"/>
        </w:rPr>
        <w:t xml:space="preserve">           "parkingRecordId":"P01</w:t>
      </w:r>
      <w:proofErr w:type="gramStart"/>
      <w:r w:rsidRPr="002D7C93">
        <w:rPr>
          <w:rFonts w:cs="Arial"/>
          <w:lang w:eastAsia="zh-HK"/>
        </w:rPr>
        <w:t>”</w:t>
      </w:r>
      <w:ins w:id="863" w:author="Siu Ham Wong" w:date="2025-01-26T00:34:00Z" w16du:dateUtc="2025-01-25T16:34:00Z">
        <w:r w:rsidR="00C2320C" w:rsidRPr="00C2320C">
          <w:t xml:space="preserve"> </w:t>
        </w:r>
        <w:r w:rsidR="00C2320C" w:rsidRPr="00C2320C">
          <w:rPr>
            <w:rFonts w:cs="Arial"/>
            <w:lang w:eastAsia="zh-HK"/>
          </w:rPr>
          <w:t>,</w:t>
        </w:r>
        <w:proofErr w:type="gramEnd"/>
      </w:ins>
    </w:p>
    <w:p w14:paraId="17C5607D" w14:textId="05C24029" w:rsidR="0050043F" w:rsidRPr="008B1896" w:rsidRDefault="00C2320C" w:rsidP="00C2320C">
      <w:pPr>
        <w:ind w:leftChars="218" w:left="480"/>
        <w:rPr>
          <w:rFonts w:cs="Arial"/>
          <w:lang w:eastAsia="zh-HK"/>
        </w:rPr>
      </w:pPr>
      <w:ins w:id="864" w:author="Siu Ham Wong" w:date="2025-01-26T00:34:00Z" w16du:dateUtc="2025-01-25T16:34:00Z">
        <w:r>
          <w:rPr>
            <w:rFonts w:cs="Arial"/>
            <w:lang w:eastAsia="zh-HK"/>
          </w:rPr>
          <w:t xml:space="preserve">           </w:t>
        </w:r>
        <w:r w:rsidRPr="00C2320C">
          <w:rPr>
            <w:rFonts w:cs="Arial"/>
            <w:lang w:eastAsia="zh-HK"/>
          </w:rPr>
          <w:t>"</w:t>
        </w:r>
        <w:proofErr w:type="spellStart"/>
        <w:r w:rsidRPr="00C2320C">
          <w:rPr>
            <w:rFonts w:cs="Arial"/>
            <w:lang w:eastAsia="zh-HK"/>
          </w:rPr>
          <w:t>primaryVehicleRegion</w:t>
        </w:r>
        <w:proofErr w:type="spellEnd"/>
        <w:r w:rsidRPr="00C2320C">
          <w:rPr>
            <w:rFonts w:cs="Arial"/>
            <w:lang w:eastAsia="zh-HK"/>
          </w:rPr>
          <w:t>":"</w:t>
        </w:r>
        <w:proofErr w:type="spellStart"/>
        <w:r w:rsidRPr="00C2320C">
          <w:rPr>
            <w:rFonts w:cs="Arial"/>
            <w:lang w:eastAsia="zh-HK"/>
          </w:rPr>
          <w:t>hk</w:t>
        </w:r>
        <w:proofErr w:type="spellEnd"/>
        <w:r w:rsidRPr="00C2320C">
          <w:rPr>
            <w:rFonts w:cs="Arial"/>
            <w:lang w:eastAsia="zh-HK"/>
          </w:rPr>
          <w:t>"</w:t>
        </w:r>
      </w:ins>
    </w:p>
    <w:p w14:paraId="0D276CBB" w14:textId="016BC669" w:rsidR="004F6F45" w:rsidRPr="008B1896" w:rsidRDefault="004F6F45" w:rsidP="00AB3597">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5FCB3273" w14:textId="77777777" w:rsidR="00EC7C1C" w:rsidRPr="008B1896" w:rsidRDefault="00EC7C1C" w:rsidP="00AB3597">
      <w:pPr>
        <w:pStyle w:val="ListParagraph"/>
        <w:widowControl w:val="0"/>
        <w:adjustRightInd/>
        <w:snapToGrid/>
        <w:ind w:left="440"/>
        <w:jc w:val="left"/>
        <w:rPr>
          <w:rFonts w:cs="Arial"/>
          <w:lang w:eastAsia="zh-HK"/>
        </w:rPr>
      </w:pPr>
    </w:p>
    <w:p w14:paraId="2A8F2652" w14:textId="51A72A2B" w:rsidR="004F6F45" w:rsidRPr="002D7C93" w:rsidRDefault="00AB3597" w:rsidP="00AB3597">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D43950" w:rsidRPr="008B1896">
        <w:rPr>
          <w:rFonts w:cs="Arial"/>
          <w:bCs/>
          <w:lang w:eastAsia="zh-HK"/>
        </w:rPr>
        <w:t xml:space="preserve">After having a check on arrived vehicle at transfer cabin door, ACPB-CPVACS will call </w:t>
      </w:r>
      <w:r w:rsidR="007E47F3" w:rsidRPr="002D7C93">
        <w:rPr>
          <w:rFonts w:eastAsia="SimSun" w:cs="Arial"/>
          <w:b/>
          <w:i/>
          <w:iCs/>
          <w:lang w:eastAsia="zh-CN"/>
        </w:rPr>
        <w:t>MPS API -</w:t>
      </w:r>
      <w:ins w:id="865" w:author="Siu Ham Wong" w:date="2024-04-23T17:03:00Z" w16du:dateUtc="2024-04-23T09:03:00Z">
        <w:r w:rsidR="00C75539">
          <w:rPr>
            <w:rFonts w:eastAsia="SimSun" w:cs="Arial"/>
            <w:b/>
            <w:i/>
            <w:iCs/>
            <w:lang w:eastAsia="zh-CN"/>
          </w:rPr>
          <w:t xml:space="preserve"> </w:t>
        </w:r>
        <w:r w:rsidR="00C75539" w:rsidRPr="00C75539">
          <w:rPr>
            <w:rFonts w:eastAsia="SimSun" w:cs="Arial" w:hint="eastAsia"/>
            <w:b/>
            <w:i/>
            <w:iCs/>
            <w:lang w:eastAsia="zh-CN"/>
          </w:rPr>
          <w:t>打开停车入口</w:t>
        </w:r>
      </w:ins>
      <w:del w:id="866" w:author="Siu Ham Wong" w:date="2024-04-23T17:03:00Z" w16du:dateUtc="2024-04-23T09:03:00Z">
        <w:r w:rsidR="007E47F3" w:rsidRPr="002D7C93" w:rsidDel="00C75539">
          <w:rPr>
            <w:rFonts w:eastAsia="SimSun" w:cs="Arial"/>
            <w:b/>
            <w:i/>
            <w:iCs/>
            <w:lang w:eastAsia="zh-CN"/>
          </w:rPr>
          <w:delText xml:space="preserve"> </w:delText>
        </w:r>
      </w:del>
      <w:del w:id="867" w:author="Siu Ham Wong" w:date="2024-04-23T14:58:00Z" w16du:dateUtc="2024-04-23T06:58:00Z">
        <w:r w:rsidR="007E47F3" w:rsidRPr="002D7C93" w:rsidDel="0077425A">
          <w:rPr>
            <w:rFonts w:eastAsia="SimSun" w:cs="Arial" w:hint="eastAsia"/>
            <w:b/>
            <w:i/>
            <w:iCs/>
            <w:lang w:eastAsia="zh-CN"/>
          </w:rPr>
          <w:delText>打开停车入口</w:delText>
        </w:r>
      </w:del>
      <w:r w:rsidR="00D43950" w:rsidRPr="008B1896">
        <w:rPr>
          <w:rFonts w:cs="Arial"/>
          <w:bCs/>
          <w:lang w:eastAsia="zh-HK"/>
        </w:rPr>
        <w:t xml:space="preserve"> through </w:t>
      </w:r>
      <w:r w:rsidR="00D43950" w:rsidRPr="002D7C93">
        <w:rPr>
          <w:rFonts w:cs="Arial"/>
          <w:b/>
          <w:i/>
          <w:iCs/>
          <w:lang w:eastAsia="zh-HK"/>
        </w:rPr>
        <w:t>APS API - CPVACS Inform MPS Ready Cabin</w:t>
      </w:r>
      <w:r w:rsidR="00D43950" w:rsidRPr="008B1896">
        <w:rPr>
          <w:rFonts w:cs="Arial"/>
          <w:bCs/>
          <w:lang w:eastAsia="zh-HK"/>
        </w:rPr>
        <w:t xml:space="preserve"> for the vehicle passed checking to request MPS to open the assigned cabin's door. MPS will return the cabin status to the ACPB-CPVACS and ACPB-CPVACS will display the cabin information on the LCD display at the transfer cabin door. Patron will access the cabin information through the LCD display for their next step.</w:t>
      </w:r>
    </w:p>
    <w:p w14:paraId="26BD68D8" w14:textId="77777777" w:rsidR="00802D52" w:rsidRPr="008B1896" w:rsidRDefault="00802D52" w:rsidP="00AB3597">
      <w:pPr>
        <w:pStyle w:val="ListParagraph"/>
        <w:widowControl w:val="0"/>
        <w:adjustRightInd/>
        <w:snapToGrid/>
        <w:ind w:leftChars="0" w:left="960"/>
        <w:jc w:val="left"/>
        <w:rPr>
          <w:rFonts w:cs="Arial"/>
          <w:b/>
          <w:lang w:eastAsia="zh-HK"/>
        </w:rPr>
      </w:pPr>
    </w:p>
    <w:p w14:paraId="346A70C6" w14:textId="3FE68F75" w:rsidR="00C54F96" w:rsidRPr="008B1896" w:rsidRDefault="00312386" w:rsidP="00852D90">
      <w:pPr>
        <w:pStyle w:val="Heading3"/>
        <w:rPr>
          <w:lang w:eastAsia="zh-HK"/>
        </w:rPr>
      </w:pPr>
      <w:bookmarkStart w:id="868" w:name="_Toc188888821"/>
      <w:r w:rsidRPr="008B1896">
        <w:rPr>
          <w:lang w:eastAsia="zh-HK"/>
        </w:rPr>
        <w:t>MPS</w:t>
      </w:r>
      <w:r w:rsidR="000B0E39" w:rsidRPr="008B1896">
        <w:rPr>
          <w:lang w:eastAsia="zh-HK"/>
        </w:rPr>
        <w:t xml:space="preserve"> Notify CPVACS</w:t>
      </w:r>
      <w:r w:rsidR="00552C6C" w:rsidRPr="008B1896">
        <w:rPr>
          <w:lang w:eastAsia="zh-HK"/>
        </w:rPr>
        <w:t>/BOSS</w:t>
      </w:r>
      <w:r w:rsidR="000B0E39" w:rsidRPr="008B1896">
        <w:rPr>
          <w:lang w:eastAsia="zh-HK"/>
        </w:rPr>
        <w:t xml:space="preserve"> </w:t>
      </w:r>
      <w:r w:rsidRPr="008B1896">
        <w:rPr>
          <w:lang w:eastAsia="zh-HK"/>
        </w:rPr>
        <w:t>MPS</w:t>
      </w:r>
      <w:r w:rsidR="000B0E39" w:rsidRPr="008B1896">
        <w:rPr>
          <w:lang w:eastAsia="zh-HK"/>
        </w:rPr>
        <w:t xml:space="preserve"> </w:t>
      </w:r>
      <w:r w:rsidR="002573AE" w:rsidRPr="008B1896">
        <w:rPr>
          <w:lang w:eastAsia="zh-HK"/>
        </w:rPr>
        <w:t xml:space="preserve">Drop Off </w:t>
      </w:r>
      <w:r w:rsidR="000B0E39" w:rsidRPr="008B1896">
        <w:rPr>
          <w:lang w:eastAsia="zh-HK"/>
        </w:rPr>
        <w:t>Complete</w:t>
      </w:r>
      <w:bookmarkEnd w:id="868"/>
      <w:r w:rsidR="000B0E39" w:rsidRPr="008B1896">
        <w:rPr>
          <w:lang w:eastAsia="zh-HK"/>
        </w:rPr>
        <w:t xml:space="preserve"> </w:t>
      </w:r>
    </w:p>
    <w:p w14:paraId="023EA27C" w14:textId="7BBE21C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2573AE" w:rsidRPr="008B1896">
        <w:rPr>
          <w:rFonts w:cs="Arial"/>
          <w:lang w:eastAsia="zh-HK"/>
        </w:rPr>
        <w:t>/</w:t>
      </w:r>
      <w:proofErr w:type="spellStart"/>
      <w:r w:rsidR="002573AE" w:rsidRPr="008B1896">
        <w:rPr>
          <w:rFonts w:cs="Arial"/>
          <w:lang w:eastAsia="zh-HK"/>
        </w:rPr>
        <w:t>api</w:t>
      </w:r>
      <w:proofErr w:type="spellEnd"/>
      <w:r w:rsidR="002573AE" w:rsidRPr="008B1896">
        <w:rPr>
          <w:rFonts w:cs="Arial"/>
          <w:lang w:eastAsia="zh-HK"/>
        </w:rPr>
        <w:t>/aps/</w:t>
      </w:r>
      <w:proofErr w:type="spellStart"/>
      <w:r w:rsidR="002573AE" w:rsidRPr="008B1896">
        <w:rPr>
          <w:rFonts w:cs="Arial"/>
          <w:lang w:eastAsia="zh-HK"/>
        </w:rPr>
        <w:t>notifyDropOffComplete</w:t>
      </w:r>
      <w:proofErr w:type="spellEnd"/>
    </w:p>
    <w:p w14:paraId="37EC2F90"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lastRenderedPageBreak/>
        <w:t>Method: Post</w:t>
      </w:r>
    </w:p>
    <w:p w14:paraId="7AE969D9"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678EA610"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668593F2"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18"/>
        <w:gridCol w:w="2157"/>
        <w:gridCol w:w="3181"/>
      </w:tblGrid>
      <w:tr w:rsidR="008B1896" w:rsidRPr="008B1896" w14:paraId="6C81D008" w14:textId="77777777" w:rsidTr="003C6E0C">
        <w:tc>
          <w:tcPr>
            <w:tcW w:w="2718" w:type="dxa"/>
          </w:tcPr>
          <w:p w14:paraId="2D89867A"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57" w:type="dxa"/>
          </w:tcPr>
          <w:p w14:paraId="0FF8CED0"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181" w:type="dxa"/>
          </w:tcPr>
          <w:p w14:paraId="5722C8E5"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195D5548" w14:textId="77777777" w:rsidTr="003C6E0C">
        <w:tc>
          <w:tcPr>
            <w:tcW w:w="2718" w:type="dxa"/>
          </w:tcPr>
          <w:p w14:paraId="3B58B500" w14:textId="6D97C0C0" w:rsidR="00DB0EEC" w:rsidRPr="008B1896" w:rsidRDefault="00DB0EEC" w:rsidP="00DB0EEC">
            <w:pPr>
              <w:pStyle w:val="ListParagraph"/>
              <w:ind w:leftChars="0" w:left="0"/>
              <w:rPr>
                <w:rFonts w:cs="Arial"/>
                <w:b/>
                <w:lang w:eastAsia="zh-HK"/>
              </w:rPr>
            </w:pPr>
            <w:proofErr w:type="spellStart"/>
            <w:r w:rsidRPr="002D7C93">
              <w:rPr>
                <w:rFonts w:cs="Arial"/>
                <w:lang w:eastAsia="zh-HK"/>
              </w:rPr>
              <w:t>cabinId</w:t>
            </w:r>
            <w:proofErr w:type="spellEnd"/>
          </w:p>
        </w:tc>
        <w:tc>
          <w:tcPr>
            <w:tcW w:w="2157" w:type="dxa"/>
          </w:tcPr>
          <w:p w14:paraId="552483E9" w14:textId="71CA81C1" w:rsidR="00DB0EEC" w:rsidRPr="008B1896" w:rsidRDefault="00DB0EEC" w:rsidP="00DB0EEC">
            <w:pPr>
              <w:pStyle w:val="ListParagraph"/>
              <w:ind w:leftChars="0" w:left="0"/>
              <w:rPr>
                <w:rFonts w:cs="Arial"/>
                <w:b/>
                <w:lang w:eastAsia="zh-HK"/>
              </w:rPr>
            </w:pPr>
            <w:r w:rsidRPr="002D7C93">
              <w:rPr>
                <w:rFonts w:cs="Arial"/>
                <w:lang w:eastAsia="zh-HK"/>
              </w:rPr>
              <w:t>String</w:t>
            </w:r>
          </w:p>
        </w:tc>
        <w:tc>
          <w:tcPr>
            <w:tcW w:w="3181" w:type="dxa"/>
          </w:tcPr>
          <w:p w14:paraId="74E56359" w14:textId="00E0C62C" w:rsidR="00DB0EEC" w:rsidRPr="008B1896" w:rsidRDefault="00DB0EEC" w:rsidP="00DB0EEC">
            <w:pPr>
              <w:pStyle w:val="ListParagraph"/>
              <w:ind w:leftChars="0" w:left="0"/>
              <w:rPr>
                <w:rFonts w:cs="Arial"/>
                <w:b/>
                <w:lang w:eastAsia="zh-HK"/>
              </w:rPr>
            </w:pPr>
            <w:r w:rsidRPr="002D7C93">
              <w:rPr>
                <w:rFonts w:eastAsiaTheme="minorEastAsia" w:cs="Arial"/>
                <w:lang w:eastAsia="zh-HK"/>
              </w:rPr>
              <w:t>Cabin ID</w:t>
            </w:r>
          </w:p>
        </w:tc>
      </w:tr>
      <w:tr w:rsidR="008B1896" w:rsidRPr="008B1896" w14:paraId="4F3235C7" w14:textId="77777777" w:rsidTr="003C6E0C">
        <w:tc>
          <w:tcPr>
            <w:tcW w:w="2718" w:type="dxa"/>
          </w:tcPr>
          <w:p w14:paraId="4B16B0C0" w14:textId="13E51089" w:rsidR="00DB0EEC" w:rsidRPr="008B1896" w:rsidRDefault="00DB0EEC" w:rsidP="00DB0EEC">
            <w:pPr>
              <w:pStyle w:val="ListParagraph"/>
              <w:ind w:leftChars="0" w:left="0"/>
              <w:rPr>
                <w:rFonts w:cs="Arial"/>
                <w:lang w:eastAsia="zh-HK"/>
              </w:rPr>
            </w:pPr>
            <w:proofErr w:type="spellStart"/>
            <w:r w:rsidRPr="002D7C93">
              <w:rPr>
                <w:rFonts w:cs="Arial"/>
                <w:lang w:eastAsia="zh-HK"/>
              </w:rPr>
              <w:t>bookingId</w:t>
            </w:r>
            <w:proofErr w:type="spellEnd"/>
          </w:p>
        </w:tc>
        <w:tc>
          <w:tcPr>
            <w:tcW w:w="2157" w:type="dxa"/>
          </w:tcPr>
          <w:p w14:paraId="40879AAE" w14:textId="55B80FF3" w:rsidR="00DB0EEC" w:rsidRPr="008B1896" w:rsidRDefault="00DB0EEC" w:rsidP="00DB0EEC">
            <w:pPr>
              <w:pStyle w:val="ListParagraph"/>
              <w:ind w:leftChars="0" w:left="0"/>
              <w:rPr>
                <w:rFonts w:cs="Arial"/>
                <w:lang w:eastAsia="zh-HK"/>
              </w:rPr>
            </w:pPr>
            <w:r w:rsidRPr="002D7C93">
              <w:rPr>
                <w:rFonts w:cs="Arial"/>
                <w:lang w:eastAsia="zh-HK"/>
              </w:rPr>
              <w:t>String</w:t>
            </w:r>
          </w:p>
        </w:tc>
        <w:tc>
          <w:tcPr>
            <w:tcW w:w="3181" w:type="dxa"/>
          </w:tcPr>
          <w:p w14:paraId="2D45D263" w14:textId="1148CF6F" w:rsidR="00DB0EEC" w:rsidRPr="008B1896" w:rsidRDefault="00DB0EEC" w:rsidP="00DB0EEC">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1A712E1D" w14:textId="77777777" w:rsidTr="003C6E0C">
        <w:tc>
          <w:tcPr>
            <w:tcW w:w="2718" w:type="dxa"/>
          </w:tcPr>
          <w:p w14:paraId="78CA79EB" w14:textId="314A9191" w:rsidR="00DB0EEC" w:rsidRPr="002D7C93" w:rsidRDefault="00DB0EEC" w:rsidP="00DB0EEC">
            <w:pPr>
              <w:pStyle w:val="ListParagraph"/>
              <w:ind w:leftChars="0" w:left="0"/>
              <w:rPr>
                <w:rFonts w:cs="Arial"/>
                <w:lang w:eastAsia="zh-HK"/>
              </w:rPr>
            </w:pPr>
            <w:proofErr w:type="spellStart"/>
            <w:r w:rsidRPr="008B1896">
              <w:rPr>
                <w:rFonts w:cs="Arial"/>
                <w:lang w:eastAsia="zh-HK"/>
              </w:rPr>
              <w:t>parkingRecordId</w:t>
            </w:r>
            <w:proofErr w:type="spellEnd"/>
          </w:p>
        </w:tc>
        <w:tc>
          <w:tcPr>
            <w:tcW w:w="2157" w:type="dxa"/>
          </w:tcPr>
          <w:p w14:paraId="0AB41B91" w14:textId="14BF4304" w:rsidR="00DB0EEC" w:rsidRPr="002D7C93" w:rsidRDefault="00DB0EEC" w:rsidP="00DB0EEC">
            <w:pPr>
              <w:pStyle w:val="ListParagraph"/>
              <w:ind w:leftChars="0" w:left="0"/>
              <w:rPr>
                <w:rFonts w:cs="Arial"/>
                <w:lang w:eastAsia="zh-HK"/>
              </w:rPr>
            </w:pPr>
            <w:r w:rsidRPr="008B1896">
              <w:rPr>
                <w:rFonts w:cs="Arial"/>
                <w:lang w:eastAsia="zh-HK"/>
              </w:rPr>
              <w:t>String</w:t>
            </w:r>
          </w:p>
        </w:tc>
        <w:tc>
          <w:tcPr>
            <w:tcW w:w="3181" w:type="dxa"/>
          </w:tcPr>
          <w:p w14:paraId="3A92526F" w14:textId="087AB40B" w:rsidR="00DB0EEC" w:rsidRPr="002D7C93" w:rsidRDefault="00DB0EEC" w:rsidP="00DB0EEC">
            <w:pPr>
              <w:pStyle w:val="ListParagraph"/>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381D8710" w14:textId="77777777" w:rsidTr="003C6E0C">
        <w:tc>
          <w:tcPr>
            <w:tcW w:w="2718" w:type="dxa"/>
          </w:tcPr>
          <w:p w14:paraId="42041351" w14:textId="58A3D468" w:rsidR="00DB0EEC" w:rsidRPr="008B1896" w:rsidRDefault="00DB0EEC" w:rsidP="00DB0EEC">
            <w:pPr>
              <w:pStyle w:val="ListParagraph"/>
              <w:ind w:leftChars="0" w:left="0"/>
              <w:rPr>
                <w:rFonts w:cs="Arial"/>
                <w:lang w:eastAsia="zh-HK"/>
              </w:rPr>
            </w:pPr>
            <w:proofErr w:type="spellStart"/>
            <w:r w:rsidRPr="002D7C93">
              <w:rPr>
                <w:rFonts w:cs="Arial"/>
                <w:lang w:eastAsia="zh-HK"/>
              </w:rPr>
              <w:t>vehicleHongkong</w:t>
            </w:r>
            <w:proofErr w:type="spellEnd"/>
          </w:p>
        </w:tc>
        <w:tc>
          <w:tcPr>
            <w:tcW w:w="2157" w:type="dxa"/>
          </w:tcPr>
          <w:p w14:paraId="3165E517" w14:textId="6D7E2F72" w:rsidR="00DB0EEC" w:rsidRPr="008B1896" w:rsidRDefault="00DB0EEC" w:rsidP="00DB0EEC">
            <w:pPr>
              <w:pStyle w:val="ListParagraph"/>
              <w:ind w:leftChars="0" w:left="0"/>
              <w:rPr>
                <w:rFonts w:cs="Arial"/>
                <w:lang w:eastAsia="zh-HK"/>
              </w:rPr>
            </w:pPr>
            <w:r w:rsidRPr="002D7C93">
              <w:rPr>
                <w:rFonts w:cs="Arial"/>
                <w:lang w:eastAsia="zh-HK"/>
              </w:rPr>
              <w:t>String</w:t>
            </w:r>
          </w:p>
        </w:tc>
        <w:tc>
          <w:tcPr>
            <w:tcW w:w="3181" w:type="dxa"/>
          </w:tcPr>
          <w:p w14:paraId="2D1274F4" w14:textId="1D43CF2A" w:rsidR="00DB0EEC" w:rsidRPr="008B1896" w:rsidRDefault="00DB0EEC" w:rsidP="00DB0EEC">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2A4C7746" w14:textId="77777777" w:rsidTr="003C6E0C">
        <w:tc>
          <w:tcPr>
            <w:tcW w:w="2718" w:type="dxa"/>
          </w:tcPr>
          <w:p w14:paraId="4921A117" w14:textId="1003BE79" w:rsidR="00DB0EEC" w:rsidRPr="008B1896" w:rsidRDefault="00DB0EEC" w:rsidP="00DB0EEC">
            <w:pPr>
              <w:pStyle w:val="ListParagraph"/>
              <w:ind w:leftChars="0" w:left="0"/>
              <w:rPr>
                <w:rFonts w:cs="Arial"/>
                <w:lang w:eastAsia="zh-HK"/>
              </w:rPr>
            </w:pPr>
            <w:proofErr w:type="spellStart"/>
            <w:r w:rsidRPr="002D7C93">
              <w:rPr>
                <w:rFonts w:cs="Arial"/>
                <w:lang w:eastAsia="zh-HK"/>
              </w:rPr>
              <w:t>vehicleMainland</w:t>
            </w:r>
            <w:proofErr w:type="spellEnd"/>
          </w:p>
        </w:tc>
        <w:tc>
          <w:tcPr>
            <w:tcW w:w="2157" w:type="dxa"/>
          </w:tcPr>
          <w:p w14:paraId="2A2DCA78" w14:textId="42997401" w:rsidR="00DB0EEC" w:rsidRPr="008B1896" w:rsidRDefault="00DB0EEC" w:rsidP="00DB0EEC">
            <w:pPr>
              <w:pStyle w:val="ListParagraph"/>
              <w:ind w:leftChars="0" w:left="0"/>
              <w:rPr>
                <w:rFonts w:cs="Arial"/>
                <w:lang w:eastAsia="zh-HK"/>
              </w:rPr>
            </w:pPr>
            <w:r w:rsidRPr="002D7C93">
              <w:rPr>
                <w:rFonts w:cs="Arial"/>
                <w:lang w:eastAsia="zh-HK"/>
              </w:rPr>
              <w:t>String</w:t>
            </w:r>
          </w:p>
        </w:tc>
        <w:tc>
          <w:tcPr>
            <w:tcW w:w="3181" w:type="dxa"/>
          </w:tcPr>
          <w:p w14:paraId="39BD32A3" w14:textId="14043105" w:rsidR="00DB0EEC" w:rsidRPr="002D7C93" w:rsidRDefault="00DB0EEC" w:rsidP="00DB0EEC">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3EF0B82C" w14:textId="77777777" w:rsidTr="003C6E0C">
        <w:tc>
          <w:tcPr>
            <w:tcW w:w="2718" w:type="dxa"/>
          </w:tcPr>
          <w:p w14:paraId="259A8520" w14:textId="7FBD11E9" w:rsidR="00DB0EEC" w:rsidRPr="008B1896" w:rsidRDefault="00DB0EEC" w:rsidP="00DB0EEC">
            <w:pPr>
              <w:pStyle w:val="ListParagraph"/>
              <w:ind w:leftChars="0" w:left="0"/>
              <w:rPr>
                <w:rFonts w:cs="Arial"/>
                <w:lang w:eastAsia="zh-HK"/>
              </w:rPr>
            </w:pPr>
            <w:proofErr w:type="spellStart"/>
            <w:r w:rsidRPr="002D7C93">
              <w:rPr>
                <w:rFonts w:cs="Arial"/>
                <w:lang w:eastAsia="zh-HK"/>
              </w:rPr>
              <w:t>vehicleMacao</w:t>
            </w:r>
            <w:proofErr w:type="spellEnd"/>
          </w:p>
        </w:tc>
        <w:tc>
          <w:tcPr>
            <w:tcW w:w="2157" w:type="dxa"/>
          </w:tcPr>
          <w:p w14:paraId="33F1E2AF" w14:textId="4BA41901" w:rsidR="00DB0EEC" w:rsidRPr="008B1896" w:rsidRDefault="00DB0EEC" w:rsidP="00DB0EEC">
            <w:pPr>
              <w:pStyle w:val="ListParagraph"/>
              <w:ind w:leftChars="0" w:left="0"/>
              <w:rPr>
                <w:rFonts w:cs="Arial"/>
                <w:lang w:eastAsia="zh-HK"/>
              </w:rPr>
            </w:pPr>
            <w:r w:rsidRPr="002D7C93">
              <w:rPr>
                <w:rFonts w:cs="Arial"/>
                <w:lang w:eastAsia="zh-HK"/>
              </w:rPr>
              <w:t>String</w:t>
            </w:r>
          </w:p>
        </w:tc>
        <w:tc>
          <w:tcPr>
            <w:tcW w:w="3181" w:type="dxa"/>
          </w:tcPr>
          <w:p w14:paraId="6192270B" w14:textId="71602349" w:rsidR="00DB0EEC" w:rsidRPr="002D7C93" w:rsidRDefault="00DB0EEC" w:rsidP="00DB0EEC">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7E1E021B" w14:textId="77777777" w:rsidTr="003C6E0C">
        <w:tc>
          <w:tcPr>
            <w:tcW w:w="2718" w:type="dxa"/>
          </w:tcPr>
          <w:p w14:paraId="0D4A7DC9" w14:textId="11734611" w:rsidR="00DB0EEC" w:rsidRPr="008B1896" w:rsidRDefault="00DB0EEC" w:rsidP="00DB0EEC">
            <w:pPr>
              <w:pStyle w:val="ListParagraph"/>
              <w:ind w:leftChars="0" w:left="0"/>
              <w:rPr>
                <w:rFonts w:cs="Arial"/>
                <w:lang w:eastAsia="zh-HK"/>
              </w:rPr>
            </w:pPr>
            <w:proofErr w:type="spellStart"/>
            <w:r w:rsidRPr="008B1896">
              <w:rPr>
                <w:rFonts w:cs="Arial"/>
                <w:lang w:eastAsia="zh-HK"/>
              </w:rPr>
              <w:t>completeDropOffTime</w:t>
            </w:r>
            <w:proofErr w:type="spellEnd"/>
          </w:p>
        </w:tc>
        <w:tc>
          <w:tcPr>
            <w:tcW w:w="2157" w:type="dxa"/>
          </w:tcPr>
          <w:p w14:paraId="7DC833B3" w14:textId="5659D8A0" w:rsidR="00DB0EEC" w:rsidRPr="008B1896" w:rsidRDefault="00DB0EEC" w:rsidP="00DB0EEC">
            <w:pPr>
              <w:pStyle w:val="ListParagraph"/>
              <w:ind w:leftChars="0" w:left="0"/>
              <w:rPr>
                <w:rFonts w:cs="Arial"/>
                <w:lang w:eastAsia="zh-HK"/>
              </w:rPr>
            </w:pPr>
            <w:r w:rsidRPr="008B1896">
              <w:rPr>
                <w:rFonts w:cs="Arial"/>
                <w:lang w:eastAsia="zh-HK"/>
              </w:rPr>
              <w:t>String</w:t>
            </w:r>
          </w:p>
        </w:tc>
        <w:tc>
          <w:tcPr>
            <w:tcW w:w="3181" w:type="dxa"/>
          </w:tcPr>
          <w:p w14:paraId="20E39D0A" w14:textId="77777777" w:rsidR="00DB0EEC" w:rsidRPr="008B1896" w:rsidRDefault="00DB0EEC" w:rsidP="00DB0EEC">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4745643" w14:textId="2CBCEB1B" w:rsidR="00DB0EEC" w:rsidRPr="008B1896" w:rsidRDefault="00DB0EEC" w:rsidP="00DB0EEC">
            <w:pPr>
              <w:pStyle w:val="ListParagraph"/>
              <w:ind w:leftChars="0" w:left="0"/>
              <w:rPr>
                <w:rFonts w:eastAsiaTheme="minorEastAsia" w:cs="Arial"/>
                <w:lang w:eastAsia="zh-HK"/>
              </w:rPr>
            </w:pPr>
            <w:r w:rsidRPr="008B1896">
              <w:rPr>
                <w:rFonts w:eastAsiaTheme="minorEastAsia" w:cs="Arial"/>
                <w:lang w:eastAsia="zh-HK"/>
              </w:rPr>
              <w:t>MPS Drop Off completion Date Time</w:t>
            </w:r>
          </w:p>
        </w:tc>
      </w:tr>
      <w:tr w:rsidR="008B1896" w:rsidRPr="008B1896" w14:paraId="7CFE2E48" w14:textId="77777777" w:rsidTr="003C6E0C">
        <w:tc>
          <w:tcPr>
            <w:tcW w:w="2718" w:type="dxa"/>
          </w:tcPr>
          <w:p w14:paraId="1EBC4746" w14:textId="6BA5C30A" w:rsidR="00DB0EEC" w:rsidRPr="002D7C93" w:rsidRDefault="00DB0EEC" w:rsidP="00DB0EEC">
            <w:pPr>
              <w:pStyle w:val="ListParagraph"/>
              <w:ind w:leftChars="0" w:left="0"/>
              <w:rPr>
                <w:rFonts w:cs="Arial"/>
                <w:lang w:eastAsia="zh-HK"/>
              </w:rPr>
            </w:pPr>
            <w:r w:rsidRPr="002D7C93">
              <w:rPr>
                <w:rFonts w:cs="Arial"/>
                <w:lang w:eastAsia="zh-HK"/>
              </w:rPr>
              <w:t>remark</w:t>
            </w:r>
          </w:p>
        </w:tc>
        <w:tc>
          <w:tcPr>
            <w:tcW w:w="2157" w:type="dxa"/>
          </w:tcPr>
          <w:p w14:paraId="380706B2" w14:textId="4C5A2FAF" w:rsidR="00DB0EEC" w:rsidRPr="002D7C93" w:rsidRDefault="00DB0EEC" w:rsidP="00DB0EEC">
            <w:pPr>
              <w:pStyle w:val="ListParagraph"/>
              <w:ind w:leftChars="0" w:left="0"/>
              <w:rPr>
                <w:rFonts w:cs="Arial"/>
                <w:lang w:eastAsia="zh-HK"/>
              </w:rPr>
            </w:pPr>
            <w:r w:rsidRPr="002D7C93">
              <w:rPr>
                <w:rFonts w:cs="Arial"/>
                <w:lang w:eastAsia="zh-HK"/>
              </w:rPr>
              <w:t>String</w:t>
            </w:r>
          </w:p>
        </w:tc>
        <w:tc>
          <w:tcPr>
            <w:tcW w:w="3181" w:type="dxa"/>
          </w:tcPr>
          <w:p w14:paraId="0098B256" w14:textId="7C026A96" w:rsidR="00DB0EEC" w:rsidRPr="002D7C93" w:rsidRDefault="00DB0EEC" w:rsidP="00DB0EEC">
            <w:pPr>
              <w:pStyle w:val="ListParagraph"/>
              <w:ind w:leftChars="0" w:left="0"/>
              <w:rPr>
                <w:rFonts w:cs="Arial"/>
                <w:shd w:val="clear" w:color="auto" w:fill="FFFFFF"/>
              </w:rPr>
            </w:pPr>
            <w:r w:rsidRPr="002D7C93">
              <w:rPr>
                <w:rFonts w:cs="Arial"/>
                <w:shd w:val="clear" w:color="auto" w:fill="FFFFFF"/>
              </w:rPr>
              <w:t xml:space="preserve">Text field for </w:t>
            </w:r>
            <w:proofErr w:type="spellStart"/>
            <w:r w:rsidRPr="002D7C93">
              <w:rPr>
                <w:rFonts w:cs="Arial"/>
                <w:shd w:val="clear" w:color="auto" w:fill="FFFFFF"/>
              </w:rPr>
              <w:t>inputing</w:t>
            </w:r>
            <w:proofErr w:type="spellEnd"/>
            <w:r w:rsidRPr="002D7C93">
              <w:rPr>
                <w:rFonts w:cs="Arial"/>
                <w:shd w:val="clear" w:color="auto" w:fill="FFFFFF"/>
              </w:rPr>
              <w:t xml:space="preserve"> remark for the special scenarios</w:t>
            </w:r>
          </w:p>
        </w:tc>
      </w:tr>
    </w:tbl>
    <w:p w14:paraId="56945F8F" w14:textId="77777777" w:rsidR="004F6F45" w:rsidRPr="008B1896" w:rsidRDefault="004F6F45" w:rsidP="004F6F45">
      <w:pPr>
        <w:pStyle w:val="ListParagraph"/>
        <w:ind w:left="440" w:firstLine="411"/>
        <w:rPr>
          <w:rFonts w:cs="Arial"/>
          <w:lang w:eastAsia="zh-HK"/>
        </w:rPr>
      </w:pPr>
    </w:p>
    <w:p w14:paraId="0A9B8CED" w14:textId="50BC97C0" w:rsidR="003C6E0C" w:rsidRPr="008B1896" w:rsidRDefault="004F6F45" w:rsidP="003C6E0C">
      <w:pPr>
        <w:pStyle w:val="ListParagraph"/>
        <w:ind w:left="440" w:firstLine="411"/>
        <w:rPr>
          <w:rFonts w:cs="Arial"/>
          <w:lang w:eastAsia="zh-HK"/>
        </w:rPr>
      </w:pPr>
      <w:r w:rsidRPr="008B1896">
        <w:rPr>
          <w:rFonts w:cs="Arial"/>
          <w:lang w:eastAsia="zh-HK"/>
        </w:rPr>
        <w:t xml:space="preserve">{     </w:t>
      </w:r>
      <w:r w:rsidR="003C6E0C" w:rsidRPr="008B1896">
        <w:rPr>
          <w:rFonts w:cs="Arial"/>
          <w:lang w:eastAsia="zh-HK"/>
        </w:rPr>
        <w:t xml:space="preserve">     </w:t>
      </w:r>
    </w:p>
    <w:p w14:paraId="27AC6D5E" w14:textId="1939DAAC" w:rsidR="00DB0EEC" w:rsidRPr="002D7C93" w:rsidRDefault="00DB0EEC" w:rsidP="003C6E0C">
      <w:pPr>
        <w:pStyle w:val="ListParagraph"/>
        <w:ind w:left="440" w:firstLine="411"/>
        <w:rPr>
          <w:rFonts w:cs="Arial"/>
          <w:lang w:eastAsia="zh-HK"/>
        </w:rPr>
      </w:pPr>
      <w:r w:rsidRPr="002D7C93">
        <w:rPr>
          <w:rFonts w:cs="Arial"/>
          <w:lang w:eastAsia="zh-HK"/>
        </w:rPr>
        <w:t xml:space="preserve">     “cabinId”</w:t>
      </w:r>
      <w:proofErr w:type="gramStart"/>
      <w:r w:rsidRPr="002D7C93">
        <w:rPr>
          <w:rFonts w:cs="Arial"/>
          <w:lang w:eastAsia="zh-HK"/>
        </w:rPr>
        <w:t>:”G</w:t>
      </w:r>
      <w:proofErr w:type="gramEnd"/>
      <w:r w:rsidRPr="002D7C93">
        <w:rPr>
          <w:rFonts w:cs="Arial"/>
          <w:lang w:eastAsia="zh-HK"/>
        </w:rPr>
        <w:t>1”,</w:t>
      </w:r>
    </w:p>
    <w:p w14:paraId="499D7655" w14:textId="286B8BD2" w:rsidR="00DB0EEC" w:rsidRPr="008B1896" w:rsidRDefault="00DB0EEC" w:rsidP="003C6E0C">
      <w:pPr>
        <w:pStyle w:val="ListParagraph"/>
        <w:ind w:left="440" w:firstLine="411"/>
        <w:rPr>
          <w:rFonts w:cs="Arial"/>
          <w:lang w:eastAsia="zh-HK"/>
        </w:rPr>
      </w:pPr>
      <w:r w:rsidRPr="002D7C93">
        <w:rPr>
          <w:rFonts w:cs="Arial"/>
          <w:lang w:eastAsia="zh-HK"/>
        </w:rPr>
        <w:t xml:space="preserve">     "bookingId":"XX9998",</w:t>
      </w:r>
    </w:p>
    <w:p w14:paraId="7AF91CCB" w14:textId="3CA86A1A" w:rsidR="00281539" w:rsidRPr="002D7C93" w:rsidRDefault="003C6E0C" w:rsidP="002D7C93">
      <w:pPr>
        <w:ind w:leftChars="218" w:left="480"/>
        <w:rPr>
          <w:rFonts w:cs="Arial"/>
          <w:lang w:eastAsia="zh-HK"/>
        </w:rPr>
      </w:pPr>
      <w:r w:rsidRPr="008B1896">
        <w:rPr>
          <w:rFonts w:cs="Arial"/>
          <w:lang w:eastAsia="zh-HK"/>
        </w:rPr>
        <w:t xml:space="preserve">   </w:t>
      </w:r>
      <w:r w:rsidR="00281539" w:rsidRPr="008B1896">
        <w:rPr>
          <w:rFonts w:cs="Arial"/>
          <w:lang w:eastAsia="zh-HK"/>
        </w:rPr>
        <w:tab/>
        <w:t xml:space="preserve">   </w:t>
      </w:r>
      <w:r w:rsidRPr="008B1896">
        <w:rPr>
          <w:rFonts w:cs="Arial"/>
          <w:lang w:eastAsia="zh-HK"/>
        </w:rPr>
        <w:t xml:space="preserve">  “parkingRecordId”:”99999999999999999999”,</w:t>
      </w:r>
      <w:r w:rsidR="00281539" w:rsidRPr="002D7C93">
        <w:rPr>
          <w:rFonts w:cs="Arial"/>
          <w:lang w:eastAsia="zh-HK"/>
        </w:rPr>
        <w:t xml:space="preserve"> </w:t>
      </w:r>
    </w:p>
    <w:p w14:paraId="41D28478" w14:textId="647773AD" w:rsidR="00281539" w:rsidRPr="002D7C93" w:rsidRDefault="00281539" w:rsidP="00281539">
      <w:pPr>
        <w:pStyle w:val="ListParagraph"/>
        <w:ind w:left="440" w:firstLine="411"/>
        <w:rPr>
          <w:rFonts w:cs="Arial"/>
          <w:lang w:eastAsia="zh-HK"/>
        </w:rPr>
      </w:pPr>
      <w:r w:rsidRPr="002D7C93">
        <w:rPr>
          <w:rFonts w:cs="Arial"/>
          <w:lang w:eastAsia="zh-HK"/>
        </w:rPr>
        <w:t xml:space="preserve">     "</w:t>
      </w:r>
      <w:r w:rsidR="004E0F0B" w:rsidRPr="002D7C93">
        <w:rPr>
          <w:rFonts w:cs="Arial"/>
          <w:lang w:eastAsia="zh-HK"/>
        </w:rPr>
        <w:t>vehicleHongkong</w:t>
      </w:r>
      <w:r w:rsidRPr="002D7C93">
        <w:rPr>
          <w:rFonts w:cs="Arial"/>
          <w:lang w:eastAsia="zh-HK"/>
        </w:rPr>
        <w:t>":"XX9998",</w:t>
      </w:r>
    </w:p>
    <w:p w14:paraId="4430B8A6" w14:textId="24863C12" w:rsidR="00281539" w:rsidRPr="002D7C93" w:rsidRDefault="00281539" w:rsidP="00281539">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C0E0084" w14:textId="2584F1DC" w:rsidR="00281539" w:rsidRPr="008B1896" w:rsidRDefault="00281539" w:rsidP="00281539">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752DA537" w14:textId="4FE96D8D" w:rsidR="00281539" w:rsidRPr="002D7C93" w:rsidRDefault="003C6E0C" w:rsidP="00281539">
      <w:pPr>
        <w:ind w:leftChars="218" w:left="480"/>
        <w:rPr>
          <w:rFonts w:cs="Arial"/>
          <w:lang w:eastAsia="zh-HK"/>
        </w:rPr>
      </w:pPr>
      <w:r w:rsidRPr="008B1896">
        <w:rPr>
          <w:rFonts w:cs="Arial"/>
          <w:lang w:eastAsia="zh-HK"/>
        </w:rPr>
        <w:t xml:space="preserve">  </w:t>
      </w:r>
      <w:r w:rsidR="004A5222" w:rsidRPr="008B1896">
        <w:rPr>
          <w:rFonts w:cs="Arial"/>
          <w:lang w:eastAsia="zh-HK"/>
        </w:rPr>
        <w:t xml:space="preserve">      </w:t>
      </w:r>
      <w:r w:rsidRPr="008B1896">
        <w:rPr>
          <w:rFonts w:cs="Arial"/>
          <w:lang w:eastAsia="zh-HK"/>
        </w:rPr>
        <w:t xml:space="preserve">   “complete</w:t>
      </w:r>
      <w:r w:rsidR="002573AE" w:rsidRPr="008B1896">
        <w:rPr>
          <w:rFonts w:cs="Arial"/>
          <w:lang w:eastAsia="zh-HK"/>
        </w:rPr>
        <w:t>DropOff</w:t>
      </w:r>
      <w:r w:rsidRPr="008B1896">
        <w:rPr>
          <w:rFonts w:cs="Arial"/>
          <w:lang w:eastAsia="zh-HK"/>
        </w:rPr>
        <w:t>Time”:”2024-01-01 22:00:00”</w:t>
      </w:r>
      <w:r w:rsidR="00281539" w:rsidRPr="008B1896">
        <w:rPr>
          <w:rFonts w:cs="Arial"/>
          <w:lang w:eastAsia="zh-HK"/>
        </w:rPr>
        <w:t>,</w:t>
      </w:r>
    </w:p>
    <w:p w14:paraId="6DF2AE03" w14:textId="230E0C95" w:rsidR="00281539" w:rsidRPr="008B1896" w:rsidRDefault="00281539" w:rsidP="00990FD0">
      <w:pPr>
        <w:ind w:leftChars="218" w:left="480"/>
        <w:rPr>
          <w:rFonts w:cs="Arial"/>
          <w:lang w:eastAsia="zh-HK"/>
        </w:rPr>
      </w:pPr>
      <w:r w:rsidRPr="002D7C93">
        <w:rPr>
          <w:rFonts w:cs="Arial"/>
          <w:lang w:eastAsia="zh-HK"/>
        </w:rPr>
        <w:t xml:space="preserve">           "</w:t>
      </w:r>
      <w:proofErr w:type="spellStart"/>
      <w:r w:rsidR="00474519" w:rsidRPr="002D7C93">
        <w:rPr>
          <w:rFonts w:cs="Arial"/>
          <w:lang w:eastAsia="zh-HK"/>
        </w:rPr>
        <w:t>remark</w:t>
      </w:r>
      <w:r w:rsidRPr="002D7C93">
        <w:rPr>
          <w:rFonts w:cs="Arial"/>
          <w:lang w:eastAsia="zh-HK"/>
        </w:rPr>
        <w:t>":"</w:t>
      </w:r>
      <w:r w:rsidR="00474519" w:rsidRPr="002D7C93">
        <w:rPr>
          <w:rFonts w:cs="Arial"/>
          <w:lang w:eastAsia="zh-HK"/>
        </w:rPr>
        <w:t>collection</w:t>
      </w:r>
      <w:proofErr w:type="spellEnd"/>
      <w:r w:rsidR="00474519" w:rsidRPr="002D7C93">
        <w:rPr>
          <w:rFonts w:cs="Arial"/>
          <w:lang w:eastAsia="zh-HK"/>
        </w:rPr>
        <w:t xml:space="preserve"> of items left behind after vehicle is parked into APS</w:t>
      </w:r>
      <w:r w:rsidRPr="002D7C93">
        <w:rPr>
          <w:rFonts w:cs="Arial"/>
          <w:lang w:eastAsia="zh-HK"/>
        </w:rPr>
        <w:t>"</w:t>
      </w:r>
    </w:p>
    <w:p w14:paraId="332CD4DA" w14:textId="77777777" w:rsidR="004F6F45" w:rsidRPr="008B1896" w:rsidRDefault="004F6F45" w:rsidP="004F6F45">
      <w:pPr>
        <w:ind w:firstLine="851"/>
        <w:rPr>
          <w:rFonts w:cs="Arial"/>
          <w:lang w:eastAsia="zh-HK"/>
        </w:rPr>
      </w:pPr>
      <w:r w:rsidRPr="008B1896">
        <w:rPr>
          <w:rFonts w:cs="Arial"/>
          <w:lang w:eastAsia="zh-HK"/>
        </w:rPr>
        <w:t>}</w:t>
      </w:r>
    </w:p>
    <w:p w14:paraId="59EE867C" w14:textId="77777777" w:rsidR="004F6F45" w:rsidRPr="008B1896" w:rsidRDefault="004F6F45" w:rsidP="004F6F45">
      <w:pPr>
        <w:pStyle w:val="ListParagraph"/>
        <w:ind w:leftChars="0" w:left="960"/>
        <w:rPr>
          <w:rFonts w:cs="Arial"/>
          <w:lang w:eastAsia="zh-HK"/>
        </w:rPr>
      </w:pPr>
    </w:p>
    <w:p w14:paraId="2EAA3457"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52A6B9A8"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486134DF" w14:textId="77777777" w:rsidTr="003C6E0C">
        <w:tc>
          <w:tcPr>
            <w:tcW w:w="2673" w:type="dxa"/>
          </w:tcPr>
          <w:p w14:paraId="612D49E1"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21783380"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1B5C8B85"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43133852" w14:textId="77777777" w:rsidTr="003C6E0C">
        <w:tc>
          <w:tcPr>
            <w:tcW w:w="2673" w:type="dxa"/>
          </w:tcPr>
          <w:p w14:paraId="54363AC2" w14:textId="63C82C03" w:rsidR="003C6E0C" w:rsidRPr="008B1896" w:rsidRDefault="003C6E0C" w:rsidP="003C6E0C">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3F7905F5" w14:textId="114D5765" w:rsidR="003C6E0C" w:rsidRPr="008B1896" w:rsidRDefault="003C6E0C" w:rsidP="003C6E0C">
            <w:pPr>
              <w:pStyle w:val="ListParagraph"/>
              <w:ind w:leftChars="0" w:left="0"/>
              <w:rPr>
                <w:rFonts w:cs="Arial"/>
                <w:lang w:eastAsia="zh-HK"/>
              </w:rPr>
            </w:pPr>
            <w:r w:rsidRPr="008B1896">
              <w:rPr>
                <w:rFonts w:cs="Arial"/>
                <w:lang w:eastAsia="zh-HK"/>
              </w:rPr>
              <w:t>Number</w:t>
            </w:r>
          </w:p>
        </w:tc>
        <w:tc>
          <w:tcPr>
            <w:tcW w:w="3206" w:type="dxa"/>
          </w:tcPr>
          <w:p w14:paraId="5F1E6B2C" w14:textId="77777777" w:rsidR="003C6E0C" w:rsidRPr="008B1896" w:rsidRDefault="003C6E0C" w:rsidP="003C6E0C">
            <w:pPr>
              <w:pStyle w:val="ListParagraph"/>
              <w:ind w:leftChars="0" w:left="0"/>
              <w:rPr>
                <w:rFonts w:eastAsiaTheme="minorEastAsia" w:cs="Arial"/>
                <w:lang w:eastAsia="zh-HK"/>
              </w:rPr>
            </w:pPr>
            <w:r w:rsidRPr="008B1896">
              <w:rPr>
                <w:rFonts w:eastAsiaTheme="minorEastAsia" w:cs="Arial"/>
                <w:lang w:eastAsia="zh-HK"/>
              </w:rPr>
              <w:t>0 - fail</w:t>
            </w:r>
          </w:p>
          <w:p w14:paraId="20E66DE9" w14:textId="2D025AA4" w:rsidR="003C6E0C" w:rsidRPr="008B1896" w:rsidRDefault="003C6E0C" w:rsidP="003C6E0C">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5F9A4883" w14:textId="77777777" w:rsidTr="003C6E0C">
        <w:tc>
          <w:tcPr>
            <w:tcW w:w="2673" w:type="dxa"/>
          </w:tcPr>
          <w:p w14:paraId="7DEB654B" w14:textId="3CDCA288" w:rsidR="003C6E0C" w:rsidRPr="008B1896" w:rsidRDefault="003C6E0C" w:rsidP="003C6E0C">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4A99F917" w14:textId="7754062E" w:rsidR="003C6E0C" w:rsidRPr="008B1896" w:rsidRDefault="003C6E0C" w:rsidP="003C6E0C">
            <w:pPr>
              <w:pStyle w:val="ListParagraph"/>
              <w:ind w:leftChars="0" w:left="0"/>
              <w:rPr>
                <w:rFonts w:cs="Arial"/>
                <w:lang w:eastAsia="zh-HK"/>
              </w:rPr>
            </w:pPr>
            <w:r w:rsidRPr="008B1896">
              <w:rPr>
                <w:rFonts w:cs="Arial"/>
                <w:lang w:eastAsia="zh-HK"/>
              </w:rPr>
              <w:t>String</w:t>
            </w:r>
          </w:p>
        </w:tc>
        <w:tc>
          <w:tcPr>
            <w:tcW w:w="3206" w:type="dxa"/>
          </w:tcPr>
          <w:p w14:paraId="0FF5B12A" w14:textId="6D7E1D8D" w:rsidR="003C6E0C" w:rsidRPr="008B1896" w:rsidRDefault="003C6E0C" w:rsidP="003C6E0C">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21432E0C" w14:textId="77777777" w:rsidTr="003C6E0C">
        <w:tc>
          <w:tcPr>
            <w:tcW w:w="2673" w:type="dxa"/>
          </w:tcPr>
          <w:p w14:paraId="260F9DA0" w14:textId="4F9F1BB9" w:rsidR="00802D52" w:rsidRPr="008B1896" w:rsidRDefault="00802D52" w:rsidP="00802D52">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401EC164" w14:textId="25F764D2" w:rsidR="00802D52" w:rsidRPr="008B1896" w:rsidRDefault="00802D52" w:rsidP="00802D52">
            <w:pPr>
              <w:pStyle w:val="ListParagraph"/>
              <w:ind w:leftChars="0" w:left="0"/>
              <w:rPr>
                <w:rFonts w:cs="Arial"/>
                <w:lang w:eastAsia="zh-HK"/>
              </w:rPr>
            </w:pPr>
            <w:r w:rsidRPr="008B1896">
              <w:rPr>
                <w:rFonts w:cs="Arial"/>
                <w:lang w:eastAsia="zh-HK"/>
              </w:rPr>
              <w:t>String</w:t>
            </w:r>
          </w:p>
        </w:tc>
        <w:tc>
          <w:tcPr>
            <w:tcW w:w="3206" w:type="dxa"/>
          </w:tcPr>
          <w:p w14:paraId="1EE39340" w14:textId="77777777" w:rsidR="00802D52" w:rsidRPr="008B1896" w:rsidRDefault="00802D52" w:rsidP="00802D52">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6EDF0FE" w14:textId="1B94B241" w:rsidR="00802D52" w:rsidRPr="008B1896" w:rsidRDefault="00802D52" w:rsidP="00802D52">
            <w:pPr>
              <w:pStyle w:val="ListParagraph"/>
              <w:ind w:leftChars="0" w:left="0"/>
              <w:rPr>
                <w:rFonts w:eastAsiaTheme="minorEastAsia" w:cs="Arial"/>
                <w:lang w:eastAsia="zh-HK"/>
              </w:rPr>
            </w:pPr>
            <w:r w:rsidRPr="008B1896">
              <w:rPr>
                <w:rFonts w:cs="Arial"/>
              </w:rPr>
              <w:lastRenderedPageBreak/>
              <w:t>System Date Time</w:t>
            </w:r>
          </w:p>
        </w:tc>
      </w:tr>
    </w:tbl>
    <w:p w14:paraId="53646FDD" w14:textId="77777777" w:rsidR="004F6F45" w:rsidRPr="008B1896" w:rsidRDefault="004F6F45" w:rsidP="004F6F45">
      <w:pPr>
        <w:ind w:firstLine="851"/>
        <w:rPr>
          <w:rFonts w:cs="Arial"/>
          <w:lang w:eastAsia="zh-HK"/>
        </w:rPr>
      </w:pPr>
    </w:p>
    <w:p w14:paraId="4F245577" w14:textId="73B26A93" w:rsidR="004F6F45" w:rsidRPr="008B1896" w:rsidRDefault="00955C5C" w:rsidP="004F6F45">
      <w:pPr>
        <w:pStyle w:val="ListParagraph"/>
        <w:widowControl w:val="0"/>
        <w:adjustRightInd/>
        <w:snapToGrid/>
        <w:ind w:left="440" w:firstLine="411"/>
        <w:jc w:val="left"/>
        <w:rPr>
          <w:rFonts w:cs="Arial"/>
          <w:lang w:eastAsia="zh-HK"/>
        </w:rPr>
      </w:pPr>
      <w:r w:rsidRPr="008B1896">
        <w:rPr>
          <w:rFonts w:cs="Arial"/>
          <w:lang w:eastAsia="zh-HK"/>
        </w:rPr>
        <w:t xml:space="preserve"> </w:t>
      </w:r>
      <w:r w:rsidR="004F6F45" w:rsidRPr="008B1896">
        <w:rPr>
          <w:rFonts w:cs="Arial"/>
          <w:lang w:eastAsia="zh-HK"/>
        </w:rPr>
        <w:t>{</w:t>
      </w:r>
    </w:p>
    <w:p w14:paraId="1EE8163B" w14:textId="320695CA" w:rsidR="003C6E0C" w:rsidRPr="008B1896" w:rsidRDefault="004F6F45" w:rsidP="003C6E0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3C6E0C" w:rsidRPr="008B1896">
        <w:rPr>
          <w:rFonts w:cs="Arial"/>
          <w:lang w:eastAsia="zh-HK"/>
        </w:rPr>
        <w:t xml:space="preserve">     "</w:t>
      </w:r>
      <w:proofErr w:type="spellStart"/>
      <w:r w:rsidR="003C6E0C" w:rsidRPr="008B1896">
        <w:rPr>
          <w:rFonts w:cs="Arial"/>
          <w:lang w:eastAsia="zh-HK"/>
        </w:rPr>
        <w:t>resultCode</w:t>
      </w:r>
      <w:proofErr w:type="spellEnd"/>
      <w:r w:rsidR="003C6E0C" w:rsidRPr="008B1896">
        <w:rPr>
          <w:rFonts w:cs="Arial"/>
          <w:lang w:eastAsia="zh-HK"/>
        </w:rPr>
        <w:t>": 1,</w:t>
      </w:r>
    </w:p>
    <w:p w14:paraId="48A993EC" w14:textId="77777777" w:rsidR="003C6E0C" w:rsidRPr="008B1896" w:rsidRDefault="003C6E0C" w:rsidP="003C6E0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565235A7" w14:textId="602B2D2B" w:rsidR="00802D52" w:rsidRPr="008B1896" w:rsidRDefault="00802D52" w:rsidP="00802D52">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1FD2D850" w14:textId="298BEB72" w:rsidR="004F6F45" w:rsidRPr="008B1896" w:rsidRDefault="003C6E0C" w:rsidP="003C6E0C">
      <w:pPr>
        <w:pStyle w:val="ListParagraph"/>
        <w:widowControl w:val="0"/>
        <w:adjustRightInd/>
        <w:snapToGrid/>
        <w:ind w:left="440"/>
        <w:jc w:val="left"/>
        <w:rPr>
          <w:rFonts w:cs="Arial"/>
          <w:lang w:eastAsia="zh-HK"/>
        </w:rPr>
      </w:pPr>
      <w:r w:rsidRPr="008B1896">
        <w:rPr>
          <w:rFonts w:cs="Arial"/>
          <w:lang w:eastAsia="zh-HK"/>
        </w:rPr>
        <w:t xml:space="preserve">         </w:t>
      </w:r>
      <w:r w:rsidR="004F6F45" w:rsidRPr="008B1896">
        <w:rPr>
          <w:rFonts w:cs="Arial"/>
          <w:lang w:eastAsia="zh-HK"/>
        </w:rPr>
        <w:t>}</w:t>
      </w:r>
    </w:p>
    <w:p w14:paraId="6E38D2D9" w14:textId="77777777" w:rsidR="000A6ED1" w:rsidRPr="008B1896" w:rsidRDefault="000A6ED1" w:rsidP="003C6E0C">
      <w:pPr>
        <w:pStyle w:val="ListParagraph"/>
        <w:widowControl w:val="0"/>
        <w:adjustRightInd/>
        <w:snapToGrid/>
        <w:ind w:left="440"/>
        <w:jc w:val="left"/>
        <w:rPr>
          <w:rFonts w:cs="Arial"/>
          <w:lang w:eastAsia="zh-HK"/>
        </w:rPr>
      </w:pPr>
    </w:p>
    <w:p w14:paraId="4297B879" w14:textId="37C393C2" w:rsidR="00AB3597" w:rsidRPr="002D7C93" w:rsidRDefault="003C6E0C" w:rsidP="00AB3597">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3C7B3E" w:rsidRPr="008B1896">
        <w:rPr>
          <w:rFonts w:cs="Arial"/>
          <w:bCs/>
          <w:lang w:eastAsia="zh-HK"/>
        </w:rPr>
        <w:t xml:space="preserve">After </w:t>
      </w:r>
      <w:del w:id="869" w:author="Siu Ham Wong" w:date="2024-11-12T15:37:00Z" w16du:dateUtc="2024-11-12T07:37:00Z">
        <w:r w:rsidR="003C7B3E" w:rsidRPr="008B1896" w:rsidDel="003C4B4F">
          <w:rPr>
            <w:rFonts w:cs="Arial"/>
            <w:bCs/>
            <w:lang w:eastAsia="zh-HK"/>
          </w:rPr>
          <w:delText>completing the vehicle drop off process</w:delText>
        </w:r>
      </w:del>
      <w:ins w:id="870" w:author="Siu Ham Wong" w:date="2024-11-12T15:37:00Z" w16du:dateUtc="2024-11-12T07:37:00Z">
        <w:r w:rsidR="003C4B4F">
          <w:rPr>
            <w:rFonts w:cs="Arial"/>
            <w:bCs/>
            <w:lang w:eastAsia="zh-HK"/>
          </w:rPr>
          <w:t>ca</w:t>
        </w:r>
      </w:ins>
      <w:ins w:id="871" w:author="Siu Ham Wong" w:date="2024-11-12T15:38:00Z" w16du:dateUtc="2024-11-12T07:38:00Z">
        <w:r w:rsidR="003C4B4F">
          <w:rPr>
            <w:rFonts w:cs="Arial"/>
            <w:bCs/>
            <w:lang w:eastAsia="zh-HK"/>
          </w:rPr>
          <w:t>bin door(storage side) opens</w:t>
        </w:r>
      </w:ins>
      <w:r w:rsidR="003C7B3E" w:rsidRPr="008B1896">
        <w:rPr>
          <w:rFonts w:cs="Arial"/>
          <w:bCs/>
          <w:lang w:eastAsia="zh-HK"/>
        </w:rPr>
        <w:t xml:space="preserve">, MPS will call both ACPB-CPVACS's API and </w:t>
      </w:r>
      <w:r w:rsidR="003C7B3E" w:rsidRPr="002D7C93">
        <w:rPr>
          <w:rFonts w:cs="Arial"/>
          <w:b/>
          <w:i/>
          <w:iCs/>
          <w:lang w:eastAsia="zh-HK"/>
        </w:rPr>
        <w:t>BOSS API - INT-APS-BOSS-005</w:t>
      </w:r>
      <w:r w:rsidR="003C7B3E" w:rsidRPr="008B1896">
        <w:rPr>
          <w:rFonts w:cs="Arial"/>
          <w:bCs/>
          <w:lang w:eastAsia="zh-HK"/>
        </w:rPr>
        <w:t xml:space="preserve"> through </w:t>
      </w:r>
      <w:r w:rsidR="003C7B3E" w:rsidRPr="002D7C93">
        <w:rPr>
          <w:rFonts w:cs="Arial"/>
          <w:b/>
          <w:i/>
          <w:iCs/>
          <w:lang w:eastAsia="zh-HK"/>
        </w:rPr>
        <w:t>APS API - MPS Notify CPVACS/BOSS MPS Drop Off Complete</w:t>
      </w:r>
      <w:r w:rsidR="003C7B3E" w:rsidRPr="008B1896">
        <w:rPr>
          <w:rFonts w:cs="Arial"/>
          <w:bCs/>
          <w:lang w:eastAsia="zh-HK"/>
        </w:rPr>
        <w:t xml:space="preserve"> to inform ACPB-CPVACS and BOSS the process has been completed. ACPB-CPVACS will update LCD display at the transfer cabin door. BOSS will receive the vehicle drop off time of transfer cabin.</w:t>
      </w:r>
    </w:p>
    <w:p w14:paraId="1E3A6DB9" w14:textId="77777777" w:rsidR="00EC7C1C" w:rsidRPr="008B1896" w:rsidRDefault="00EC7C1C" w:rsidP="000D296B">
      <w:pPr>
        <w:pStyle w:val="ListParagraph"/>
        <w:widowControl w:val="0"/>
        <w:adjustRightInd/>
        <w:snapToGrid/>
        <w:ind w:leftChars="0" w:left="960"/>
        <w:jc w:val="left"/>
        <w:rPr>
          <w:rFonts w:cs="Arial"/>
          <w:b/>
          <w:lang w:eastAsia="zh-HK"/>
        </w:rPr>
      </w:pPr>
    </w:p>
    <w:p w14:paraId="1A7CF161" w14:textId="170E9B02" w:rsidR="00DA5C01" w:rsidRPr="008B1896" w:rsidRDefault="00DA5C01" w:rsidP="00852D90">
      <w:pPr>
        <w:pStyle w:val="Heading3"/>
        <w:rPr>
          <w:lang w:eastAsia="zh-HK"/>
        </w:rPr>
      </w:pPr>
      <w:bookmarkStart w:id="872" w:name="_Toc188888822"/>
      <w:r w:rsidRPr="008B1896">
        <w:rPr>
          <w:lang w:eastAsia="zh-HK"/>
        </w:rPr>
        <w:t xml:space="preserve">CPVACS Enquiry </w:t>
      </w:r>
      <w:r w:rsidR="00312386" w:rsidRPr="008B1896">
        <w:rPr>
          <w:lang w:eastAsia="zh-HK"/>
        </w:rPr>
        <w:t>MPS</w:t>
      </w:r>
      <w:r w:rsidRPr="008B1896">
        <w:rPr>
          <w:lang w:eastAsia="zh-HK"/>
        </w:rPr>
        <w:t xml:space="preserve"> Vehicle Status</w:t>
      </w:r>
      <w:bookmarkEnd w:id="872"/>
    </w:p>
    <w:p w14:paraId="16265B3F" w14:textId="56F40EC2" w:rsidR="004F6F45" w:rsidRPr="008B1896" w:rsidRDefault="004F6F45" w:rsidP="00E95113">
      <w:pPr>
        <w:pStyle w:val="ListParagraph"/>
        <w:widowControl w:val="0"/>
        <w:adjustRightInd/>
        <w:snapToGrid/>
        <w:ind w:leftChars="0" w:left="960"/>
        <w:jc w:val="left"/>
        <w:rPr>
          <w:rFonts w:cs="Arial"/>
          <w:lang w:eastAsia="zh-HK"/>
        </w:rPr>
      </w:pPr>
      <w:r w:rsidRPr="008B1896">
        <w:rPr>
          <w:rFonts w:cs="Arial"/>
          <w:lang w:eastAsia="zh-HK"/>
        </w:rPr>
        <w:t xml:space="preserve">Path: </w:t>
      </w:r>
      <w:r w:rsidR="00E95113" w:rsidRPr="008B1896">
        <w:rPr>
          <w:rFonts w:cs="Arial"/>
          <w:lang w:eastAsia="zh-HK"/>
        </w:rPr>
        <w:t>/</w:t>
      </w:r>
      <w:proofErr w:type="spellStart"/>
      <w:r w:rsidR="00E95113" w:rsidRPr="008B1896">
        <w:rPr>
          <w:rFonts w:cs="Arial"/>
          <w:lang w:eastAsia="zh-HK"/>
        </w:rPr>
        <w:t>api</w:t>
      </w:r>
      <w:proofErr w:type="spellEnd"/>
      <w:r w:rsidR="00E95113" w:rsidRPr="008B1896">
        <w:rPr>
          <w:rFonts w:cs="Arial"/>
          <w:lang w:eastAsia="zh-HK"/>
        </w:rPr>
        <w:t>/aps/</w:t>
      </w:r>
      <w:proofErr w:type="spellStart"/>
      <w:r w:rsidR="00184168" w:rsidRPr="008B1896">
        <w:rPr>
          <w:rFonts w:cs="Arial"/>
          <w:lang w:eastAsia="zh-HK"/>
        </w:rPr>
        <w:t>enquiryVehicleStatus</w:t>
      </w:r>
      <w:proofErr w:type="spellEnd"/>
    </w:p>
    <w:p w14:paraId="58874C8A"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59901D01"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75758433" w14:textId="77777777" w:rsidR="00046C25" w:rsidRPr="008B1896" w:rsidRDefault="004F6F45" w:rsidP="00046C25">
      <w:pPr>
        <w:pStyle w:val="ListParagraph"/>
        <w:ind w:leftChars="0" w:left="960"/>
        <w:rPr>
          <w:ins w:id="873" w:author="Siu Ham Wong" w:date="2024-01-12T16:45:00Z"/>
          <w:rFonts w:eastAsiaTheme="minorEastAsia" w:cs="Arial"/>
          <w:lang w:eastAsia="zh-HK"/>
        </w:rPr>
      </w:pPr>
      <w:r w:rsidRPr="008B1896">
        <w:rPr>
          <w:rFonts w:cs="Arial"/>
        </w:rPr>
        <w:t>Authorization: Bearer</w:t>
      </w:r>
    </w:p>
    <w:p w14:paraId="385D81CD" w14:textId="77777777" w:rsidR="00046C25" w:rsidRPr="008B1896" w:rsidRDefault="00046C25" w:rsidP="00046C25">
      <w:pPr>
        <w:pStyle w:val="ListParagraph"/>
        <w:ind w:leftChars="0" w:left="960"/>
        <w:rPr>
          <w:ins w:id="874" w:author="Siu Ham Wong" w:date="2024-01-12T16:45:00Z"/>
          <w:rFonts w:cs="Arial"/>
          <w:lang w:eastAsia="zh-HK"/>
        </w:rPr>
      </w:pPr>
      <w:ins w:id="875" w:author="Siu Ham Wong" w:date="2024-01-12T16:45:00Z">
        <w:r w:rsidRPr="007E47F3">
          <w:rPr>
            <w:rFonts w:cs="Arial"/>
            <w:lang w:eastAsia="zh-HK"/>
          </w:rPr>
          <w:t>Input parameter</w:t>
        </w:r>
      </w:ins>
    </w:p>
    <w:tbl>
      <w:tblPr>
        <w:tblStyle w:val="TableGrid"/>
        <w:tblW w:w="0" w:type="auto"/>
        <w:tblInd w:w="960" w:type="dxa"/>
        <w:tblLook w:val="04A0" w:firstRow="1" w:lastRow="0" w:firstColumn="1" w:lastColumn="0" w:noHBand="0" w:noVBand="1"/>
      </w:tblPr>
      <w:tblGrid>
        <w:gridCol w:w="2718"/>
        <w:gridCol w:w="2157"/>
        <w:gridCol w:w="3181"/>
      </w:tblGrid>
      <w:tr w:rsidR="00046C25" w:rsidRPr="008B1896" w14:paraId="611C1DBB" w14:textId="77777777" w:rsidTr="0079790D">
        <w:trPr>
          <w:ins w:id="876" w:author="Siu Ham Wong" w:date="2024-01-12T16:45:00Z"/>
        </w:trPr>
        <w:tc>
          <w:tcPr>
            <w:tcW w:w="2718" w:type="dxa"/>
          </w:tcPr>
          <w:p w14:paraId="76497740" w14:textId="77777777" w:rsidR="00046C25" w:rsidRPr="008B1896" w:rsidRDefault="00046C25" w:rsidP="0079790D">
            <w:pPr>
              <w:pStyle w:val="ListParagraph"/>
              <w:ind w:leftChars="0" w:left="0"/>
              <w:rPr>
                <w:ins w:id="877" w:author="Siu Ham Wong" w:date="2024-01-12T16:45:00Z"/>
                <w:rFonts w:cs="Arial"/>
                <w:b/>
                <w:lang w:eastAsia="zh-HK"/>
              </w:rPr>
            </w:pPr>
            <w:ins w:id="878" w:author="Siu Ham Wong" w:date="2024-01-12T16:45:00Z">
              <w:r w:rsidRPr="008B1896">
                <w:rPr>
                  <w:rFonts w:cs="Arial"/>
                  <w:b/>
                  <w:lang w:eastAsia="zh-HK"/>
                </w:rPr>
                <w:t>Field</w:t>
              </w:r>
            </w:ins>
          </w:p>
        </w:tc>
        <w:tc>
          <w:tcPr>
            <w:tcW w:w="2157" w:type="dxa"/>
          </w:tcPr>
          <w:p w14:paraId="7B70D406" w14:textId="77777777" w:rsidR="00046C25" w:rsidRPr="008B1896" w:rsidRDefault="00046C25" w:rsidP="0079790D">
            <w:pPr>
              <w:pStyle w:val="ListParagraph"/>
              <w:ind w:leftChars="0" w:left="0"/>
              <w:rPr>
                <w:ins w:id="879" w:author="Siu Ham Wong" w:date="2024-01-12T16:45:00Z"/>
                <w:rFonts w:cs="Arial"/>
                <w:b/>
                <w:lang w:eastAsia="zh-HK"/>
              </w:rPr>
            </w:pPr>
            <w:ins w:id="880" w:author="Siu Ham Wong" w:date="2024-01-12T16:45:00Z">
              <w:r w:rsidRPr="008B1896">
                <w:rPr>
                  <w:rFonts w:cs="Arial"/>
                  <w:b/>
                  <w:lang w:eastAsia="zh-HK"/>
                </w:rPr>
                <w:t>Type</w:t>
              </w:r>
            </w:ins>
          </w:p>
        </w:tc>
        <w:tc>
          <w:tcPr>
            <w:tcW w:w="3181" w:type="dxa"/>
          </w:tcPr>
          <w:p w14:paraId="3282DB19" w14:textId="77777777" w:rsidR="00046C25" w:rsidRPr="008B1896" w:rsidRDefault="00046C25" w:rsidP="0079790D">
            <w:pPr>
              <w:pStyle w:val="ListParagraph"/>
              <w:ind w:leftChars="0" w:left="0"/>
              <w:rPr>
                <w:ins w:id="881" w:author="Siu Ham Wong" w:date="2024-01-12T16:45:00Z"/>
                <w:rFonts w:cs="Arial"/>
                <w:b/>
                <w:lang w:eastAsia="zh-HK"/>
              </w:rPr>
            </w:pPr>
            <w:ins w:id="882" w:author="Siu Ham Wong" w:date="2024-01-12T16:45:00Z">
              <w:r w:rsidRPr="008B1896">
                <w:rPr>
                  <w:rFonts w:cs="Arial"/>
                  <w:b/>
                  <w:lang w:eastAsia="zh-HK"/>
                </w:rPr>
                <w:t>Description</w:t>
              </w:r>
            </w:ins>
          </w:p>
        </w:tc>
      </w:tr>
      <w:tr w:rsidR="00046C25" w:rsidRPr="008B1896" w14:paraId="3AC80FA1" w14:textId="77777777" w:rsidTr="0079790D">
        <w:trPr>
          <w:ins w:id="883" w:author="Siu Ham Wong" w:date="2024-01-12T16:45:00Z"/>
        </w:trPr>
        <w:tc>
          <w:tcPr>
            <w:tcW w:w="2718" w:type="dxa"/>
          </w:tcPr>
          <w:p w14:paraId="1AE28139" w14:textId="77777777" w:rsidR="00046C25" w:rsidRPr="008B1896" w:rsidRDefault="00046C25" w:rsidP="0079790D">
            <w:pPr>
              <w:pStyle w:val="ListParagraph"/>
              <w:ind w:leftChars="0" w:left="0"/>
              <w:rPr>
                <w:ins w:id="884" w:author="Siu Ham Wong" w:date="2024-01-12T16:45:00Z"/>
                <w:rFonts w:cs="Arial"/>
                <w:lang w:eastAsia="zh-HK"/>
              </w:rPr>
            </w:pPr>
            <w:proofErr w:type="spellStart"/>
            <w:ins w:id="885" w:author="Siu Ham Wong" w:date="2024-01-12T16:45:00Z">
              <w:r w:rsidRPr="002D7C93">
                <w:rPr>
                  <w:rFonts w:cs="Arial"/>
                  <w:lang w:eastAsia="zh-HK"/>
                </w:rPr>
                <w:t>vehicleHongkong</w:t>
              </w:r>
              <w:proofErr w:type="spellEnd"/>
            </w:ins>
          </w:p>
        </w:tc>
        <w:tc>
          <w:tcPr>
            <w:tcW w:w="2157" w:type="dxa"/>
          </w:tcPr>
          <w:p w14:paraId="7E8432A2" w14:textId="77777777" w:rsidR="00046C25" w:rsidRPr="008B1896" w:rsidRDefault="00046C25" w:rsidP="0079790D">
            <w:pPr>
              <w:pStyle w:val="ListParagraph"/>
              <w:ind w:leftChars="0" w:left="0"/>
              <w:rPr>
                <w:ins w:id="886" w:author="Siu Ham Wong" w:date="2024-01-12T16:45:00Z"/>
                <w:rFonts w:cs="Arial"/>
                <w:lang w:eastAsia="zh-HK"/>
              </w:rPr>
            </w:pPr>
            <w:ins w:id="887" w:author="Siu Ham Wong" w:date="2024-01-12T16:45:00Z">
              <w:r w:rsidRPr="002D7C93">
                <w:rPr>
                  <w:rFonts w:cs="Arial"/>
                  <w:lang w:eastAsia="zh-HK"/>
                </w:rPr>
                <w:t>String</w:t>
              </w:r>
            </w:ins>
          </w:p>
        </w:tc>
        <w:tc>
          <w:tcPr>
            <w:tcW w:w="3181" w:type="dxa"/>
          </w:tcPr>
          <w:p w14:paraId="30976345" w14:textId="77777777" w:rsidR="00046C25" w:rsidRPr="008B1896" w:rsidRDefault="00046C25" w:rsidP="0079790D">
            <w:pPr>
              <w:pStyle w:val="ListParagraph"/>
              <w:ind w:leftChars="0" w:left="0"/>
              <w:rPr>
                <w:ins w:id="888" w:author="Siu Ham Wong" w:date="2024-01-12T16:45:00Z"/>
                <w:rFonts w:eastAsiaTheme="minorEastAsia" w:cs="Arial"/>
                <w:lang w:eastAsia="zh-HK"/>
              </w:rPr>
            </w:pPr>
            <w:ins w:id="889" w:author="Siu Ham Wong" w:date="2024-01-12T16:45:00Z">
              <w:r w:rsidRPr="002D7C93">
                <w:rPr>
                  <w:rFonts w:cs="Arial"/>
                  <w:shd w:val="clear" w:color="auto" w:fill="FFFFFF"/>
                </w:rPr>
                <w:t xml:space="preserve">HK License Plate Number </w:t>
              </w:r>
            </w:ins>
          </w:p>
        </w:tc>
      </w:tr>
      <w:tr w:rsidR="00046C25" w:rsidRPr="008B1896" w14:paraId="733AA78C" w14:textId="77777777" w:rsidTr="0079790D">
        <w:trPr>
          <w:ins w:id="890" w:author="Siu Ham Wong" w:date="2024-01-12T16:45:00Z"/>
        </w:trPr>
        <w:tc>
          <w:tcPr>
            <w:tcW w:w="2718" w:type="dxa"/>
          </w:tcPr>
          <w:p w14:paraId="280C6ADB" w14:textId="77777777" w:rsidR="00046C25" w:rsidRPr="008B1896" w:rsidRDefault="00046C25" w:rsidP="0079790D">
            <w:pPr>
              <w:pStyle w:val="ListParagraph"/>
              <w:ind w:leftChars="0" w:left="0"/>
              <w:rPr>
                <w:ins w:id="891" w:author="Siu Ham Wong" w:date="2024-01-12T16:45:00Z"/>
                <w:rFonts w:cs="Arial"/>
                <w:lang w:eastAsia="zh-HK"/>
              </w:rPr>
            </w:pPr>
            <w:proofErr w:type="spellStart"/>
            <w:ins w:id="892" w:author="Siu Ham Wong" w:date="2024-01-12T16:45:00Z">
              <w:r w:rsidRPr="002D7C93">
                <w:rPr>
                  <w:rFonts w:cs="Arial"/>
                  <w:lang w:eastAsia="zh-HK"/>
                </w:rPr>
                <w:t>vehicleMainland</w:t>
              </w:r>
              <w:proofErr w:type="spellEnd"/>
            </w:ins>
          </w:p>
        </w:tc>
        <w:tc>
          <w:tcPr>
            <w:tcW w:w="2157" w:type="dxa"/>
          </w:tcPr>
          <w:p w14:paraId="7F6C2574" w14:textId="77777777" w:rsidR="00046C25" w:rsidRPr="008B1896" w:rsidRDefault="00046C25" w:rsidP="0079790D">
            <w:pPr>
              <w:pStyle w:val="ListParagraph"/>
              <w:ind w:leftChars="0" w:left="0"/>
              <w:rPr>
                <w:ins w:id="893" w:author="Siu Ham Wong" w:date="2024-01-12T16:45:00Z"/>
                <w:rFonts w:cs="Arial"/>
                <w:lang w:eastAsia="zh-HK"/>
              </w:rPr>
            </w:pPr>
            <w:ins w:id="894" w:author="Siu Ham Wong" w:date="2024-01-12T16:45:00Z">
              <w:r w:rsidRPr="002D7C93">
                <w:rPr>
                  <w:rFonts w:cs="Arial"/>
                  <w:lang w:eastAsia="zh-HK"/>
                </w:rPr>
                <w:t>String</w:t>
              </w:r>
            </w:ins>
          </w:p>
        </w:tc>
        <w:tc>
          <w:tcPr>
            <w:tcW w:w="3181" w:type="dxa"/>
          </w:tcPr>
          <w:p w14:paraId="72E5C16F" w14:textId="77777777" w:rsidR="00046C25" w:rsidRPr="002D7C93" w:rsidRDefault="00046C25" w:rsidP="0079790D">
            <w:pPr>
              <w:pStyle w:val="ListParagraph"/>
              <w:ind w:leftChars="0" w:left="0"/>
              <w:rPr>
                <w:ins w:id="895" w:author="Siu Ham Wong" w:date="2024-01-12T16:45:00Z"/>
                <w:rFonts w:cs="Arial"/>
                <w:shd w:val="clear" w:color="auto" w:fill="FFFFFF"/>
              </w:rPr>
            </w:pPr>
            <w:ins w:id="896" w:author="Siu Ham Wong" w:date="2024-01-12T16:45:00Z">
              <w:r w:rsidRPr="002D7C93">
                <w:rPr>
                  <w:rFonts w:cs="Arial"/>
                  <w:shd w:val="clear" w:color="auto" w:fill="FFFFFF"/>
                </w:rPr>
                <w:t>Mainland License Plate Number</w:t>
              </w:r>
            </w:ins>
          </w:p>
        </w:tc>
      </w:tr>
      <w:tr w:rsidR="00046C25" w:rsidRPr="008B1896" w14:paraId="5B3F80ED" w14:textId="77777777" w:rsidTr="0079790D">
        <w:trPr>
          <w:ins w:id="897" w:author="Siu Ham Wong" w:date="2024-01-12T16:45:00Z"/>
        </w:trPr>
        <w:tc>
          <w:tcPr>
            <w:tcW w:w="2718" w:type="dxa"/>
          </w:tcPr>
          <w:p w14:paraId="2C3A992D" w14:textId="77777777" w:rsidR="00046C25" w:rsidRPr="008B1896" w:rsidRDefault="00046C25" w:rsidP="0079790D">
            <w:pPr>
              <w:pStyle w:val="ListParagraph"/>
              <w:ind w:leftChars="0" w:left="0"/>
              <w:rPr>
                <w:ins w:id="898" w:author="Siu Ham Wong" w:date="2024-01-12T16:45:00Z"/>
                <w:rFonts w:cs="Arial"/>
                <w:lang w:eastAsia="zh-HK"/>
              </w:rPr>
            </w:pPr>
            <w:proofErr w:type="spellStart"/>
            <w:ins w:id="899" w:author="Siu Ham Wong" w:date="2024-01-12T16:45:00Z">
              <w:r w:rsidRPr="002D7C93">
                <w:rPr>
                  <w:rFonts w:cs="Arial"/>
                  <w:lang w:eastAsia="zh-HK"/>
                </w:rPr>
                <w:t>vehicleMacao</w:t>
              </w:r>
              <w:proofErr w:type="spellEnd"/>
            </w:ins>
          </w:p>
        </w:tc>
        <w:tc>
          <w:tcPr>
            <w:tcW w:w="2157" w:type="dxa"/>
          </w:tcPr>
          <w:p w14:paraId="5F131BCD" w14:textId="77777777" w:rsidR="00046C25" w:rsidRPr="008B1896" w:rsidRDefault="00046C25" w:rsidP="0079790D">
            <w:pPr>
              <w:pStyle w:val="ListParagraph"/>
              <w:ind w:leftChars="0" w:left="0"/>
              <w:rPr>
                <w:ins w:id="900" w:author="Siu Ham Wong" w:date="2024-01-12T16:45:00Z"/>
                <w:rFonts w:cs="Arial"/>
                <w:lang w:eastAsia="zh-HK"/>
              </w:rPr>
            </w:pPr>
            <w:ins w:id="901" w:author="Siu Ham Wong" w:date="2024-01-12T16:45:00Z">
              <w:r w:rsidRPr="002D7C93">
                <w:rPr>
                  <w:rFonts w:cs="Arial"/>
                  <w:lang w:eastAsia="zh-HK"/>
                </w:rPr>
                <w:t>String</w:t>
              </w:r>
            </w:ins>
          </w:p>
        </w:tc>
        <w:tc>
          <w:tcPr>
            <w:tcW w:w="3181" w:type="dxa"/>
          </w:tcPr>
          <w:p w14:paraId="7B1E7A1C" w14:textId="77777777" w:rsidR="00046C25" w:rsidRPr="002D7C93" w:rsidRDefault="00046C25" w:rsidP="0079790D">
            <w:pPr>
              <w:pStyle w:val="ListParagraph"/>
              <w:ind w:leftChars="0" w:left="0"/>
              <w:rPr>
                <w:ins w:id="902" w:author="Siu Ham Wong" w:date="2024-01-12T16:45:00Z"/>
                <w:rFonts w:cs="Arial"/>
                <w:shd w:val="clear" w:color="auto" w:fill="FFFFFF"/>
              </w:rPr>
            </w:pPr>
            <w:ins w:id="903" w:author="Siu Ham Wong" w:date="2024-01-12T16:45:00Z">
              <w:r w:rsidRPr="002D7C93">
                <w:rPr>
                  <w:rFonts w:cs="Arial"/>
                  <w:shd w:val="clear" w:color="auto" w:fill="FFFFFF"/>
                </w:rPr>
                <w:t>Macau License Plate Number</w:t>
              </w:r>
            </w:ins>
          </w:p>
        </w:tc>
      </w:tr>
      <w:tr w:rsidR="009E3CBB" w:rsidRPr="008B1896" w14:paraId="7376E2A3" w14:textId="77777777" w:rsidTr="0079790D">
        <w:trPr>
          <w:ins w:id="904" w:author="Siu Ham Wong" w:date="2024-04-23T11:45:00Z"/>
        </w:trPr>
        <w:tc>
          <w:tcPr>
            <w:tcW w:w="2718" w:type="dxa"/>
          </w:tcPr>
          <w:p w14:paraId="3A5C5846" w14:textId="43151BAD" w:rsidR="009E3CBB" w:rsidRPr="002D7C93" w:rsidRDefault="009E3CBB" w:rsidP="0079790D">
            <w:pPr>
              <w:pStyle w:val="ListParagraph"/>
              <w:ind w:leftChars="0" w:left="0"/>
              <w:rPr>
                <w:ins w:id="905" w:author="Siu Ham Wong" w:date="2024-04-23T11:45:00Z" w16du:dateUtc="2024-04-23T03:45:00Z"/>
                <w:rFonts w:cs="Arial"/>
                <w:lang w:eastAsia="zh-HK"/>
              </w:rPr>
            </w:pPr>
            <w:proofErr w:type="spellStart"/>
            <w:ins w:id="906" w:author="Siu Ham Wong" w:date="2024-04-23T11:45:00Z" w16du:dateUtc="2024-04-23T03:45:00Z">
              <w:r w:rsidRPr="009E3CBB">
                <w:rPr>
                  <w:rFonts w:cs="Arial"/>
                  <w:lang w:eastAsia="zh-HK"/>
                </w:rPr>
                <w:t>bookingId</w:t>
              </w:r>
              <w:proofErr w:type="spellEnd"/>
            </w:ins>
          </w:p>
        </w:tc>
        <w:tc>
          <w:tcPr>
            <w:tcW w:w="2157" w:type="dxa"/>
          </w:tcPr>
          <w:p w14:paraId="03B34755" w14:textId="7DDF0CAD" w:rsidR="009E3CBB" w:rsidRPr="002D7C93" w:rsidRDefault="009E3CBB" w:rsidP="0079790D">
            <w:pPr>
              <w:pStyle w:val="ListParagraph"/>
              <w:ind w:leftChars="0" w:left="0"/>
              <w:rPr>
                <w:ins w:id="907" w:author="Siu Ham Wong" w:date="2024-04-23T11:45:00Z" w16du:dateUtc="2024-04-23T03:45:00Z"/>
                <w:rFonts w:cs="Arial"/>
                <w:lang w:eastAsia="zh-HK"/>
              </w:rPr>
            </w:pPr>
            <w:ins w:id="908" w:author="Siu Ham Wong" w:date="2024-04-23T11:45:00Z" w16du:dateUtc="2024-04-23T03:45:00Z">
              <w:r w:rsidRPr="009E3CBB">
                <w:rPr>
                  <w:rFonts w:cs="Arial"/>
                  <w:lang w:eastAsia="zh-HK"/>
                </w:rPr>
                <w:t>String</w:t>
              </w:r>
            </w:ins>
          </w:p>
        </w:tc>
        <w:tc>
          <w:tcPr>
            <w:tcW w:w="3181" w:type="dxa"/>
          </w:tcPr>
          <w:p w14:paraId="0FC42973" w14:textId="4B29C27A" w:rsidR="009E3CBB" w:rsidRPr="002D7C93" w:rsidRDefault="009E3CBB" w:rsidP="0079790D">
            <w:pPr>
              <w:pStyle w:val="ListParagraph"/>
              <w:ind w:leftChars="0" w:left="0"/>
              <w:rPr>
                <w:ins w:id="909" w:author="Siu Ham Wong" w:date="2024-04-23T11:45:00Z" w16du:dateUtc="2024-04-23T03:45:00Z"/>
                <w:rFonts w:cs="Arial"/>
                <w:shd w:val="clear" w:color="auto" w:fill="FFFFFF"/>
              </w:rPr>
            </w:pPr>
            <w:ins w:id="910" w:author="Siu Ham Wong" w:date="2024-04-23T11:45:00Z" w16du:dateUtc="2024-04-23T03:45:00Z">
              <w:r w:rsidRPr="009E3CBB">
                <w:rPr>
                  <w:rFonts w:cs="Arial"/>
                  <w:lang w:eastAsia="zh-HK"/>
                </w:rPr>
                <w:t>Booking ID</w:t>
              </w:r>
            </w:ins>
          </w:p>
        </w:tc>
      </w:tr>
    </w:tbl>
    <w:p w14:paraId="65FF4438" w14:textId="77777777" w:rsidR="00046C25" w:rsidRPr="008B1896" w:rsidRDefault="00046C25" w:rsidP="00046C25">
      <w:pPr>
        <w:pStyle w:val="ListParagraph"/>
        <w:ind w:left="440" w:firstLine="411"/>
        <w:rPr>
          <w:ins w:id="911" w:author="Siu Ham Wong" w:date="2024-01-12T16:45:00Z"/>
          <w:rFonts w:cs="Arial"/>
          <w:lang w:eastAsia="zh-HK"/>
        </w:rPr>
      </w:pPr>
    </w:p>
    <w:p w14:paraId="30FBE26D" w14:textId="4DAFC47F" w:rsidR="00046C25" w:rsidRPr="002D7C93" w:rsidRDefault="00046C25">
      <w:pPr>
        <w:pStyle w:val="ListParagraph"/>
        <w:ind w:left="440" w:firstLine="411"/>
        <w:rPr>
          <w:ins w:id="912" w:author="Siu Ham Wong" w:date="2024-01-12T16:45:00Z"/>
          <w:rFonts w:cs="Arial"/>
          <w:lang w:eastAsia="zh-HK"/>
        </w:rPr>
        <w:pPrChange w:id="913" w:author="Siu Ham Wong" w:date="2024-01-12T16:46:00Z">
          <w:pPr>
            <w:ind w:leftChars="218" w:left="480"/>
          </w:pPr>
        </w:pPrChange>
      </w:pPr>
      <w:ins w:id="914" w:author="Siu Ham Wong" w:date="2024-01-12T16:45:00Z">
        <w:r w:rsidRPr="008B1896">
          <w:rPr>
            <w:rFonts w:cs="Arial"/>
            <w:lang w:eastAsia="zh-HK"/>
          </w:rPr>
          <w:t xml:space="preserve">{          </w:t>
        </w:r>
      </w:ins>
    </w:p>
    <w:p w14:paraId="4A2A4E88" w14:textId="77777777" w:rsidR="00046C25" w:rsidRPr="002D7C93" w:rsidRDefault="00046C25" w:rsidP="00046C25">
      <w:pPr>
        <w:pStyle w:val="ListParagraph"/>
        <w:ind w:left="440" w:firstLine="411"/>
        <w:rPr>
          <w:ins w:id="915" w:author="Siu Ham Wong" w:date="2024-01-12T16:45:00Z"/>
          <w:rFonts w:cs="Arial"/>
          <w:lang w:eastAsia="zh-HK"/>
        </w:rPr>
      </w:pPr>
      <w:ins w:id="916" w:author="Siu Ham Wong" w:date="2024-01-12T16:45:00Z">
        <w:r w:rsidRPr="002D7C93">
          <w:rPr>
            <w:rFonts w:cs="Arial"/>
            <w:lang w:eastAsia="zh-HK"/>
          </w:rPr>
          <w:t xml:space="preserve">     "vehicleHongkong":"XX9998",</w:t>
        </w:r>
      </w:ins>
    </w:p>
    <w:p w14:paraId="54139690" w14:textId="77777777" w:rsidR="00046C25" w:rsidRPr="002D7C93" w:rsidRDefault="00046C25" w:rsidP="00046C25">
      <w:pPr>
        <w:ind w:leftChars="218" w:left="480"/>
        <w:rPr>
          <w:ins w:id="917" w:author="Siu Ham Wong" w:date="2024-01-12T16:45:00Z"/>
          <w:rFonts w:cs="Arial"/>
          <w:lang w:eastAsia="zh-HK"/>
        </w:rPr>
      </w:pPr>
      <w:ins w:id="918" w:author="Siu Ham Wong" w:date="2024-01-12T16:45:00Z">
        <w:r w:rsidRPr="002D7C93">
          <w:rPr>
            <w:rFonts w:cs="Arial"/>
            <w:lang w:eastAsia="zh-HK"/>
          </w:rPr>
          <w:t xml:space="preserve">           "vehicleMainland":"XX9998",</w:t>
        </w:r>
      </w:ins>
    </w:p>
    <w:p w14:paraId="591F883A" w14:textId="1E94B3CE" w:rsidR="00046C25" w:rsidRDefault="00046C25" w:rsidP="00154B40">
      <w:pPr>
        <w:ind w:leftChars="218" w:left="480"/>
        <w:rPr>
          <w:ins w:id="919" w:author="Siu Ham Wong" w:date="2024-04-23T11:46:00Z" w16du:dateUtc="2024-04-23T03:46:00Z"/>
          <w:rFonts w:cs="Arial"/>
          <w:lang w:eastAsia="zh-HK"/>
        </w:rPr>
      </w:pPr>
      <w:ins w:id="920" w:author="Siu Ham Wong" w:date="2024-01-12T16:45:00Z">
        <w:r w:rsidRPr="002D7C93">
          <w:rPr>
            <w:rFonts w:cs="Arial"/>
            <w:lang w:eastAsia="zh-HK"/>
          </w:rPr>
          <w:t xml:space="preserve">           "vehicleMacao":"XX9998"</w:t>
        </w:r>
      </w:ins>
      <w:ins w:id="921" w:author="Siu Ham Wong" w:date="2024-04-23T11:46:00Z" w16du:dateUtc="2024-04-23T03:46:00Z">
        <w:r w:rsidR="009E3CBB">
          <w:rPr>
            <w:rFonts w:cs="Arial"/>
            <w:lang w:eastAsia="zh-HK"/>
          </w:rPr>
          <w:t>,</w:t>
        </w:r>
      </w:ins>
    </w:p>
    <w:p w14:paraId="529405FF" w14:textId="1A9EB7B8" w:rsidR="009E3CBB" w:rsidRPr="008B1896" w:rsidRDefault="009E3CBB">
      <w:pPr>
        <w:ind w:left="851"/>
        <w:rPr>
          <w:ins w:id="922" w:author="Siu Ham Wong" w:date="2024-01-12T16:45:00Z"/>
          <w:rFonts w:cs="Arial"/>
          <w:lang w:eastAsia="zh-HK"/>
        </w:rPr>
        <w:pPrChange w:id="923" w:author="Siu Ham Wong" w:date="2024-04-23T11:46:00Z" w16du:dateUtc="2024-04-23T03:46:00Z">
          <w:pPr>
            <w:ind w:leftChars="218" w:left="480"/>
          </w:pPr>
        </w:pPrChange>
      </w:pPr>
      <w:ins w:id="924" w:author="Siu Ham Wong" w:date="2024-04-23T11:46:00Z" w16du:dateUtc="2024-04-23T03:46:00Z">
        <w:r>
          <w:rPr>
            <w:rFonts w:cs="Arial"/>
            <w:lang w:eastAsia="zh-HK"/>
          </w:rPr>
          <w:t xml:space="preserve">     </w:t>
        </w:r>
        <w:r w:rsidRPr="002D7C93">
          <w:rPr>
            <w:rFonts w:cs="Arial"/>
            <w:lang w:eastAsia="zh-HK"/>
          </w:rPr>
          <w:t>"bookingId":"B01”</w:t>
        </w:r>
      </w:ins>
    </w:p>
    <w:p w14:paraId="29B9F768" w14:textId="77777777" w:rsidR="00046C25" w:rsidRDefault="00046C25" w:rsidP="00046C25">
      <w:pPr>
        <w:ind w:firstLine="851"/>
        <w:rPr>
          <w:ins w:id="925" w:author="Siu Ham Wong" w:date="2024-01-12T16:45:00Z"/>
          <w:rFonts w:cs="Arial"/>
          <w:lang w:eastAsia="zh-HK"/>
        </w:rPr>
      </w:pPr>
      <w:ins w:id="926" w:author="Siu Ham Wong" w:date="2024-01-12T16:45:00Z">
        <w:r w:rsidRPr="008B1896">
          <w:rPr>
            <w:rFonts w:cs="Arial"/>
            <w:lang w:eastAsia="zh-HK"/>
          </w:rPr>
          <w:t>}</w:t>
        </w:r>
      </w:ins>
    </w:p>
    <w:p w14:paraId="6C300656" w14:textId="77777777" w:rsidR="00046C25" w:rsidRPr="008B1896" w:rsidRDefault="00046C25" w:rsidP="00046C25">
      <w:pPr>
        <w:ind w:firstLine="851"/>
        <w:rPr>
          <w:ins w:id="927" w:author="Siu Ham Wong" w:date="2024-01-12T16:45:00Z"/>
          <w:rFonts w:cs="Arial"/>
          <w:lang w:eastAsia="zh-HK"/>
        </w:rPr>
      </w:pPr>
    </w:p>
    <w:p w14:paraId="08B58529" w14:textId="5E551E8E" w:rsidR="004F6F45" w:rsidRPr="008B1896" w:rsidDel="00046C25" w:rsidRDefault="004F6F45" w:rsidP="00046C25">
      <w:pPr>
        <w:pStyle w:val="ListParagraph"/>
        <w:ind w:leftChars="0" w:left="960"/>
        <w:rPr>
          <w:del w:id="928" w:author="Siu Ham Wong" w:date="2024-01-12T16:45:00Z"/>
          <w:rFonts w:eastAsiaTheme="minorEastAsia" w:cs="Arial"/>
          <w:lang w:eastAsia="zh-HK"/>
        </w:rPr>
      </w:pPr>
    </w:p>
    <w:p w14:paraId="5D0F0FC4" w14:textId="34B3EC1A" w:rsidR="004F6F45" w:rsidRPr="008B1896" w:rsidDel="00046C25" w:rsidRDefault="004F6F45" w:rsidP="00046C25">
      <w:pPr>
        <w:pStyle w:val="ListParagraph"/>
        <w:ind w:leftChars="0" w:left="960"/>
        <w:rPr>
          <w:del w:id="929" w:author="Siu Ham Wong" w:date="2024-01-12T16:45:00Z"/>
          <w:rFonts w:cs="Arial"/>
          <w:lang w:eastAsia="zh-HK"/>
        </w:rPr>
      </w:pPr>
      <w:del w:id="930" w:author="Siu Ham Wong" w:date="2024-01-12T16:45:00Z">
        <w:r w:rsidRPr="007E47F3" w:rsidDel="00046C25">
          <w:rPr>
            <w:rFonts w:cs="Arial"/>
            <w:lang w:eastAsia="zh-HK"/>
          </w:rPr>
          <w:delText>Input parameter</w:delText>
        </w:r>
        <w:r w:rsidR="006B7678" w:rsidDel="00046C25">
          <w:rPr>
            <w:rFonts w:cs="Arial"/>
            <w:lang w:eastAsia="zh-HK"/>
          </w:rPr>
          <w:delText>: none</w:delText>
        </w:r>
      </w:del>
    </w:p>
    <w:p w14:paraId="25DCAEBE" w14:textId="77777777" w:rsidR="004F6F45" w:rsidRPr="008B1896" w:rsidRDefault="004F6F45" w:rsidP="00046C25">
      <w:pPr>
        <w:pStyle w:val="ListParagraph"/>
        <w:ind w:leftChars="0" w:left="960"/>
        <w:rPr>
          <w:rFonts w:cs="Arial"/>
          <w:lang w:eastAsia="zh-HK"/>
        </w:rPr>
      </w:pPr>
      <w:r w:rsidRPr="008B1896">
        <w:rPr>
          <w:rFonts w:cs="Arial"/>
          <w:lang w:eastAsia="zh-HK"/>
        </w:rPr>
        <w:t>Response</w:t>
      </w:r>
    </w:p>
    <w:p w14:paraId="1E286F04" w14:textId="77777777" w:rsidR="004F6F45" w:rsidRPr="008B1896" w:rsidRDefault="004F6F45" w:rsidP="004F6F45">
      <w:pPr>
        <w:pStyle w:val="ListParagraph"/>
        <w:ind w:leftChars="0" w:left="960"/>
        <w:rPr>
          <w:rFonts w:cs="Arial"/>
          <w:lang w:eastAsia="zh-HK"/>
        </w:rPr>
      </w:pPr>
      <w:r w:rsidRPr="008B1896">
        <w:rPr>
          <w:rFonts w:cs="Arial"/>
          <w:lang w:eastAsia="zh-HK"/>
        </w:rPr>
        <w:lastRenderedPageBreak/>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1DAB7D1" w14:textId="77777777" w:rsidTr="00007FE5">
        <w:tc>
          <w:tcPr>
            <w:tcW w:w="2673" w:type="dxa"/>
          </w:tcPr>
          <w:p w14:paraId="1037A494"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41B1771D"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503379F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1BA69F2A" w14:textId="77777777" w:rsidTr="00007FE5">
        <w:tc>
          <w:tcPr>
            <w:tcW w:w="2673" w:type="dxa"/>
          </w:tcPr>
          <w:p w14:paraId="1ECACAE2" w14:textId="35CE9694" w:rsidR="00007FE5" w:rsidRPr="008B1896" w:rsidRDefault="00007FE5" w:rsidP="00007FE5">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64D6008A" w14:textId="51736C94" w:rsidR="00007FE5" w:rsidRPr="008B1896" w:rsidRDefault="00007FE5" w:rsidP="00007FE5">
            <w:pPr>
              <w:pStyle w:val="ListParagraph"/>
              <w:ind w:leftChars="0" w:left="0"/>
              <w:rPr>
                <w:rFonts w:cs="Arial"/>
                <w:lang w:eastAsia="zh-HK"/>
              </w:rPr>
            </w:pPr>
            <w:r w:rsidRPr="008B1896">
              <w:rPr>
                <w:rFonts w:cs="Arial"/>
                <w:lang w:eastAsia="zh-HK"/>
              </w:rPr>
              <w:t>Number</w:t>
            </w:r>
          </w:p>
        </w:tc>
        <w:tc>
          <w:tcPr>
            <w:tcW w:w="3206" w:type="dxa"/>
          </w:tcPr>
          <w:p w14:paraId="5419482D" w14:textId="77777777" w:rsidR="00007FE5" w:rsidRPr="008B1896" w:rsidRDefault="00007FE5" w:rsidP="00007FE5">
            <w:pPr>
              <w:pStyle w:val="ListParagraph"/>
              <w:ind w:leftChars="0" w:left="0"/>
              <w:rPr>
                <w:rFonts w:eastAsiaTheme="minorEastAsia" w:cs="Arial"/>
                <w:lang w:eastAsia="zh-HK"/>
              </w:rPr>
            </w:pPr>
            <w:r w:rsidRPr="008B1896">
              <w:rPr>
                <w:rFonts w:eastAsiaTheme="minorEastAsia" w:cs="Arial"/>
                <w:lang w:eastAsia="zh-HK"/>
              </w:rPr>
              <w:t>0 - fail</w:t>
            </w:r>
          </w:p>
          <w:p w14:paraId="63E2E742" w14:textId="4CEF4419" w:rsidR="00007FE5" w:rsidRPr="008B1896" w:rsidRDefault="00007FE5" w:rsidP="00007FE5">
            <w:pPr>
              <w:pStyle w:val="ListParagraph"/>
              <w:ind w:leftChars="0" w:left="0"/>
              <w:rPr>
                <w:rFonts w:eastAsiaTheme="minorEastAsia" w:cs="Arial"/>
                <w:lang w:eastAsia="zh-HK"/>
              </w:rPr>
            </w:pPr>
            <w:r w:rsidRPr="008B1896">
              <w:rPr>
                <w:rFonts w:eastAsiaTheme="minorEastAsia" w:cs="Arial"/>
                <w:lang w:eastAsia="zh-HK"/>
              </w:rPr>
              <w:t xml:space="preserve">1 – </w:t>
            </w:r>
            <w:r w:rsidR="005D085A" w:rsidRPr="008B1896">
              <w:rPr>
                <w:rFonts w:eastAsiaTheme="minorEastAsia" w:cs="Arial"/>
                <w:lang w:eastAsia="zh-HK"/>
              </w:rPr>
              <w:t>parking</w:t>
            </w:r>
          </w:p>
          <w:p w14:paraId="7A752D92" w14:textId="77777777" w:rsidR="00EC7C1C" w:rsidRPr="008B1896" w:rsidRDefault="00EC7C1C" w:rsidP="00007FE5">
            <w:pPr>
              <w:pStyle w:val="ListParagraph"/>
              <w:ind w:leftChars="0" w:left="0"/>
              <w:rPr>
                <w:rFonts w:eastAsiaTheme="minorEastAsia" w:cs="Arial"/>
                <w:lang w:eastAsia="zh-HK"/>
              </w:rPr>
            </w:pPr>
            <w:r w:rsidRPr="008B1896">
              <w:rPr>
                <w:rFonts w:eastAsiaTheme="minorEastAsia" w:cs="Arial"/>
                <w:lang w:eastAsia="zh-HK"/>
              </w:rPr>
              <w:t>2 – no</w:t>
            </w:r>
            <w:r w:rsidR="00A94BD7" w:rsidRPr="008B1896">
              <w:rPr>
                <w:rFonts w:eastAsiaTheme="minorEastAsia" w:cs="Arial"/>
                <w:lang w:eastAsia="zh-HK"/>
              </w:rPr>
              <w:t>t parking</w:t>
            </w:r>
          </w:p>
          <w:p w14:paraId="00DF9011" w14:textId="1F9B9227" w:rsidR="005D085A" w:rsidRPr="008B1896" w:rsidRDefault="005D085A" w:rsidP="00007FE5">
            <w:pPr>
              <w:pStyle w:val="ListParagraph"/>
              <w:ind w:leftChars="0" w:left="0"/>
              <w:rPr>
                <w:rFonts w:eastAsiaTheme="minorEastAsia" w:cs="Arial"/>
                <w:lang w:eastAsia="zh-HK"/>
              </w:rPr>
            </w:pPr>
            <w:r w:rsidRPr="002D7C93">
              <w:rPr>
                <w:rFonts w:eastAsiaTheme="minorEastAsia" w:cs="Arial"/>
                <w:lang w:eastAsia="zh-HK"/>
              </w:rPr>
              <w:t>3–</w:t>
            </w:r>
            <w:r w:rsidR="009B2244" w:rsidRPr="002D7C93">
              <w:rPr>
                <w:rFonts w:eastAsiaTheme="minorEastAsia" w:cs="Arial"/>
                <w:lang w:eastAsia="zh-HK"/>
              </w:rPr>
              <w:t xml:space="preserve">parking but </w:t>
            </w:r>
            <w:r w:rsidRPr="002D7C93">
              <w:rPr>
                <w:rFonts w:eastAsiaTheme="minorEastAsia" w:cs="Arial"/>
                <w:lang w:eastAsia="zh-HK"/>
              </w:rPr>
              <w:t>license plate number and driver facial information does not match</w:t>
            </w:r>
          </w:p>
        </w:tc>
      </w:tr>
      <w:tr w:rsidR="008B1896" w:rsidRPr="008B1896" w14:paraId="36FED293" w14:textId="77777777" w:rsidTr="00007FE5">
        <w:tc>
          <w:tcPr>
            <w:tcW w:w="2673" w:type="dxa"/>
          </w:tcPr>
          <w:p w14:paraId="551D50CB" w14:textId="68E1185B" w:rsidR="00007FE5" w:rsidRPr="008B1896" w:rsidRDefault="00007FE5" w:rsidP="00007FE5">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60B15BCD" w14:textId="1E705BCA" w:rsidR="00007FE5" w:rsidRPr="008B1896" w:rsidRDefault="00007FE5" w:rsidP="00007FE5">
            <w:pPr>
              <w:pStyle w:val="ListParagraph"/>
              <w:ind w:leftChars="0" w:left="0"/>
              <w:rPr>
                <w:rFonts w:cs="Arial"/>
                <w:lang w:eastAsia="zh-HK"/>
              </w:rPr>
            </w:pPr>
            <w:r w:rsidRPr="008B1896">
              <w:rPr>
                <w:rFonts w:cs="Arial"/>
                <w:lang w:eastAsia="zh-HK"/>
              </w:rPr>
              <w:t>String</w:t>
            </w:r>
          </w:p>
        </w:tc>
        <w:tc>
          <w:tcPr>
            <w:tcW w:w="3206" w:type="dxa"/>
          </w:tcPr>
          <w:p w14:paraId="0F1BC26F" w14:textId="577E0A1B" w:rsidR="00007FE5" w:rsidRPr="008B1896" w:rsidRDefault="00007FE5" w:rsidP="00007FE5">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1569EAF2" w14:textId="77777777" w:rsidTr="00007FE5">
        <w:tc>
          <w:tcPr>
            <w:tcW w:w="2673" w:type="dxa"/>
          </w:tcPr>
          <w:p w14:paraId="43FB9A09" w14:textId="4CA3B866" w:rsidR="00007FE5" w:rsidRPr="008B1896" w:rsidRDefault="00007FE5" w:rsidP="00007FE5">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26513213" w14:textId="3FE6060F" w:rsidR="00007FE5" w:rsidRPr="008B1896" w:rsidRDefault="00007FE5" w:rsidP="00007FE5">
            <w:pPr>
              <w:pStyle w:val="ListParagraph"/>
              <w:ind w:leftChars="0" w:left="0"/>
              <w:rPr>
                <w:rFonts w:cs="Arial"/>
                <w:lang w:eastAsia="zh-HK"/>
              </w:rPr>
            </w:pPr>
            <w:r w:rsidRPr="008B1896">
              <w:rPr>
                <w:rFonts w:cs="Arial"/>
                <w:lang w:eastAsia="zh-HK"/>
              </w:rPr>
              <w:t>String</w:t>
            </w:r>
          </w:p>
        </w:tc>
        <w:tc>
          <w:tcPr>
            <w:tcW w:w="3206" w:type="dxa"/>
          </w:tcPr>
          <w:p w14:paraId="76834197" w14:textId="77777777" w:rsidR="00007FE5" w:rsidRPr="008B1896" w:rsidRDefault="00007FE5" w:rsidP="00007FE5">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13FABE79" w14:textId="24783D63" w:rsidR="00007FE5" w:rsidRPr="008B1896" w:rsidRDefault="00007FE5" w:rsidP="00007FE5">
            <w:pPr>
              <w:pStyle w:val="ListParagraph"/>
              <w:ind w:leftChars="0" w:left="0"/>
              <w:rPr>
                <w:rFonts w:eastAsiaTheme="minorEastAsia" w:cs="Arial"/>
                <w:lang w:eastAsia="zh-HK"/>
              </w:rPr>
            </w:pPr>
            <w:r w:rsidRPr="008B1896">
              <w:rPr>
                <w:rFonts w:cs="Arial"/>
              </w:rPr>
              <w:t>System Date Time</w:t>
            </w:r>
          </w:p>
        </w:tc>
      </w:tr>
      <w:tr w:rsidR="008B1896" w:rsidRPr="008B1896" w14:paraId="413785A7" w14:textId="77777777" w:rsidTr="00007FE5">
        <w:tc>
          <w:tcPr>
            <w:tcW w:w="2673" w:type="dxa"/>
          </w:tcPr>
          <w:p w14:paraId="37D1719D" w14:textId="096E5F55" w:rsidR="004175D3" w:rsidRPr="002D7C93" w:rsidRDefault="004175D3" w:rsidP="004175D3">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79007643" w14:textId="6A4C0230"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21C5ED91" w14:textId="00FCE221"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23B001D2" w14:textId="77777777" w:rsidTr="00007FE5">
        <w:tc>
          <w:tcPr>
            <w:tcW w:w="2673" w:type="dxa"/>
          </w:tcPr>
          <w:p w14:paraId="6E7F0517" w14:textId="007BB4AE" w:rsidR="004175D3" w:rsidRPr="002D7C93" w:rsidRDefault="004175D3" w:rsidP="004175D3">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19F3237E" w14:textId="24CF1C87"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1FA54E0D" w14:textId="3886378D"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2B15C7FB" w14:textId="77777777" w:rsidTr="00007FE5">
        <w:tc>
          <w:tcPr>
            <w:tcW w:w="2673" w:type="dxa"/>
          </w:tcPr>
          <w:p w14:paraId="2EED4B6C" w14:textId="100DF8E0" w:rsidR="004175D3" w:rsidRPr="002D7C93" w:rsidRDefault="004175D3" w:rsidP="004175D3">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60732A7A" w14:textId="031160AD"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3D3165A9" w14:textId="4CB68245"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1273395D" w14:textId="77777777" w:rsidTr="00007FE5">
        <w:tc>
          <w:tcPr>
            <w:tcW w:w="2673" w:type="dxa"/>
          </w:tcPr>
          <w:p w14:paraId="464E4BF2" w14:textId="59930C8C" w:rsidR="004175D3" w:rsidRPr="008B1896" w:rsidRDefault="004175D3" w:rsidP="004175D3">
            <w:pPr>
              <w:pStyle w:val="ListParagraph"/>
              <w:ind w:leftChars="0" w:left="0"/>
              <w:rPr>
                <w:rFonts w:cs="Arial"/>
                <w:lang w:eastAsia="zh-HK"/>
              </w:rPr>
            </w:pPr>
            <w:proofErr w:type="spellStart"/>
            <w:r w:rsidRPr="008B1896">
              <w:rPr>
                <w:rFonts w:cs="Arial"/>
                <w:lang w:eastAsia="zh-HK"/>
              </w:rPr>
              <w:t>cabinId</w:t>
            </w:r>
            <w:proofErr w:type="spellEnd"/>
          </w:p>
        </w:tc>
        <w:tc>
          <w:tcPr>
            <w:tcW w:w="2177" w:type="dxa"/>
          </w:tcPr>
          <w:p w14:paraId="44C455EF" w14:textId="1D4DA2BE"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064A7CC5" w14:textId="29B98F56"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Cabin ID</w:t>
            </w:r>
          </w:p>
          <w:p w14:paraId="3B21958E" w14:textId="6F2491E8"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If Vehicle is not yet confirmed pick up, Cabin ID will be empty</w:t>
            </w:r>
          </w:p>
        </w:tc>
      </w:tr>
      <w:tr w:rsidR="008B1896" w:rsidRPr="008B1896" w14:paraId="3136CBBC" w14:textId="77777777" w:rsidTr="00007FE5">
        <w:tc>
          <w:tcPr>
            <w:tcW w:w="2673" w:type="dxa"/>
          </w:tcPr>
          <w:p w14:paraId="553D96FF" w14:textId="2AAC447F" w:rsidR="004175D3" w:rsidRPr="008B1896" w:rsidRDefault="004175D3" w:rsidP="004175D3">
            <w:pPr>
              <w:pStyle w:val="ListParagraph"/>
              <w:ind w:leftChars="0" w:left="0"/>
              <w:rPr>
                <w:rFonts w:cs="Arial"/>
                <w:lang w:eastAsia="zh-HK"/>
              </w:rPr>
            </w:pPr>
            <w:proofErr w:type="spellStart"/>
            <w:r w:rsidRPr="008B1896">
              <w:rPr>
                <w:rFonts w:cs="Arial"/>
                <w:lang w:eastAsia="zh-HK"/>
              </w:rPr>
              <w:t>mpsRecordId</w:t>
            </w:r>
            <w:proofErr w:type="spellEnd"/>
          </w:p>
        </w:tc>
        <w:tc>
          <w:tcPr>
            <w:tcW w:w="2177" w:type="dxa"/>
          </w:tcPr>
          <w:p w14:paraId="36D69F8F" w14:textId="1D518988"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62B41281" w14:textId="586CBC2E"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MPS Record ID</w:t>
            </w:r>
          </w:p>
        </w:tc>
      </w:tr>
      <w:tr w:rsidR="008B1896" w:rsidRPr="008B1896" w14:paraId="375CA1EA" w14:textId="77777777" w:rsidTr="00007FE5">
        <w:tc>
          <w:tcPr>
            <w:tcW w:w="2673" w:type="dxa"/>
          </w:tcPr>
          <w:p w14:paraId="43C8101A" w14:textId="791E224F" w:rsidR="004175D3" w:rsidRPr="008B1896" w:rsidRDefault="004175D3" w:rsidP="004175D3">
            <w:pPr>
              <w:pStyle w:val="ListParagraph"/>
              <w:ind w:leftChars="0" w:left="0"/>
              <w:rPr>
                <w:rFonts w:cs="Arial"/>
                <w:lang w:eastAsia="zh-HK"/>
              </w:rPr>
            </w:pPr>
            <w:proofErr w:type="spellStart"/>
            <w:r w:rsidRPr="008B1896">
              <w:rPr>
                <w:rFonts w:cs="Arial"/>
                <w:lang w:eastAsia="zh-HK"/>
              </w:rPr>
              <w:t>warehouseId</w:t>
            </w:r>
            <w:proofErr w:type="spellEnd"/>
          </w:p>
        </w:tc>
        <w:tc>
          <w:tcPr>
            <w:tcW w:w="2177" w:type="dxa"/>
          </w:tcPr>
          <w:p w14:paraId="6D1EA157" w14:textId="5FA12C98"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4B207606" w14:textId="02838D90"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Warehouse ID</w:t>
            </w:r>
          </w:p>
        </w:tc>
      </w:tr>
      <w:tr w:rsidR="008B1896" w:rsidRPr="008B1896" w14:paraId="5A598C93" w14:textId="77777777" w:rsidTr="00007FE5">
        <w:tc>
          <w:tcPr>
            <w:tcW w:w="2673" w:type="dxa"/>
          </w:tcPr>
          <w:p w14:paraId="7AF54C3F" w14:textId="3479D70B" w:rsidR="004175D3" w:rsidRPr="008B1896" w:rsidRDefault="004175D3" w:rsidP="004175D3">
            <w:pPr>
              <w:pStyle w:val="ListParagraph"/>
              <w:ind w:leftChars="0" w:left="0"/>
              <w:rPr>
                <w:rFonts w:cs="Arial"/>
                <w:lang w:eastAsia="zh-HK"/>
              </w:rPr>
            </w:pPr>
            <w:proofErr w:type="spellStart"/>
            <w:r w:rsidRPr="008B1896">
              <w:rPr>
                <w:rFonts w:cs="Arial"/>
                <w:lang w:eastAsia="zh-HK"/>
              </w:rPr>
              <w:t>areaId</w:t>
            </w:r>
            <w:proofErr w:type="spellEnd"/>
          </w:p>
        </w:tc>
        <w:tc>
          <w:tcPr>
            <w:tcW w:w="2177" w:type="dxa"/>
          </w:tcPr>
          <w:p w14:paraId="2F7B158F" w14:textId="2A9D1B37"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1FF6CE6A" w14:textId="735591C8"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Area ID</w:t>
            </w:r>
          </w:p>
        </w:tc>
      </w:tr>
      <w:tr w:rsidR="008B1896" w:rsidRPr="008B1896" w14:paraId="720F1734" w14:textId="77777777" w:rsidTr="00007FE5">
        <w:tc>
          <w:tcPr>
            <w:tcW w:w="2673" w:type="dxa"/>
          </w:tcPr>
          <w:p w14:paraId="2AB106DF" w14:textId="34F5E672" w:rsidR="004175D3" w:rsidRPr="008B1896" w:rsidRDefault="004175D3" w:rsidP="004175D3">
            <w:pPr>
              <w:pStyle w:val="ListParagraph"/>
              <w:ind w:leftChars="0" w:left="0"/>
              <w:rPr>
                <w:rFonts w:cs="Arial"/>
                <w:lang w:eastAsia="zh-HK"/>
              </w:rPr>
            </w:pPr>
            <w:proofErr w:type="spellStart"/>
            <w:r w:rsidRPr="008B1896">
              <w:rPr>
                <w:rFonts w:cs="Arial"/>
                <w:lang w:eastAsia="zh-HK"/>
              </w:rPr>
              <w:t>vehicleImgUrl</w:t>
            </w:r>
            <w:proofErr w:type="spellEnd"/>
          </w:p>
        </w:tc>
        <w:tc>
          <w:tcPr>
            <w:tcW w:w="2177" w:type="dxa"/>
          </w:tcPr>
          <w:p w14:paraId="64614FC8" w14:textId="6829CC84"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043EA365" w14:textId="5911F14A"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Vehicle Image URL</w:t>
            </w:r>
          </w:p>
        </w:tc>
      </w:tr>
      <w:tr w:rsidR="008B1896" w:rsidRPr="008B1896" w14:paraId="181DDE20" w14:textId="77777777" w:rsidTr="00007FE5">
        <w:tc>
          <w:tcPr>
            <w:tcW w:w="2673" w:type="dxa"/>
          </w:tcPr>
          <w:p w14:paraId="79B35FE9" w14:textId="77905B34" w:rsidR="004175D3" w:rsidRPr="008B1896" w:rsidRDefault="004175D3" w:rsidP="004175D3">
            <w:pPr>
              <w:pStyle w:val="ListParagraph"/>
              <w:ind w:leftChars="0" w:left="0"/>
              <w:rPr>
                <w:rFonts w:cs="Arial"/>
                <w:lang w:eastAsia="zh-HK"/>
              </w:rPr>
            </w:pPr>
            <w:proofErr w:type="spellStart"/>
            <w:r w:rsidRPr="008B1896">
              <w:rPr>
                <w:rFonts w:cs="Arial"/>
                <w:lang w:eastAsia="zh-HK"/>
              </w:rPr>
              <w:t>vehicleImg</w:t>
            </w:r>
            <w:proofErr w:type="spellEnd"/>
          </w:p>
        </w:tc>
        <w:tc>
          <w:tcPr>
            <w:tcW w:w="2177" w:type="dxa"/>
          </w:tcPr>
          <w:p w14:paraId="71737975" w14:textId="2697E55B"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76077B9B" w14:textId="0C9B61FD"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Vehicle Image in Base64</w:t>
            </w:r>
          </w:p>
        </w:tc>
      </w:tr>
      <w:tr w:rsidR="008B1896" w:rsidRPr="008B1896" w14:paraId="4047FA33" w14:textId="77777777" w:rsidTr="00007FE5">
        <w:tc>
          <w:tcPr>
            <w:tcW w:w="2673" w:type="dxa"/>
          </w:tcPr>
          <w:p w14:paraId="3324B1C9" w14:textId="255140D7" w:rsidR="004175D3" w:rsidRPr="002D7C93" w:rsidRDefault="004175D3" w:rsidP="004175D3">
            <w:pPr>
              <w:pStyle w:val="ListParagraph"/>
              <w:ind w:leftChars="0" w:left="0"/>
              <w:rPr>
                <w:rFonts w:cs="Arial"/>
                <w:lang w:eastAsia="zh-HK"/>
              </w:rPr>
            </w:pPr>
            <w:proofErr w:type="spellStart"/>
            <w:r w:rsidRPr="002D7C93">
              <w:rPr>
                <w:rFonts w:cs="Arial"/>
                <w:lang w:eastAsia="zh-HK"/>
              </w:rPr>
              <w:t>parkingRecordId</w:t>
            </w:r>
            <w:proofErr w:type="spellEnd"/>
          </w:p>
        </w:tc>
        <w:tc>
          <w:tcPr>
            <w:tcW w:w="2177" w:type="dxa"/>
          </w:tcPr>
          <w:p w14:paraId="21C53DEB" w14:textId="2EF6E21A"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26E5284E" w14:textId="2EDF7B34" w:rsidR="004175D3" w:rsidRPr="002D7C93" w:rsidRDefault="004175D3" w:rsidP="004175D3">
            <w:pPr>
              <w:pStyle w:val="ListParagraph"/>
              <w:ind w:leftChars="0" w:left="0"/>
              <w:rPr>
                <w:rFonts w:cs="Arial"/>
                <w:shd w:val="clear" w:color="auto" w:fill="FFFFFF"/>
              </w:rPr>
            </w:pPr>
            <w:r w:rsidRPr="002D7C93">
              <w:rPr>
                <w:rFonts w:eastAsiaTheme="minorEastAsia" w:cs="Arial"/>
                <w:lang w:eastAsia="zh-HK"/>
              </w:rPr>
              <w:t>CPVACS Parking Record ID</w:t>
            </w:r>
          </w:p>
        </w:tc>
      </w:tr>
      <w:tr w:rsidR="008B1896" w:rsidRPr="008B1896" w14:paraId="35928534" w14:textId="77777777" w:rsidTr="00007FE5">
        <w:tc>
          <w:tcPr>
            <w:tcW w:w="2673" w:type="dxa"/>
          </w:tcPr>
          <w:p w14:paraId="7683D93C" w14:textId="4E863994" w:rsidR="004175D3" w:rsidRPr="002D7C93" w:rsidRDefault="004175D3" w:rsidP="004175D3">
            <w:pPr>
              <w:pStyle w:val="ListParagraph"/>
              <w:ind w:leftChars="0" w:left="0"/>
              <w:rPr>
                <w:rFonts w:cs="Arial"/>
                <w:lang w:eastAsia="zh-HK"/>
              </w:rPr>
            </w:pPr>
            <w:proofErr w:type="spellStart"/>
            <w:r w:rsidRPr="002D7C93">
              <w:rPr>
                <w:rFonts w:cs="Arial"/>
                <w:lang w:eastAsia="zh-HK"/>
              </w:rPr>
              <w:t>parkInDatetime</w:t>
            </w:r>
            <w:proofErr w:type="spellEnd"/>
          </w:p>
        </w:tc>
        <w:tc>
          <w:tcPr>
            <w:tcW w:w="2177" w:type="dxa"/>
          </w:tcPr>
          <w:p w14:paraId="3B31BC12" w14:textId="0E5BCBBE"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72A3FDDB" w14:textId="77777777"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E08E051" w14:textId="184E9F7D" w:rsidR="004175D3" w:rsidRPr="002D7C93" w:rsidRDefault="004175D3" w:rsidP="004175D3">
            <w:pPr>
              <w:pStyle w:val="ListParagraph"/>
              <w:ind w:leftChars="0" w:left="0"/>
              <w:rPr>
                <w:rFonts w:cs="Arial"/>
                <w:shd w:val="clear" w:color="auto" w:fill="FFFFFF"/>
              </w:rPr>
            </w:pPr>
            <w:r w:rsidRPr="002D7C93">
              <w:rPr>
                <w:rFonts w:eastAsiaTheme="minorEastAsia" w:cs="Arial"/>
                <w:lang w:eastAsia="zh-HK"/>
              </w:rPr>
              <w:t>Parking In Date Time</w:t>
            </w:r>
          </w:p>
        </w:tc>
      </w:tr>
      <w:tr w:rsidR="008B1896" w:rsidRPr="008B1896" w14:paraId="5BE80953" w14:textId="77777777" w:rsidTr="00007FE5">
        <w:tc>
          <w:tcPr>
            <w:tcW w:w="2673" w:type="dxa"/>
          </w:tcPr>
          <w:p w14:paraId="6AFB5F95" w14:textId="0CA9AEBC" w:rsidR="004175D3" w:rsidRPr="008B1896" w:rsidRDefault="004175D3" w:rsidP="004175D3">
            <w:pPr>
              <w:pStyle w:val="ListParagraph"/>
              <w:ind w:leftChars="0" w:left="0"/>
              <w:rPr>
                <w:rFonts w:cs="Arial"/>
                <w:lang w:eastAsia="zh-HK"/>
              </w:rPr>
            </w:pPr>
            <w:r w:rsidRPr="008B1896">
              <w:rPr>
                <w:rFonts w:cs="Arial"/>
                <w:lang w:eastAsia="zh-HK"/>
              </w:rPr>
              <w:t>remark</w:t>
            </w:r>
          </w:p>
        </w:tc>
        <w:tc>
          <w:tcPr>
            <w:tcW w:w="2177" w:type="dxa"/>
          </w:tcPr>
          <w:p w14:paraId="488EBEAE" w14:textId="03D8EF3F" w:rsidR="004175D3" w:rsidRPr="008B1896" w:rsidRDefault="004175D3" w:rsidP="004175D3">
            <w:pPr>
              <w:pStyle w:val="ListParagraph"/>
              <w:ind w:leftChars="0" w:left="0"/>
              <w:rPr>
                <w:rFonts w:cs="Arial"/>
                <w:lang w:eastAsia="zh-HK"/>
              </w:rPr>
            </w:pPr>
            <w:r w:rsidRPr="008B1896">
              <w:rPr>
                <w:rFonts w:cs="Arial"/>
                <w:lang w:eastAsia="zh-HK"/>
              </w:rPr>
              <w:t>String</w:t>
            </w:r>
          </w:p>
        </w:tc>
        <w:tc>
          <w:tcPr>
            <w:tcW w:w="3206" w:type="dxa"/>
          </w:tcPr>
          <w:p w14:paraId="2735F440" w14:textId="345EF45E"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Remarks</w:t>
            </w:r>
          </w:p>
        </w:tc>
      </w:tr>
      <w:tr w:rsidR="008B1896" w:rsidRPr="008B1896" w14:paraId="118DA1DA" w14:textId="77777777" w:rsidTr="00007FE5">
        <w:tc>
          <w:tcPr>
            <w:tcW w:w="2673" w:type="dxa"/>
          </w:tcPr>
          <w:p w14:paraId="6E14DE19" w14:textId="695224E4" w:rsidR="004175D3" w:rsidRPr="002D7C93" w:rsidRDefault="004175D3" w:rsidP="004175D3">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31995D1E" w14:textId="70240F6E" w:rsidR="004175D3" w:rsidRPr="002D7C93" w:rsidRDefault="004175D3" w:rsidP="004175D3">
            <w:pPr>
              <w:pStyle w:val="ListParagraph"/>
              <w:ind w:leftChars="0" w:left="0"/>
              <w:rPr>
                <w:rFonts w:cs="Arial"/>
                <w:lang w:eastAsia="zh-HK"/>
              </w:rPr>
            </w:pPr>
            <w:r w:rsidRPr="002D7C93">
              <w:rPr>
                <w:rFonts w:cs="Arial"/>
                <w:lang w:eastAsia="zh-HK"/>
              </w:rPr>
              <w:t>String</w:t>
            </w:r>
          </w:p>
        </w:tc>
        <w:tc>
          <w:tcPr>
            <w:tcW w:w="3206" w:type="dxa"/>
          </w:tcPr>
          <w:p w14:paraId="63962170" w14:textId="191FA831" w:rsidR="004175D3" w:rsidRPr="002D7C93" w:rsidRDefault="004175D3" w:rsidP="004175D3">
            <w:pPr>
              <w:pStyle w:val="ListParagraph"/>
              <w:ind w:leftChars="0" w:left="0"/>
              <w:rPr>
                <w:rFonts w:cs="Arial"/>
                <w:shd w:val="clear" w:color="auto" w:fill="FFFFFF"/>
              </w:rPr>
            </w:pPr>
            <w:r w:rsidRPr="002D7C93">
              <w:rPr>
                <w:rFonts w:cs="Arial"/>
                <w:shd w:val="clear" w:color="auto" w:fill="FFFFFF"/>
              </w:rPr>
              <w:t>Booking ID</w:t>
            </w:r>
          </w:p>
        </w:tc>
      </w:tr>
      <w:tr w:rsidR="00792CC1" w:rsidRPr="008B1896" w14:paraId="60395D2D" w14:textId="77777777" w:rsidTr="00007FE5">
        <w:trPr>
          <w:ins w:id="931" w:author="Siu Ham Wong" w:date="2024-06-06T14:58:00Z"/>
        </w:trPr>
        <w:tc>
          <w:tcPr>
            <w:tcW w:w="2673" w:type="dxa"/>
          </w:tcPr>
          <w:p w14:paraId="1F67FCA7" w14:textId="625CE709" w:rsidR="00792CC1" w:rsidRPr="002D7C93" w:rsidRDefault="00792CC1" w:rsidP="00792CC1">
            <w:pPr>
              <w:pStyle w:val="ListParagraph"/>
              <w:ind w:leftChars="0" w:left="0"/>
              <w:rPr>
                <w:ins w:id="932" w:author="Siu Ham Wong" w:date="2024-06-06T14:58:00Z" w16du:dateUtc="2024-06-06T06:58:00Z"/>
                <w:rFonts w:cs="Arial"/>
                <w:lang w:eastAsia="zh-HK"/>
              </w:rPr>
            </w:pPr>
            <w:proofErr w:type="spellStart"/>
            <w:ins w:id="933" w:author="Siu Ham Wong" w:date="2024-06-06T14:59:00Z" w16du:dateUtc="2024-06-06T06:59:00Z">
              <w:r w:rsidRPr="002D7C93">
                <w:rPr>
                  <w:rFonts w:cs="Arial"/>
                  <w:lang w:eastAsia="zh-HK"/>
                </w:rPr>
                <w:t>parkingFrom</w:t>
              </w:r>
            </w:ins>
            <w:proofErr w:type="spellEnd"/>
          </w:p>
        </w:tc>
        <w:tc>
          <w:tcPr>
            <w:tcW w:w="2177" w:type="dxa"/>
          </w:tcPr>
          <w:p w14:paraId="7354525B" w14:textId="21181DA9" w:rsidR="00792CC1" w:rsidRPr="002D7C93" w:rsidRDefault="00792CC1" w:rsidP="00792CC1">
            <w:pPr>
              <w:pStyle w:val="ListParagraph"/>
              <w:ind w:leftChars="0" w:left="0"/>
              <w:rPr>
                <w:ins w:id="934" w:author="Siu Ham Wong" w:date="2024-06-06T14:58:00Z" w16du:dateUtc="2024-06-06T06:58:00Z"/>
                <w:rFonts w:cs="Arial"/>
                <w:lang w:eastAsia="zh-HK"/>
              </w:rPr>
            </w:pPr>
            <w:ins w:id="935" w:author="Siu Ham Wong" w:date="2024-06-06T14:59:00Z" w16du:dateUtc="2024-06-06T06:59:00Z">
              <w:r w:rsidRPr="002D7C93">
                <w:rPr>
                  <w:rFonts w:cs="Arial"/>
                  <w:lang w:eastAsia="zh-HK"/>
                </w:rPr>
                <w:t>String</w:t>
              </w:r>
            </w:ins>
          </w:p>
        </w:tc>
        <w:tc>
          <w:tcPr>
            <w:tcW w:w="3206" w:type="dxa"/>
          </w:tcPr>
          <w:p w14:paraId="3536AA9F" w14:textId="77777777" w:rsidR="00792CC1" w:rsidRPr="002D7C93" w:rsidRDefault="00792CC1" w:rsidP="00792CC1">
            <w:pPr>
              <w:pStyle w:val="ListParagraph"/>
              <w:ind w:leftChars="0" w:left="0"/>
              <w:rPr>
                <w:ins w:id="936" w:author="Siu Ham Wong" w:date="2024-06-06T14:59:00Z" w16du:dateUtc="2024-06-06T06:59:00Z"/>
                <w:rFonts w:cs="Arial"/>
                <w:shd w:val="clear" w:color="auto" w:fill="FFFFFF"/>
              </w:rPr>
            </w:pPr>
            <w:ins w:id="937" w:author="Siu Ham Wong" w:date="2024-06-06T14:59:00Z" w16du:dateUtc="2024-06-06T06:59: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04E85609" w14:textId="0D3C6185" w:rsidR="00792CC1" w:rsidRPr="002D7C93" w:rsidRDefault="00792CC1" w:rsidP="00792CC1">
            <w:pPr>
              <w:pStyle w:val="ListParagraph"/>
              <w:ind w:leftChars="0" w:left="0"/>
              <w:rPr>
                <w:ins w:id="938" w:author="Siu Ham Wong" w:date="2024-06-06T14:58:00Z" w16du:dateUtc="2024-06-06T06:58:00Z"/>
                <w:rFonts w:cs="Arial"/>
                <w:shd w:val="clear" w:color="auto" w:fill="FFFFFF"/>
              </w:rPr>
            </w:pPr>
            <w:ins w:id="939" w:author="Siu Ham Wong" w:date="2024-06-06T14:59:00Z" w16du:dateUtc="2024-06-06T06:59:00Z">
              <w:r w:rsidRPr="002D7C93">
                <w:rPr>
                  <w:rFonts w:cs="Arial"/>
                  <w:shd w:val="clear" w:color="auto" w:fill="FFFFFF"/>
                </w:rPr>
                <w:t>Booking From Time</w:t>
              </w:r>
            </w:ins>
          </w:p>
        </w:tc>
      </w:tr>
      <w:tr w:rsidR="00792CC1" w:rsidRPr="008B1896" w14:paraId="3EAF6A57" w14:textId="77777777" w:rsidTr="00007FE5">
        <w:trPr>
          <w:ins w:id="940" w:author="Siu Ham Wong" w:date="2024-06-06T14:58:00Z"/>
        </w:trPr>
        <w:tc>
          <w:tcPr>
            <w:tcW w:w="2673" w:type="dxa"/>
          </w:tcPr>
          <w:p w14:paraId="261EC974" w14:textId="6075D0EE" w:rsidR="00792CC1" w:rsidRPr="002D7C93" w:rsidRDefault="00792CC1" w:rsidP="00792CC1">
            <w:pPr>
              <w:pStyle w:val="ListParagraph"/>
              <w:ind w:leftChars="0" w:left="0"/>
              <w:rPr>
                <w:ins w:id="941" w:author="Siu Ham Wong" w:date="2024-06-06T14:58:00Z" w16du:dateUtc="2024-06-06T06:58:00Z"/>
                <w:rFonts w:cs="Arial"/>
                <w:lang w:eastAsia="zh-HK"/>
              </w:rPr>
            </w:pPr>
            <w:proofErr w:type="spellStart"/>
            <w:ins w:id="942" w:author="Siu Ham Wong" w:date="2024-06-06T14:59:00Z" w16du:dateUtc="2024-06-06T06:59:00Z">
              <w:r w:rsidRPr="002D7C93">
                <w:rPr>
                  <w:rFonts w:cs="Arial"/>
                  <w:lang w:eastAsia="zh-HK"/>
                </w:rPr>
                <w:t>parkingTo</w:t>
              </w:r>
            </w:ins>
            <w:proofErr w:type="spellEnd"/>
          </w:p>
        </w:tc>
        <w:tc>
          <w:tcPr>
            <w:tcW w:w="2177" w:type="dxa"/>
          </w:tcPr>
          <w:p w14:paraId="0623275C" w14:textId="22DD1B58" w:rsidR="00792CC1" w:rsidRPr="002D7C93" w:rsidRDefault="00792CC1" w:rsidP="00792CC1">
            <w:pPr>
              <w:pStyle w:val="ListParagraph"/>
              <w:ind w:leftChars="0" w:left="0"/>
              <w:rPr>
                <w:ins w:id="943" w:author="Siu Ham Wong" w:date="2024-06-06T14:58:00Z" w16du:dateUtc="2024-06-06T06:58:00Z"/>
                <w:rFonts w:cs="Arial"/>
                <w:lang w:eastAsia="zh-HK"/>
              </w:rPr>
            </w:pPr>
            <w:ins w:id="944" w:author="Siu Ham Wong" w:date="2024-06-06T14:59:00Z" w16du:dateUtc="2024-06-06T06:59:00Z">
              <w:r w:rsidRPr="002D7C93">
                <w:rPr>
                  <w:rFonts w:cs="Arial"/>
                  <w:lang w:eastAsia="zh-HK"/>
                </w:rPr>
                <w:t>String</w:t>
              </w:r>
            </w:ins>
          </w:p>
        </w:tc>
        <w:tc>
          <w:tcPr>
            <w:tcW w:w="3206" w:type="dxa"/>
          </w:tcPr>
          <w:p w14:paraId="176ED37E" w14:textId="77777777" w:rsidR="00792CC1" w:rsidRPr="002D7C93" w:rsidRDefault="00792CC1" w:rsidP="00792CC1">
            <w:pPr>
              <w:pStyle w:val="ListParagraph"/>
              <w:ind w:leftChars="0" w:left="0"/>
              <w:rPr>
                <w:ins w:id="945" w:author="Siu Ham Wong" w:date="2024-06-06T14:59:00Z" w16du:dateUtc="2024-06-06T06:59:00Z"/>
                <w:rFonts w:cs="Arial"/>
                <w:shd w:val="clear" w:color="auto" w:fill="FFFFFF"/>
              </w:rPr>
            </w:pPr>
            <w:ins w:id="946" w:author="Siu Ham Wong" w:date="2024-06-06T14:59:00Z" w16du:dateUtc="2024-06-06T06:59: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0DA99B17" w14:textId="11B4380E" w:rsidR="00792CC1" w:rsidRPr="002D7C93" w:rsidRDefault="00792CC1" w:rsidP="00792CC1">
            <w:pPr>
              <w:pStyle w:val="ListParagraph"/>
              <w:ind w:leftChars="0" w:left="0"/>
              <w:rPr>
                <w:ins w:id="947" w:author="Siu Ham Wong" w:date="2024-06-06T14:58:00Z" w16du:dateUtc="2024-06-06T06:58:00Z"/>
                <w:rFonts w:cs="Arial"/>
                <w:shd w:val="clear" w:color="auto" w:fill="FFFFFF"/>
              </w:rPr>
            </w:pPr>
            <w:ins w:id="948" w:author="Siu Ham Wong" w:date="2024-06-06T14:59:00Z" w16du:dateUtc="2024-06-06T06:59:00Z">
              <w:r w:rsidRPr="002D7C93">
                <w:rPr>
                  <w:rFonts w:cs="Arial"/>
                  <w:shd w:val="clear" w:color="auto" w:fill="FFFFFF"/>
                </w:rPr>
                <w:t>Booking To Time</w:t>
              </w:r>
            </w:ins>
          </w:p>
        </w:tc>
      </w:tr>
      <w:tr w:rsidR="00C2320C" w:rsidRPr="008B1896" w14:paraId="39AD75D9" w14:textId="77777777" w:rsidTr="00007FE5">
        <w:trPr>
          <w:ins w:id="949" w:author="Siu Ham Wong" w:date="2025-01-26T00:40:00Z"/>
        </w:trPr>
        <w:tc>
          <w:tcPr>
            <w:tcW w:w="2673" w:type="dxa"/>
          </w:tcPr>
          <w:p w14:paraId="175AB01E" w14:textId="15D555F8" w:rsidR="00C2320C" w:rsidRPr="002D7C93" w:rsidRDefault="00C2320C" w:rsidP="00C2320C">
            <w:pPr>
              <w:pStyle w:val="ListParagraph"/>
              <w:ind w:leftChars="0" w:left="0"/>
              <w:rPr>
                <w:ins w:id="950" w:author="Siu Ham Wong" w:date="2025-01-26T00:40:00Z" w16du:dateUtc="2025-01-25T16:40:00Z"/>
                <w:rFonts w:cs="Arial"/>
                <w:lang w:eastAsia="zh-HK"/>
              </w:rPr>
            </w:pPr>
            <w:proofErr w:type="spellStart"/>
            <w:ins w:id="951" w:author="Siu Ham Wong" w:date="2025-01-26T00:40:00Z" w16du:dateUtc="2025-01-25T16:40:00Z">
              <w:r w:rsidRPr="00A839B9">
                <w:rPr>
                  <w:rFonts w:cs="Arial"/>
                  <w:lang w:eastAsia="zh-HK"/>
                </w:rPr>
                <w:t>primaryVehicleRegion</w:t>
              </w:r>
              <w:proofErr w:type="spellEnd"/>
            </w:ins>
          </w:p>
        </w:tc>
        <w:tc>
          <w:tcPr>
            <w:tcW w:w="2177" w:type="dxa"/>
          </w:tcPr>
          <w:p w14:paraId="0D232D9E" w14:textId="344FC2B1" w:rsidR="00C2320C" w:rsidRPr="002D7C93" w:rsidRDefault="00C2320C" w:rsidP="00C2320C">
            <w:pPr>
              <w:pStyle w:val="ListParagraph"/>
              <w:ind w:leftChars="0" w:left="0"/>
              <w:rPr>
                <w:ins w:id="952" w:author="Siu Ham Wong" w:date="2025-01-26T00:40:00Z" w16du:dateUtc="2025-01-25T16:40:00Z"/>
                <w:rFonts w:cs="Arial"/>
                <w:lang w:eastAsia="zh-HK"/>
              </w:rPr>
            </w:pPr>
            <w:ins w:id="953" w:author="Siu Ham Wong" w:date="2025-01-26T00:40:00Z" w16du:dateUtc="2025-01-25T16:40:00Z">
              <w:r>
                <w:rPr>
                  <w:rFonts w:cs="Arial"/>
                  <w:lang w:eastAsia="zh-HK"/>
                </w:rPr>
                <w:t>S</w:t>
              </w:r>
              <w:proofErr w:type="spellStart"/>
              <w:r>
                <w:rPr>
                  <w:rFonts w:cs="Arial"/>
                  <w:lang w:val="en-HK" w:eastAsia="zh-HK"/>
                </w:rPr>
                <w:t>tring</w:t>
              </w:r>
              <w:proofErr w:type="spellEnd"/>
            </w:ins>
          </w:p>
        </w:tc>
        <w:tc>
          <w:tcPr>
            <w:tcW w:w="3206" w:type="dxa"/>
          </w:tcPr>
          <w:p w14:paraId="72ECD198" w14:textId="77777777" w:rsidR="00C2320C" w:rsidRDefault="00C2320C" w:rsidP="00C2320C">
            <w:pPr>
              <w:pStyle w:val="ListParagraph"/>
              <w:ind w:leftChars="0" w:left="0"/>
              <w:rPr>
                <w:ins w:id="954" w:author="Siu Ham Wong" w:date="2025-01-26T00:40:00Z" w16du:dateUtc="2025-01-25T16:40:00Z"/>
                <w:rFonts w:cs="Arial"/>
                <w:shd w:val="clear" w:color="auto" w:fill="FFFFFF"/>
              </w:rPr>
            </w:pPr>
            <w:ins w:id="955" w:author="Siu Ham Wong" w:date="2025-01-26T00:40:00Z" w16du:dateUtc="2025-01-25T16:40:00Z">
              <w:r>
                <w:rPr>
                  <w:rFonts w:cs="Arial"/>
                  <w:shd w:val="clear" w:color="auto" w:fill="FFFFFF"/>
                </w:rPr>
                <w:t>Used for LPN Display</w:t>
              </w:r>
            </w:ins>
          </w:p>
          <w:p w14:paraId="0231B77F" w14:textId="77777777" w:rsidR="00C2320C" w:rsidRDefault="00C2320C" w:rsidP="00C2320C">
            <w:pPr>
              <w:pStyle w:val="ListParagraph"/>
              <w:ind w:leftChars="0" w:left="0"/>
              <w:rPr>
                <w:ins w:id="956" w:author="Siu Ham Wong" w:date="2025-01-26T00:40:00Z" w16du:dateUtc="2025-01-25T16:40:00Z"/>
                <w:rFonts w:cs="Arial"/>
                <w:shd w:val="clear" w:color="auto" w:fill="FFFFFF"/>
              </w:rPr>
            </w:pPr>
            <w:proofErr w:type="spellStart"/>
            <w:ins w:id="957" w:author="Siu Ham Wong" w:date="2025-01-26T00:40:00Z" w16du:dateUtc="2025-01-25T16:40: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48593F9B" w14:textId="77777777" w:rsidR="00C2320C" w:rsidRDefault="00C2320C" w:rsidP="00C2320C">
            <w:pPr>
              <w:pStyle w:val="ListParagraph"/>
              <w:ind w:leftChars="0" w:left="0"/>
              <w:rPr>
                <w:ins w:id="958" w:author="Siu Ham Wong" w:date="2025-01-26T00:40:00Z" w16du:dateUtc="2025-01-25T16:40:00Z"/>
                <w:rFonts w:cs="Arial"/>
                <w:shd w:val="clear" w:color="auto" w:fill="FFFFFF"/>
              </w:rPr>
            </w:pPr>
            <w:proofErr w:type="spellStart"/>
            <w:ins w:id="959" w:author="Siu Ham Wong" w:date="2025-01-26T00:40:00Z" w16du:dateUtc="2025-01-25T16:40:00Z">
              <w:r w:rsidRPr="00A839B9">
                <w:rPr>
                  <w:rFonts w:cs="Arial"/>
                  <w:shd w:val="clear" w:color="auto" w:fill="FFFFFF"/>
                </w:rPr>
                <w:t>hk</w:t>
              </w:r>
              <w:proofErr w:type="spellEnd"/>
              <w:r>
                <w:rPr>
                  <w:rFonts w:cs="Arial"/>
                  <w:shd w:val="clear" w:color="auto" w:fill="FFFFFF"/>
                </w:rPr>
                <w:t xml:space="preserve"> – Hong Kong</w:t>
              </w:r>
            </w:ins>
          </w:p>
          <w:p w14:paraId="1999BB27" w14:textId="22E9E731" w:rsidR="00C2320C" w:rsidRPr="002D7C93" w:rsidRDefault="00C2320C" w:rsidP="00C2320C">
            <w:pPr>
              <w:pStyle w:val="ListParagraph"/>
              <w:ind w:leftChars="0" w:left="0"/>
              <w:rPr>
                <w:ins w:id="960" w:author="Siu Ham Wong" w:date="2025-01-26T00:40:00Z" w16du:dateUtc="2025-01-25T16:40:00Z"/>
                <w:rFonts w:cs="Arial"/>
                <w:shd w:val="clear" w:color="auto" w:fill="FFFFFF"/>
              </w:rPr>
            </w:pPr>
            <w:proofErr w:type="spellStart"/>
            <w:ins w:id="961" w:author="Siu Ham Wong" w:date="2025-01-26T00:40:00Z" w16du:dateUtc="2025-01-25T16:40:00Z">
              <w:r w:rsidRPr="00A839B9">
                <w:rPr>
                  <w:rFonts w:cs="Arial"/>
                  <w:shd w:val="clear" w:color="auto" w:fill="FFFFFF"/>
                </w:rPr>
                <w:t>mo</w:t>
              </w:r>
              <w:proofErr w:type="spellEnd"/>
              <w:r>
                <w:rPr>
                  <w:rFonts w:cs="Arial"/>
                  <w:shd w:val="clear" w:color="auto" w:fill="FFFFFF"/>
                </w:rPr>
                <w:t xml:space="preserve"> - Macau</w:t>
              </w:r>
            </w:ins>
          </w:p>
        </w:tc>
      </w:tr>
    </w:tbl>
    <w:p w14:paraId="1F324CDE"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61F56145" w14:textId="77777777" w:rsidR="00007FE5" w:rsidRPr="008B1896" w:rsidRDefault="004F6F45" w:rsidP="00007FE5">
      <w:pPr>
        <w:pStyle w:val="ListParagraph"/>
        <w:widowControl w:val="0"/>
        <w:adjustRightInd/>
        <w:snapToGrid/>
        <w:ind w:left="440"/>
        <w:jc w:val="left"/>
        <w:rPr>
          <w:rFonts w:cs="Arial"/>
          <w:lang w:eastAsia="zh-HK"/>
        </w:rPr>
      </w:pPr>
      <w:r w:rsidRPr="008B1896">
        <w:rPr>
          <w:rFonts w:cs="Arial"/>
          <w:lang w:eastAsia="zh-HK"/>
        </w:rPr>
        <w:lastRenderedPageBreak/>
        <w:t xml:space="preserve">  </w:t>
      </w:r>
      <w:r w:rsidRPr="008B1896">
        <w:rPr>
          <w:rFonts w:cs="Arial"/>
          <w:lang w:eastAsia="zh-HK"/>
        </w:rPr>
        <w:tab/>
        <w:t xml:space="preserve">  </w:t>
      </w:r>
      <w:r w:rsidR="00007FE5" w:rsidRPr="008B1896">
        <w:rPr>
          <w:rFonts w:cs="Arial"/>
          <w:lang w:eastAsia="zh-HK"/>
        </w:rPr>
        <w:t xml:space="preserve">  "</w:t>
      </w:r>
      <w:proofErr w:type="spellStart"/>
      <w:r w:rsidR="00007FE5" w:rsidRPr="008B1896">
        <w:rPr>
          <w:rFonts w:cs="Arial"/>
          <w:lang w:eastAsia="zh-HK"/>
        </w:rPr>
        <w:t>resultCode</w:t>
      </w:r>
      <w:proofErr w:type="spellEnd"/>
      <w:r w:rsidR="00007FE5" w:rsidRPr="008B1896">
        <w:rPr>
          <w:rFonts w:cs="Arial"/>
          <w:lang w:eastAsia="zh-HK"/>
        </w:rPr>
        <w:t>": 1,</w:t>
      </w:r>
    </w:p>
    <w:p w14:paraId="1DA178B3" w14:textId="2DBAB751" w:rsidR="00007FE5" w:rsidRPr="008B1896" w:rsidRDefault="00007FE5" w:rsidP="00007F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53E2CA71" w14:textId="0C70827E" w:rsidR="00A4340A" w:rsidRPr="008B1896" w:rsidRDefault="00007FE5" w:rsidP="00A4340A">
      <w:pPr>
        <w:pStyle w:val="ListParagraph"/>
        <w:ind w:left="440" w:firstLine="411"/>
        <w:rPr>
          <w:rFonts w:cs="Arial"/>
          <w:lang w:eastAsia="zh-HK"/>
        </w:rPr>
      </w:pPr>
      <w:r w:rsidRPr="008B1896">
        <w:rPr>
          <w:rFonts w:cs="Arial"/>
          <w:lang w:eastAsia="zh-HK"/>
        </w:rPr>
        <w:t xml:space="preserve">    “sysDatetime”:”2024-01-01 23:00:00”,</w:t>
      </w:r>
    </w:p>
    <w:p w14:paraId="3E7D3B60" w14:textId="77777777" w:rsidR="00A4340A" w:rsidRPr="002D7C93" w:rsidRDefault="00A4340A" w:rsidP="00A4340A">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55BA20C" w14:textId="77777777" w:rsidR="00A4340A" w:rsidRPr="002D7C93" w:rsidRDefault="00A4340A" w:rsidP="00A4340A">
      <w:pPr>
        <w:ind w:leftChars="218" w:left="480"/>
        <w:rPr>
          <w:rFonts w:cs="Arial"/>
          <w:lang w:eastAsia="zh-HK"/>
        </w:rPr>
      </w:pPr>
      <w:r w:rsidRPr="002D7C93">
        <w:rPr>
          <w:rFonts w:cs="Arial"/>
          <w:lang w:eastAsia="zh-HK"/>
        </w:rPr>
        <w:t xml:space="preserve">           "vehicleMainland":"XX9998",</w:t>
      </w:r>
    </w:p>
    <w:p w14:paraId="576BB049" w14:textId="1A635E99" w:rsidR="00007FE5" w:rsidRPr="008B1896" w:rsidRDefault="00A4340A" w:rsidP="00A4340A">
      <w:pPr>
        <w:ind w:leftChars="218" w:left="480"/>
        <w:rPr>
          <w:rFonts w:cs="Arial"/>
          <w:lang w:eastAsia="zh-HK"/>
        </w:rPr>
      </w:pPr>
      <w:r w:rsidRPr="002D7C93">
        <w:rPr>
          <w:rFonts w:cs="Arial"/>
          <w:lang w:eastAsia="zh-HK"/>
        </w:rPr>
        <w:t xml:space="preserve">           "vehicleMacao":"XX9998",</w:t>
      </w:r>
    </w:p>
    <w:p w14:paraId="67E47C90" w14:textId="579E2DA4" w:rsidR="00184168" w:rsidRPr="008B1896" w:rsidRDefault="00184168" w:rsidP="00184168">
      <w:pPr>
        <w:pStyle w:val="ListParagraph"/>
        <w:widowControl w:val="0"/>
        <w:adjustRightInd/>
        <w:snapToGrid/>
        <w:ind w:left="440"/>
        <w:jc w:val="left"/>
        <w:rPr>
          <w:rFonts w:cs="Arial"/>
          <w:lang w:eastAsia="zh-HK"/>
        </w:rPr>
      </w:pPr>
      <w:r w:rsidRPr="008B1896">
        <w:rPr>
          <w:rFonts w:cs="Arial"/>
          <w:lang w:eastAsia="zh-HK"/>
        </w:rPr>
        <w:t xml:space="preserve">           "</w:t>
      </w:r>
      <w:proofErr w:type="spellStart"/>
      <w:r w:rsidR="006E0B7D" w:rsidRPr="008B1896">
        <w:rPr>
          <w:rFonts w:cs="Arial"/>
          <w:lang w:eastAsia="zh-HK"/>
        </w:rPr>
        <w:t>cabinId</w:t>
      </w:r>
      <w:proofErr w:type="spellEnd"/>
      <w:r w:rsidRPr="008B1896">
        <w:rPr>
          <w:rFonts w:cs="Arial"/>
          <w:lang w:eastAsia="zh-HK"/>
        </w:rPr>
        <w:t>": “”,</w:t>
      </w:r>
    </w:p>
    <w:p w14:paraId="433CEE50" w14:textId="326AA583" w:rsidR="00007FE5" w:rsidRPr="008B1896" w:rsidRDefault="00007FE5" w:rsidP="00007F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00CE24E3" w:rsidRPr="008B1896">
        <w:rPr>
          <w:rFonts w:cs="Arial"/>
          <w:lang w:eastAsia="zh-HK"/>
        </w:rPr>
        <w:t>mpsR</w:t>
      </w:r>
      <w:r w:rsidRPr="008B1896">
        <w:rPr>
          <w:rFonts w:cs="Arial"/>
          <w:lang w:eastAsia="zh-HK"/>
        </w:rPr>
        <w:t>ecordId</w:t>
      </w:r>
      <w:proofErr w:type="spellEnd"/>
      <w:r w:rsidRPr="008B1896">
        <w:rPr>
          <w:rFonts w:cs="Arial"/>
          <w:lang w:eastAsia="zh-HK"/>
        </w:rPr>
        <w:t>": “XXX”,</w:t>
      </w:r>
    </w:p>
    <w:p w14:paraId="075259F0" w14:textId="36565022" w:rsidR="00007FE5" w:rsidRPr="008B1896" w:rsidRDefault="00007FE5" w:rsidP="00007F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warehouseId</w:t>
      </w:r>
      <w:proofErr w:type="spellEnd"/>
      <w:r w:rsidRPr="008B1896">
        <w:rPr>
          <w:rFonts w:cs="Arial"/>
          <w:lang w:eastAsia="zh-HK"/>
        </w:rPr>
        <w:t>": “XXX”,</w:t>
      </w:r>
    </w:p>
    <w:p w14:paraId="7D5109DA" w14:textId="6298A6B4" w:rsidR="00007FE5" w:rsidRPr="008B1896" w:rsidRDefault="00007FE5" w:rsidP="00007F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areId</w:t>
      </w:r>
      <w:proofErr w:type="spellEnd"/>
      <w:r w:rsidRPr="008B1896">
        <w:rPr>
          <w:rFonts w:cs="Arial"/>
          <w:lang w:eastAsia="zh-HK"/>
        </w:rPr>
        <w:t>": “XXX”,</w:t>
      </w:r>
    </w:p>
    <w:p w14:paraId="28F3DCD8" w14:textId="57FE7EA2" w:rsidR="00007FE5" w:rsidRPr="008B1896" w:rsidRDefault="00007FE5" w:rsidP="00007FE5">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vehicleImgUrl</w:t>
      </w:r>
      <w:proofErr w:type="spellEnd"/>
      <w:r w:rsidRPr="008B1896">
        <w:rPr>
          <w:rFonts w:cs="Arial"/>
          <w:lang w:eastAsia="zh-HK"/>
        </w:rPr>
        <w:t>": “http://XXXXXX/XXX.JPG”,</w:t>
      </w:r>
    </w:p>
    <w:p w14:paraId="7C362C9D" w14:textId="77777777" w:rsidR="00743C5F" w:rsidRPr="008B1896" w:rsidRDefault="00007FE5" w:rsidP="00743C5F">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vehicleImg</w:t>
      </w:r>
      <w:proofErr w:type="spellEnd"/>
      <w:r w:rsidRPr="008B1896">
        <w:rPr>
          <w:rFonts w:cs="Arial"/>
          <w:lang w:eastAsia="zh-HK"/>
        </w:rPr>
        <w:t>": “XXXXXXXXXXXXXXXXXXXXXXXXXXX”,</w:t>
      </w:r>
    </w:p>
    <w:p w14:paraId="4904AC38" w14:textId="1948F498" w:rsidR="00007FE5" w:rsidRPr="008B1896" w:rsidRDefault="00743C5F" w:rsidP="00743C5F">
      <w:pPr>
        <w:pStyle w:val="ListParagraph"/>
        <w:widowControl w:val="0"/>
        <w:adjustRightInd/>
        <w:snapToGrid/>
        <w:ind w:leftChars="386" w:left="849"/>
        <w:jc w:val="left"/>
        <w:rPr>
          <w:rFonts w:cs="Arial"/>
          <w:lang w:eastAsia="zh-HK"/>
        </w:rPr>
      </w:pPr>
      <w:r w:rsidRPr="008B1896">
        <w:rPr>
          <w:rFonts w:cs="Arial"/>
          <w:lang w:eastAsia="zh-HK"/>
        </w:rPr>
        <w:t xml:space="preserve">    "</w:t>
      </w:r>
      <w:proofErr w:type="spellStart"/>
      <w:r w:rsidRPr="008B1896">
        <w:rPr>
          <w:rFonts w:cs="Arial"/>
          <w:lang w:eastAsia="zh-HK"/>
        </w:rPr>
        <w:t>park</w:t>
      </w:r>
      <w:r w:rsidR="00037766" w:rsidRPr="008B1896">
        <w:rPr>
          <w:rFonts w:cs="Arial"/>
          <w:lang w:eastAsia="zh-HK"/>
        </w:rPr>
        <w:t>ingRecordId</w:t>
      </w:r>
      <w:proofErr w:type="spellEnd"/>
      <w:r w:rsidRPr="008B1896">
        <w:rPr>
          <w:rFonts w:cs="Arial"/>
          <w:lang w:eastAsia="zh-HK"/>
        </w:rPr>
        <w:t>": “</w:t>
      </w:r>
      <w:r w:rsidR="00037766" w:rsidRPr="008B1896">
        <w:rPr>
          <w:rFonts w:cs="Arial"/>
          <w:lang w:eastAsia="zh-HK"/>
        </w:rPr>
        <w:t>PR00001</w:t>
      </w:r>
      <w:r w:rsidRPr="008B1896">
        <w:rPr>
          <w:rFonts w:cs="Arial"/>
          <w:lang w:eastAsia="zh-HK"/>
        </w:rPr>
        <w:t>”,</w:t>
      </w:r>
    </w:p>
    <w:p w14:paraId="6C7A8062" w14:textId="7DB5633F" w:rsidR="00037766" w:rsidRPr="008B1896" w:rsidRDefault="00037766" w:rsidP="00743C5F">
      <w:pPr>
        <w:pStyle w:val="ListParagraph"/>
        <w:widowControl w:val="0"/>
        <w:adjustRightInd/>
        <w:snapToGrid/>
        <w:ind w:leftChars="386" w:left="849"/>
        <w:jc w:val="left"/>
        <w:rPr>
          <w:rFonts w:cs="Arial"/>
          <w:lang w:eastAsia="zh-HK"/>
        </w:rPr>
      </w:pPr>
      <w:r w:rsidRPr="008B1896">
        <w:rPr>
          <w:rFonts w:cs="Arial"/>
          <w:lang w:eastAsia="zh-HK"/>
        </w:rPr>
        <w:t xml:space="preserve">    "</w:t>
      </w:r>
      <w:proofErr w:type="spellStart"/>
      <w:r w:rsidRPr="008B1896">
        <w:rPr>
          <w:rFonts w:cs="Arial"/>
          <w:lang w:eastAsia="zh-HK"/>
        </w:rPr>
        <w:t>parkInDateTime</w:t>
      </w:r>
      <w:proofErr w:type="spellEnd"/>
      <w:r w:rsidRPr="008B1896">
        <w:rPr>
          <w:rFonts w:cs="Arial"/>
          <w:lang w:eastAsia="zh-HK"/>
        </w:rPr>
        <w:t>": “2024-01-01 10:00:00”,</w:t>
      </w:r>
    </w:p>
    <w:p w14:paraId="61CAECE4" w14:textId="02C086D8" w:rsidR="00743C5F" w:rsidRPr="008B1896" w:rsidRDefault="00007FE5" w:rsidP="00743C5F">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“remark": “XXXXXXXXXXXX”</w:t>
      </w:r>
      <w:r w:rsidR="00743C5F" w:rsidRPr="008B1896">
        <w:rPr>
          <w:rFonts w:cs="Arial"/>
          <w:lang w:eastAsia="zh-HK"/>
        </w:rPr>
        <w:t>,</w:t>
      </w:r>
    </w:p>
    <w:p w14:paraId="270D82C0" w14:textId="77777777" w:rsidR="00792CC1" w:rsidRPr="008B1896" w:rsidRDefault="00743C5F" w:rsidP="00792CC1">
      <w:pPr>
        <w:pStyle w:val="ListParagraph"/>
        <w:widowControl w:val="0"/>
        <w:adjustRightInd/>
        <w:snapToGrid/>
        <w:ind w:left="440"/>
        <w:jc w:val="left"/>
        <w:rPr>
          <w:ins w:id="962" w:author="Siu Ham Wong" w:date="2024-06-06T14:59:00Z" w16du:dateUtc="2024-06-06T06:59:00Z"/>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":"XX9998"</w:t>
      </w:r>
      <w:ins w:id="963" w:author="Siu Ham Wong" w:date="2024-06-06T14:59:00Z" w16du:dateUtc="2024-06-06T06:59:00Z">
        <w:r w:rsidR="00792CC1" w:rsidRPr="008B1896">
          <w:rPr>
            <w:rFonts w:cs="Arial"/>
            <w:lang w:eastAsia="zh-HK"/>
          </w:rPr>
          <w:t>,</w:t>
        </w:r>
      </w:ins>
    </w:p>
    <w:p w14:paraId="18D7F926" w14:textId="03D56D41" w:rsidR="00792CC1" w:rsidRPr="008B1896" w:rsidRDefault="00792CC1" w:rsidP="00792CC1">
      <w:pPr>
        <w:pStyle w:val="ListParagraph"/>
        <w:widowControl w:val="0"/>
        <w:adjustRightInd/>
        <w:snapToGrid/>
        <w:ind w:left="440"/>
        <w:jc w:val="left"/>
        <w:rPr>
          <w:ins w:id="964" w:author="Siu Ham Wong" w:date="2024-06-06T14:59:00Z" w16du:dateUtc="2024-06-06T06:59:00Z"/>
          <w:rFonts w:cs="Arial"/>
          <w:lang w:eastAsia="zh-HK"/>
        </w:rPr>
      </w:pPr>
      <w:ins w:id="965" w:author="Siu Ham Wong" w:date="2024-06-06T14:59:00Z" w16du:dateUtc="2024-06-06T06:59:00Z">
        <w:r w:rsidRPr="008B1896">
          <w:rPr>
            <w:rFonts w:cs="Arial"/>
            <w:lang w:eastAsia="zh-HK"/>
          </w:rPr>
          <w:t xml:space="preserve">           “</w:t>
        </w:r>
        <w:r w:rsidRPr="002D7C93">
          <w:rPr>
            <w:rFonts w:cs="Arial"/>
            <w:lang w:eastAsia="zh-HK"/>
          </w:rPr>
          <w:t>parkingFrom</w:t>
        </w:r>
        <w:r w:rsidRPr="008B1896">
          <w:rPr>
            <w:rFonts w:cs="Arial"/>
            <w:lang w:eastAsia="zh-HK"/>
          </w:rPr>
          <w:t xml:space="preserve">":"2024-01-01 </w:t>
        </w:r>
      </w:ins>
      <w:ins w:id="966" w:author="Siu Ham Wong" w:date="2024-06-06T15:00:00Z" w16du:dateUtc="2024-06-06T07:00:00Z">
        <w:r>
          <w:rPr>
            <w:rFonts w:cs="Arial"/>
            <w:lang w:eastAsia="zh-HK"/>
          </w:rPr>
          <w:t>09</w:t>
        </w:r>
      </w:ins>
      <w:ins w:id="967" w:author="Siu Ham Wong" w:date="2024-06-06T14:59:00Z" w16du:dateUtc="2024-06-06T06:59:00Z">
        <w:r w:rsidRPr="008B1896">
          <w:rPr>
            <w:rFonts w:cs="Arial"/>
            <w:lang w:eastAsia="zh-HK"/>
          </w:rPr>
          <w:t>:</w:t>
        </w:r>
      </w:ins>
      <w:ins w:id="968" w:author="Siu Ham Wong" w:date="2024-06-06T15:00:00Z" w16du:dateUtc="2024-06-06T07:00:00Z">
        <w:r>
          <w:rPr>
            <w:rFonts w:cs="Arial"/>
            <w:lang w:eastAsia="zh-HK"/>
          </w:rPr>
          <w:t>45</w:t>
        </w:r>
      </w:ins>
      <w:ins w:id="969" w:author="Siu Ham Wong" w:date="2024-06-06T14:59:00Z" w16du:dateUtc="2024-06-06T06:59:00Z">
        <w:r w:rsidRPr="008B1896">
          <w:rPr>
            <w:rFonts w:cs="Arial"/>
            <w:lang w:eastAsia="zh-HK"/>
          </w:rPr>
          <w:t>:00",</w:t>
        </w:r>
      </w:ins>
    </w:p>
    <w:p w14:paraId="0F95EFF0" w14:textId="77777777" w:rsidR="00C2320C" w:rsidRPr="00C2320C" w:rsidRDefault="00792CC1" w:rsidP="00C2320C">
      <w:pPr>
        <w:pStyle w:val="ListParagraph"/>
        <w:widowControl w:val="0"/>
        <w:adjustRightInd/>
        <w:snapToGrid/>
        <w:ind w:left="440"/>
        <w:jc w:val="left"/>
        <w:rPr>
          <w:ins w:id="970" w:author="Siu Ham Wong" w:date="2025-01-26T00:40:00Z" w16du:dateUtc="2025-01-25T16:40:00Z"/>
          <w:rFonts w:cs="Arial"/>
          <w:lang w:eastAsia="zh-HK"/>
        </w:rPr>
      </w:pPr>
      <w:ins w:id="971" w:author="Siu Ham Wong" w:date="2024-06-06T14:59:00Z" w16du:dateUtc="2024-06-06T06:59:00Z">
        <w:r w:rsidRPr="008B1896">
          <w:rPr>
            <w:rFonts w:cs="Arial"/>
            <w:lang w:eastAsia="zh-HK"/>
          </w:rPr>
          <w:t xml:space="preserve">           “</w:t>
        </w:r>
        <w:r w:rsidRPr="002D7C93">
          <w:rPr>
            <w:rFonts w:cs="Arial"/>
            <w:lang w:eastAsia="zh-HK"/>
          </w:rPr>
          <w:t>parkingTo</w:t>
        </w:r>
        <w:r w:rsidRPr="008B1896">
          <w:rPr>
            <w:rFonts w:cs="Arial"/>
            <w:lang w:eastAsia="zh-HK"/>
          </w:rPr>
          <w:t xml:space="preserve">":"2024-01-01 </w:t>
        </w:r>
      </w:ins>
      <w:ins w:id="972" w:author="Siu Ham Wong" w:date="2024-06-06T15:00:00Z" w16du:dateUtc="2024-06-06T07:00:00Z">
        <w:r>
          <w:rPr>
            <w:rFonts w:cs="Arial"/>
            <w:lang w:eastAsia="zh-HK"/>
          </w:rPr>
          <w:t>21</w:t>
        </w:r>
      </w:ins>
      <w:ins w:id="973" w:author="Siu Ham Wong" w:date="2024-06-06T14:59:00Z" w16du:dateUtc="2024-06-06T06:59:00Z">
        <w:r w:rsidRPr="008B1896">
          <w:rPr>
            <w:rFonts w:cs="Arial"/>
            <w:lang w:eastAsia="zh-HK"/>
          </w:rPr>
          <w:t>:00:00"</w:t>
        </w:r>
      </w:ins>
      <w:ins w:id="974" w:author="Siu Ham Wong" w:date="2025-01-26T00:40:00Z" w16du:dateUtc="2025-01-25T16:40:00Z">
        <w:r w:rsidR="00C2320C" w:rsidRPr="00C2320C">
          <w:rPr>
            <w:rFonts w:cs="Arial"/>
            <w:lang w:eastAsia="zh-HK"/>
          </w:rPr>
          <w:t>,</w:t>
        </w:r>
      </w:ins>
    </w:p>
    <w:p w14:paraId="6942FA64" w14:textId="06D1D512" w:rsidR="00743C5F" w:rsidRPr="00792CC1" w:rsidRDefault="00C2320C" w:rsidP="00C2320C">
      <w:pPr>
        <w:pStyle w:val="ListParagraph"/>
        <w:widowControl w:val="0"/>
        <w:adjustRightInd/>
        <w:snapToGrid/>
        <w:ind w:left="440"/>
        <w:jc w:val="left"/>
        <w:rPr>
          <w:rFonts w:cs="Arial"/>
          <w:lang w:eastAsia="zh-HK"/>
        </w:rPr>
      </w:pPr>
      <w:ins w:id="975" w:author="Siu Ham Wong" w:date="2025-01-26T00:40:00Z" w16du:dateUtc="2025-01-25T16:40:00Z">
        <w:r>
          <w:rPr>
            <w:rFonts w:cs="Arial"/>
            <w:lang w:eastAsia="zh-HK"/>
          </w:rPr>
          <w:t xml:space="preserve">           </w:t>
        </w:r>
        <w:r w:rsidRPr="00C2320C">
          <w:rPr>
            <w:rFonts w:cs="Arial"/>
            <w:lang w:eastAsia="zh-HK"/>
          </w:rPr>
          <w:t>"</w:t>
        </w:r>
        <w:proofErr w:type="spellStart"/>
        <w:r w:rsidRPr="00C2320C">
          <w:rPr>
            <w:rFonts w:cs="Arial"/>
            <w:lang w:eastAsia="zh-HK"/>
          </w:rPr>
          <w:t>primaryVehicleRegion</w:t>
        </w:r>
        <w:proofErr w:type="spellEnd"/>
        <w:r w:rsidRPr="00C2320C">
          <w:rPr>
            <w:rFonts w:cs="Arial"/>
            <w:lang w:eastAsia="zh-HK"/>
          </w:rPr>
          <w:t>":"</w:t>
        </w:r>
        <w:proofErr w:type="spellStart"/>
        <w:r w:rsidRPr="00C2320C">
          <w:rPr>
            <w:rFonts w:cs="Arial"/>
            <w:lang w:eastAsia="zh-HK"/>
          </w:rPr>
          <w:t>hk</w:t>
        </w:r>
        <w:proofErr w:type="spellEnd"/>
        <w:r w:rsidRPr="00C2320C">
          <w:rPr>
            <w:rFonts w:cs="Arial"/>
            <w:lang w:eastAsia="zh-HK"/>
          </w:rPr>
          <w:t>"</w:t>
        </w:r>
      </w:ins>
    </w:p>
    <w:p w14:paraId="2F40C740" w14:textId="60490FBB" w:rsidR="004F6F45" w:rsidRPr="008B1896" w:rsidRDefault="00007FE5" w:rsidP="00007FE5">
      <w:pPr>
        <w:pStyle w:val="ListParagraph"/>
        <w:widowControl w:val="0"/>
        <w:adjustRightInd/>
        <w:snapToGrid/>
        <w:ind w:left="440"/>
        <w:jc w:val="left"/>
        <w:rPr>
          <w:rFonts w:cs="Arial"/>
        </w:rPr>
      </w:pPr>
      <w:r w:rsidRPr="008B1896">
        <w:rPr>
          <w:rFonts w:cs="Arial"/>
          <w:lang w:eastAsia="zh-HK"/>
        </w:rPr>
        <w:t xml:space="preserve">      </w:t>
      </w:r>
      <w:r w:rsidR="004F6F45" w:rsidRPr="008B1896">
        <w:rPr>
          <w:rFonts w:cs="Arial"/>
          <w:lang w:eastAsia="zh-HK"/>
        </w:rPr>
        <w:t>}</w:t>
      </w:r>
    </w:p>
    <w:p w14:paraId="31249F33" w14:textId="678134F7" w:rsidR="00007FE5" w:rsidRPr="008B1896" w:rsidRDefault="00007FE5" w:rsidP="00007FE5">
      <w:pPr>
        <w:widowControl w:val="0"/>
        <w:adjustRightInd/>
        <w:snapToGrid/>
        <w:jc w:val="left"/>
        <w:rPr>
          <w:rFonts w:cs="Arial"/>
          <w:b/>
          <w:lang w:eastAsia="zh-HK"/>
        </w:rPr>
      </w:pPr>
      <w:r w:rsidRPr="008B1896">
        <w:rPr>
          <w:rFonts w:cs="Arial"/>
          <w:b/>
          <w:lang w:eastAsia="zh-HK"/>
        </w:rPr>
        <w:t xml:space="preserve">             </w:t>
      </w:r>
    </w:p>
    <w:p w14:paraId="579F8B84" w14:textId="3ABAD780" w:rsidR="00B50C3F" w:rsidRPr="002D7C93" w:rsidRDefault="00007FE5" w:rsidP="00007FE5">
      <w:pPr>
        <w:widowControl w:val="0"/>
        <w:adjustRightInd/>
        <w:snapToGrid/>
        <w:ind w:left="851"/>
        <w:jc w:val="left"/>
        <w:rPr>
          <w:rFonts w:cs="Arial"/>
          <w:bCs/>
          <w:lang w:eastAsia="zh-HK"/>
        </w:rPr>
      </w:pPr>
      <w:r w:rsidRPr="002D7C93">
        <w:rPr>
          <w:rFonts w:cs="Arial"/>
          <w:bCs/>
          <w:lang w:eastAsia="zh-HK"/>
        </w:rPr>
        <w:t xml:space="preserve">Remarks: </w:t>
      </w:r>
      <w:ins w:id="976" w:author="Siu Ham Wong" w:date="2024-01-12T16:47:00Z">
        <w:r w:rsidR="00154B40" w:rsidRPr="00154B40">
          <w:rPr>
            <w:rFonts w:cs="Arial"/>
            <w:bCs/>
            <w:lang w:eastAsia="zh-HK"/>
          </w:rPr>
          <w:t xml:space="preserve">Patron arrived at Kiosk to start the checkout process. After patron input LPN from Kiosk, ACPB-CPVACS will call </w:t>
        </w:r>
        <w:r w:rsidR="00154B40" w:rsidRPr="00154B40">
          <w:rPr>
            <w:rFonts w:cs="Arial"/>
            <w:b/>
            <w:i/>
            <w:iCs/>
            <w:lang w:eastAsia="zh-HK"/>
            <w:rPrChange w:id="977" w:author="Siu Ham Wong" w:date="2024-01-12T16:47:00Z">
              <w:rPr>
                <w:rFonts w:cs="Arial"/>
                <w:bCs/>
                <w:lang w:eastAsia="zh-HK"/>
              </w:rPr>
            </w:rPrChange>
          </w:rPr>
          <w:t xml:space="preserve">MPS API - </w:t>
        </w:r>
        <w:r w:rsidR="00154B40" w:rsidRPr="00154B40">
          <w:rPr>
            <w:rFonts w:cs="Arial" w:hint="eastAsia"/>
            <w:b/>
            <w:i/>
            <w:iCs/>
            <w:lang w:eastAsia="zh-HK"/>
            <w:rPrChange w:id="978" w:author="Siu Ham Wong" w:date="2024-01-12T16:47:00Z">
              <w:rPr>
                <w:rFonts w:cs="Arial" w:hint="eastAsia"/>
                <w:bCs/>
                <w:lang w:eastAsia="zh-HK"/>
              </w:rPr>
            </w:rPrChange>
          </w:rPr>
          <w:t>查询库内车辆信息</w:t>
        </w:r>
        <w:r w:rsidR="00154B40" w:rsidRPr="00154B40">
          <w:rPr>
            <w:rFonts w:cs="Arial"/>
            <w:bCs/>
            <w:lang w:eastAsia="zh-HK"/>
          </w:rPr>
          <w:t xml:space="preserve"> through </w:t>
        </w:r>
        <w:r w:rsidR="00154B40" w:rsidRPr="00154B40">
          <w:rPr>
            <w:rFonts w:cs="Arial"/>
            <w:b/>
            <w:i/>
            <w:iCs/>
            <w:lang w:eastAsia="zh-HK"/>
            <w:rPrChange w:id="979" w:author="Siu Ham Wong" w:date="2024-01-12T16:47:00Z">
              <w:rPr>
                <w:rFonts w:cs="Arial"/>
                <w:bCs/>
                <w:lang w:eastAsia="zh-HK"/>
              </w:rPr>
            </w:rPrChange>
          </w:rPr>
          <w:t>APS API - CPVACS Enquiry MPS Vehicle Status</w:t>
        </w:r>
        <w:r w:rsidR="00154B40" w:rsidRPr="00154B40">
          <w:rPr>
            <w:rFonts w:cs="Arial"/>
            <w:bCs/>
            <w:lang w:eastAsia="zh-HK"/>
          </w:rPr>
          <w:t xml:space="preserve"> to request MPS to check the parking record which matched with input LPN. APS will get and return the according vehicle parking record to ACPB-CPVACS. If the matching parking record is found, ACPB-CPVACS will then request the patron to scan the booking QR code and passport.</w:t>
        </w:r>
      </w:ins>
      <w:del w:id="980" w:author="Siu Ham Wong" w:date="2024-01-12T16:47:00Z">
        <w:r w:rsidR="00DB4FCE" w:rsidRPr="008B1896" w:rsidDel="00154B40">
          <w:rPr>
            <w:rFonts w:cs="Arial"/>
            <w:bCs/>
            <w:lang w:eastAsia="zh-HK"/>
          </w:rPr>
          <w:delText>After patron arrived at Kiosk</w:delText>
        </w:r>
        <w:r w:rsidR="006B7678" w:rsidDel="00154B40">
          <w:rPr>
            <w:rFonts w:cs="Arial"/>
            <w:bCs/>
            <w:lang w:eastAsia="zh-HK"/>
          </w:rPr>
          <w:delText xml:space="preserve">, </w:delText>
        </w:r>
        <w:r w:rsidR="00DB4FCE" w:rsidRPr="008B1896" w:rsidDel="00154B40">
          <w:rPr>
            <w:rFonts w:cs="Arial"/>
            <w:bCs/>
            <w:lang w:eastAsia="zh-HK"/>
          </w:rPr>
          <w:delText xml:space="preserve">ACPB-CPVACS will call </w:delText>
        </w:r>
        <w:r w:rsidR="007E47F3" w:rsidRPr="002D7C93" w:rsidDel="00154B40">
          <w:rPr>
            <w:rFonts w:eastAsia="SimSun" w:cs="Arial"/>
            <w:b/>
            <w:i/>
            <w:iCs/>
            <w:lang w:eastAsia="zh-CN"/>
          </w:rPr>
          <w:delText xml:space="preserve">MPS API - </w:delText>
        </w:r>
        <w:r w:rsidR="007E47F3" w:rsidRPr="002D7C93" w:rsidDel="00154B40">
          <w:rPr>
            <w:rFonts w:eastAsia="SimSun" w:cs="Arial" w:hint="eastAsia"/>
            <w:b/>
            <w:i/>
            <w:iCs/>
            <w:lang w:eastAsia="zh-CN"/>
          </w:rPr>
          <w:delText>查询库内车辆信息</w:delText>
        </w:r>
        <w:r w:rsidR="00DB4FCE" w:rsidRPr="008B1896" w:rsidDel="00154B40">
          <w:rPr>
            <w:rFonts w:cs="Arial"/>
            <w:bCs/>
            <w:lang w:eastAsia="zh-HK"/>
          </w:rPr>
          <w:delText xml:space="preserve"> through </w:delText>
        </w:r>
        <w:r w:rsidR="00DB4FCE" w:rsidRPr="002D7C93" w:rsidDel="00154B40">
          <w:rPr>
            <w:rFonts w:cs="Arial"/>
            <w:b/>
            <w:i/>
            <w:iCs/>
            <w:lang w:eastAsia="zh-HK"/>
          </w:rPr>
          <w:delText>APS API - CPVACS Enquiry MPS Vehicle Status</w:delText>
        </w:r>
        <w:r w:rsidR="00DB4FCE" w:rsidRPr="008B1896" w:rsidDel="00154B40">
          <w:rPr>
            <w:rFonts w:cs="Arial"/>
            <w:bCs/>
            <w:lang w:eastAsia="zh-HK"/>
          </w:rPr>
          <w:delText xml:space="preserve"> </w:delText>
        </w:r>
        <w:r w:rsidR="006B7678" w:rsidRPr="006B7678" w:rsidDel="00154B40">
          <w:rPr>
            <w:rFonts w:cs="Arial"/>
            <w:bCs/>
            <w:lang w:eastAsia="zh-HK"/>
          </w:rPr>
          <w:delText>to request MPS to scan the patron's face and check the matching parking record</w:delText>
        </w:r>
        <w:r w:rsidR="00DB4FCE" w:rsidRPr="008B1896" w:rsidDel="00154B40">
          <w:rPr>
            <w:rFonts w:cs="Arial"/>
            <w:bCs/>
            <w:lang w:eastAsia="zh-HK"/>
          </w:rPr>
          <w:delText>. APS will get and return the vehicle parking information to ACPB-CPVACS. ACPB-CPVACS will display the vehicle status on the Kiosk. Patron can then confirm to pick up the vehicle through the Kiosk.</w:delText>
        </w:r>
      </w:del>
    </w:p>
    <w:p w14:paraId="5E56328C" w14:textId="77777777" w:rsidR="00243184" w:rsidRPr="008B1896" w:rsidRDefault="00243184" w:rsidP="00007FE5">
      <w:pPr>
        <w:widowControl w:val="0"/>
        <w:adjustRightInd/>
        <w:snapToGrid/>
        <w:jc w:val="left"/>
        <w:rPr>
          <w:rFonts w:cs="Arial"/>
          <w:b/>
          <w:lang w:eastAsia="zh-HK"/>
        </w:rPr>
      </w:pPr>
    </w:p>
    <w:p w14:paraId="603CACEF" w14:textId="0EE4B7B0" w:rsidR="00DA5C01" w:rsidRPr="008B1896" w:rsidRDefault="00DA5C01" w:rsidP="00852D90">
      <w:pPr>
        <w:pStyle w:val="Heading3"/>
        <w:rPr>
          <w:lang w:eastAsia="zh-HK"/>
        </w:rPr>
      </w:pPr>
      <w:bookmarkStart w:id="981" w:name="_Toc188888823"/>
      <w:r w:rsidRPr="008B1896">
        <w:rPr>
          <w:lang w:eastAsia="zh-HK"/>
        </w:rPr>
        <w:t>CPVACS Enquiry Vehicle Outstanding Parking Fee</w:t>
      </w:r>
      <w:bookmarkEnd w:id="981"/>
    </w:p>
    <w:p w14:paraId="5EEECF81" w14:textId="1CE1AE9C"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597F32" w:rsidRPr="008B1896">
        <w:rPr>
          <w:rFonts w:cs="Arial"/>
          <w:lang w:eastAsia="zh-HK"/>
        </w:rPr>
        <w:t>/</w:t>
      </w:r>
      <w:proofErr w:type="spellStart"/>
      <w:r w:rsidR="00597F32" w:rsidRPr="008B1896">
        <w:rPr>
          <w:rFonts w:cs="Arial"/>
          <w:lang w:eastAsia="zh-HK"/>
        </w:rPr>
        <w:t>api</w:t>
      </w:r>
      <w:proofErr w:type="spellEnd"/>
      <w:r w:rsidR="00597F32" w:rsidRPr="008B1896">
        <w:rPr>
          <w:rFonts w:cs="Arial"/>
          <w:lang w:eastAsia="zh-HK"/>
        </w:rPr>
        <w:t>/aps/</w:t>
      </w:r>
      <w:proofErr w:type="spellStart"/>
      <w:r w:rsidR="00597F32" w:rsidRPr="008B1896">
        <w:rPr>
          <w:rFonts w:cs="Arial"/>
          <w:lang w:eastAsia="zh-HK"/>
        </w:rPr>
        <w:t>enquiryParkingFee</w:t>
      </w:r>
      <w:proofErr w:type="spellEnd"/>
    </w:p>
    <w:p w14:paraId="0A9B63BB"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064DA493"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6BAF523F"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3FF33997"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47CF0A0A" w14:textId="77777777" w:rsidTr="001545A6">
        <w:tc>
          <w:tcPr>
            <w:tcW w:w="2673" w:type="dxa"/>
          </w:tcPr>
          <w:p w14:paraId="70F535B0" w14:textId="77777777" w:rsidR="004F6F45" w:rsidRPr="008B1896" w:rsidRDefault="004F6F45" w:rsidP="006A58A4">
            <w:pPr>
              <w:pStyle w:val="ListParagraph"/>
              <w:ind w:leftChars="0" w:left="0"/>
              <w:rPr>
                <w:rFonts w:cs="Arial"/>
                <w:b/>
                <w:lang w:eastAsia="zh-HK"/>
              </w:rPr>
            </w:pPr>
            <w:r w:rsidRPr="008B1896">
              <w:rPr>
                <w:rFonts w:cs="Arial"/>
                <w:b/>
                <w:lang w:eastAsia="zh-HK"/>
              </w:rPr>
              <w:lastRenderedPageBreak/>
              <w:t>Field</w:t>
            </w:r>
          </w:p>
        </w:tc>
        <w:tc>
          <w:tcPr>
            <w:tcW w:w="2177" w:type="dxa"/>
          </w:tcPr>
          <w:p w14:paraId="0A1986FE"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105C810A"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14306825" w14:textId="77777777" w:rsidTr="001545A6">
        <w:tc>
          <w:tcPr>
            <w:tcW w:w="2673" w:type="dxa"/>
          </w:tcPr>
          <w:p w14:paraId="76D682DA" w14:textId="50427B88" w:rsidR="00743C5F" w:rsidRPr="008B1896" w:rsidRDefault="006E0B7D" w:rsidP="00743C5F">
            <w:pPr>
              <w:pStyle w:val="ListParagraph"/>
              <w:ind w:leftChars="0" w:left="0"/>
              <w:rPr>
                <w:rFonts w:cs="Arial"/>
                <w:b/>
                <w:lang w:eastAsia="zh-HK"/>
              </w:rPr>
            </w:pPr>
            <w:proofErr w:type="spellStart"/>
            <w:r w:rsidRPr="002D7C93">
              <w:rPr>
                <w:rFonts w:cs="Arial"/>
                <w:lang w:eastAsia="zh-HK"/>
              </w:rPr>
              <w:t>bookingId</w:t>
            </w:r>
            <w:proofErr w:type="spellEnd"/>
          </w:p>
        </w:tc>
        <w:tc>
          <w:tcPr>
            <w:tcW w:w="2177" w:type="dxa"/>
          </w:tcPr>
          <w:p w14:paraId="1E66DFB5" w14:textId="190D13C0" w:rsidR="00743C5F" w:rsidRPr="008B1896" w:rsidRDefault="00743C5F" w:rsidP="00743C5F">
            <w:pPr>
              <w:pStyle w:val="ListParagraph"/>
              <w:ind w:leftChars="0" w:left="0"/>
              <w:rPr>
                <w:rFonts w:cs="Arial"/>
                <w:b/>
                <w:lang w:eastAsia="zh-HK"/>
              </w:rPr>
            </w:pPr>
            <w:r w:rsidRPr="002D7C93">
              <w:rPr>
                <w:rFonts w:cs="Arial"/>
                <w:lang w:eastAsia="zh-HK"/>
              </w:rPr>
              <w:t>String</w:t>
            </w:r>
          </w:p>
        </w:tc>
        <w:tc>
          <w:tcPr>
            <w:tcW w:w="3206" w:type="dxa"/>
          </w:tcPr>
          <w:p w14:paraId="6BA0D5A1" w14:textId="5F87B290" w:rsidR="00743C5F" w:rsidRPr="008B1896" w:rsidRDefault="006E0B7D" w:rsidP="00743C5F">
            <w:pPr>
              <w:pStyle w:val="ListParagraph"/>
              <w:ind w:leftChars="0" w:left="0"/>
              <w:rPr>
                <w:rFonts w:cs="Arial"/>
                <w:b/>
                <w:lang w:eastAsia="zh-HK"/>
              </w:rPr>
            </w:pPr>
            <w:r w:rsidRPr="002D7C93">
              <w:rPr>
                <w:rFonts w:cs="Arial"/>
                <w:shd w:val="clear" w:color="auto" w:fill="FFFFFF"/>
              </w:rPr>
              <w:t>Booking ID</w:t>
            </w:r>
          </w:p>
        </w:tc>
      </w:tr>
      <w:tr w:rsidR="008B1896" w:rsidRPr="008B1896" w14:paraId="287794AC" w14:textId="77777777" w:rsidTr="001545A6">
        <w:tc>
          <w:tcPr>
            <w:tcW w:w="2673" w:type="dxa"/>
          </w:tcPr>
          <w:p w14:paraId="6CC0FE51" w14:textId="32328F4E" w:rsidR="00743C5F" w:rsidRPr="008B1896" w:rsidRDefault="004E0F0B" w:rsidP="00743C5F">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42E95DB7" w14:textId="15044958" w:rsidR="00743C5F" w:rsidRPr="008B1896" w:rsidRDefault="00743C5F" w:rsidP="00743C5F">
            <w:pPr>
              <w:pStyle w:val="ListParagraph"/>
              <w:ind w:leftChars="0" w:left="0"/>
              <w:rPr>
                <w:rFonts w:cs="Arial"/>
                <w:lang w:eastAsia="zh-HK"/>
              </w:rPr>
            </w:pPr>
            <w:r w:rsidRPr="002D7C93">
              <w:rPr>
                <w:rFonts w:cs="Arial"/>
                <w:lang w:eastAsia="zh-HK"/>
              </w:rPr>
              <w:t>String</w:t>
            </w:r>
          </w:p>
        </w:tc>
        <w:tc>
          <w:tcPr>
            <w:tcW w:w="3206" w:type="dxa"/>
          </w:tcPr>
          <w:p w14:paraId="0DBD0BBA" w14:textId="6CBEABFB" w:rsidR="00743C5F" w:rsidRPr="008B1896" w:rsidRDefault="00743C5F" w:rsidP="00743C5F">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C2001C9" w14:textId="77777777" w:rsidTr="001545A6">
        <w:tc>
          <w:tcPr>
            <w:tcW w:w="2673" w:type="dxa"/>
          </w:tcPr>
          <w:p w14:paraId="15E3DEAC" w14:textId="137494A5" w:rsidR="00743C5F" w:rsidRPr="008B1896" w:rsidRDefault="004E0F0B" w:rsidP="00743C5F">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61E236BD" w14:textId="375BDAC5" w:rsidR="00743C5F" w:rsidRPr="008B1896" w:rsidRDefault="00743C5F" w:rsidP="00743C5F">
            <w:pPr>
              <w:pStyle w:val="ListParagraph"/>
              <w:ind w:leftChars="0" w:left="0"/>
              <w:rPr>
                <w:rFonts w:cs="Arial"/>
                <w:lang w:eastAsia="zh-HK"/>
              </w:rPr>
            </w:pPr>
            <w:r w:rsidRPr="002D7C93">
              <w:rPr>
                <w:rFonts w:cs="Arial"/>
                <w:lang w:eastAsia="zh-HK"/>
              </w:rPr>
              <w:t>String</w:t>
            </w:r>
          </w:p>
        </w:tc>
        <w:tc>
          <w:tcPr>
            <w:tcW w:w="3206" w:type="dxa"/>
          </w:tcPr>
          <w:p w14:paraId="3E5ACAB9" w14:textId="59E4827E" w:rsidR="00743C5F" w:rsidRPr="008B1896" w:rsidRDefault="00743C5F" w:rsidP="00743C5F">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5667B183" w14:textId="77777777" w:rsidTr="001545A6">
        <w:tc>
          <w:tcPr>
            <w:tcW w:w="2673" w:type="dxa"/>
          </w:tcPr>
          <w:p w14:paraId="3D0D9CC2" w14:textId="5D5EEF6A" w:rsidR="00743C5F" w:rsidRPr="008B1896" w:rsidRDefault="004E0F0B" w:rsidP="00743C5F">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4E438BF4" w14:textId="75802F49" w:rsidR="00743C5F" w:rsidRPr="008B1896" w:rsidRDefault="00743C5F" w:rsidP="00743C5F">
            <w:pPr>
              <w:pStyle w:val="ListParagraph"/>
              <w:ind w:leftChars="0" w:left="0"/>
              <w:rPr>
                <w:rFonts w:cs="Arial"/>
                <w:lang w:eastAsia="zh-HK"/>
              </w:rPr>
            </w:pPr>
            <w:r w:rsidRPr="002D7C93">
              <w:rPr>
                <w:rFonts w:cs="Arial"/>
                <w:lang w:eastAsia="zh-HK"/>
              </w:rPr>
              <w:t>String</w:t>
            </w:r>
          </w:p>
        </w:tc>
        <w:tc>
          <w:tcPr>
            <w:tcW w:w="3206" w:type="dxa"/>
          </w:tcPr>
          <w:p w14:paraId="105CE271" w14:textId="51A2FA48" w:rsidR="00743C5F" w:rsidRPr="008B1896" w:rsidRDefault="00743C5F" w:rsidP="00743C5F">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50058CC9" w14:textId="77777777" w:rsidTr="001545A6">
        <w:tc>
          <w:tcPr>
            <w:tcW w:w="2673" w:type="dxa"/>
          </w:tcPr>
          <w:p w14:paraId="16F970D1" w14:textId="77DD8F54" w:rsidR="00743C5F" w:rsidRPr="008B1896" w:rsidRDefault="00F52251" w:rsidP="00743C5F">
            <w:pPr>
              <w:pStyle w:val="ListParagraph"/>
              <w:ind w:leftChars="0" w:left="0"/>
              <w:rPr>
                <w:rFonts w:cs="Arial"/>
                <w:lang w:eastAsia="zh-HK"/>
              </w:rPr>
            </w:pPr>
            <w:proofErr w:type="spellStart"/>
            <w:r w:rsidRPr="002D7C93">
              <w:rPr>
                <w:rFonts w:cs="Arial"/>
                <w:lang w:eastAsia="zh-HK"/>
              </w:rPr>
              <w:t>checkout</w:t>
            </w:r>
            <w:r w:rsidR="00743C5F" w:rsidRPr="002D7C93">
              <w:rPr>
                <w:rFonts w:cs="Arial"/>
                <w:lang w:eastAsia="zh-HK"/>
              </w:rPr>
              <w:t>Date</w:t>
            </w:r>
            <w:r w:rsidRPr="008B1896">
              <w:rPr>
                <w:rFonts w:cs="Arial"/>
                <w:lang w:eastAsia="zh-HK"/>
              </w:rPr>
              <w:t>time</w:t>
            </w:r>
            <w:proofErr w:type="spellEnd"/>
          </w:p>
        </w:tc>
        <w:tc>
          <w:tcPr>
            <w:tcW w:w="2177" w:type="dxa"/>
          </w:tcPr>
          <w:p w14:paraId="7A69D192" w14:textId="33095AC1" w:rsidR="00743C5F" w:rsidRPr="008B1896" w:rsidRDefault="00743C5F" w:rsidP="00743C5F">
            <w:pPr>
              <w:pStyle w:val="ListParagraph"/>
              <w:ind w:leftChars="0" w:left="0"/>
              <w:rPr>
                <w:rFonts w:cs="Arial"/>
                <w:lang w:eastAsia="zh-HK"/>
              </w:rPr>
            </w:pPr>
            <w:r w:rsidRPr="002D7C93">
              <w:rPr>
                <w:rFonts w:cs="Arial"/>
                <w:lang w:eastAsia="zh-HK"/>
              </w:rPr>
              <w:t>String</w:t>
            </w:r>
          </w:p>
        </w:tc>
        <w:tc>
          <w:tcPr>
            <w:tcW w:w="3206" w:type="dxa"/>
          </w:tcPr>
          <w:p w14:paraId="08EB5BA2" w14:textId="6D810F1F" w:rsidR="00743C5F" w:rsidRPr="002D7C93" w:rsidRDefault="00743C5F" w:rsidP="00743C5F">
            <w:pPr>
              <w:pStyle w:val="ListParagraph"/>
              <w:ind w:leftChars="0" w:left="0"/>
              <w:rPr>
                <w:rFonts w:cs="Arial"/>
                <w:shd w:val="clear" w:color="auto" w:fill="FFFFFF"/>
              </w:rPr>
            </w:pPr>
            <w:r w:rsidRPr="002D7C93">
              <w:rPr>
                <w:rFonts w:cs="Arial"/>
                <w:shd w:val="clear" w:color="auto" w:fill="FFFFFF"/>
              </w:rPr>
              <w:t>YYYY-MM-DD</w:t>
            </w:r>
            <w:r w:rsidR="00F52251" w:rsidRPr="002D7C93">
              <w:rPr>
                <w:rFonts w:cs="Arial"/>
                <w:shd w:val="clear" w:color="auto" w:fill="FFFFFF"/>
              </w:rPr>
              <w:t xml:space="preserve"> </w:t>
            </w:r>
            <w:proofErr w:type="gramStart"/>
            <w:r w:rsidR="00F52251" w:rsidRPr="002D7C93">
              <w:rPr>
                <w:rFonts w:cs="Arial"/>
                <w:shd w:val="clear" w:color="auto" w:fill="FFFFFF"/>
              </w:rPr>
              <w:t>HH:NN</w:t>
            </w:r>
            <w:proofErr w:type="gramEnd"/>
            <w:r w:rsidR="00F52251" w:rsidRPr="002D7C93">
              <w:rPr>
                <w:rFonts w:cs="Arial"/>
                <w:shd w:val="clear" w:color="auto" w:fill="FFFFFF"/>
              </w:rPr>
              <w:t>:SS</w:t>
            </w:r>
          </w:p>
          <w:p w14:paraId="4899D177" w14:textId="1D4ED051" w:rsidR="00743C5F" w:rsidRPr="008B1896" w:rsidRDefault="00743C5F" w:rsidP="00743C5F">
            <w:pPr>
              <w:pStyle w:val="ListParagraph"/>
              <w:ind w:leftChars="0" w:left="0"/>
              <w:rPr>
                <w:rFonts w:cs="Arial"/>
                <w:shd w:val="clear" w:color="auto" w:fill="FFFFFF"/>
              </w:rPr>
            </w:pPr>
            <w:r w:rsidRPr="002D7C93">
              <w:rPr>
                <w:rFonts w:cs="Arial"/>
                <w:shd w:val="clear" w:color="auto" w:fill="FFFFFF"/>
              </w:rPr>
              <w:t xml:space="preserve">Check out </w:t>
            </w:r>
            <w:r w:rsidR="00F52251" w:rsidRPr="002D7C93">
              <w:rPr>
                <w:rFonts w:cs="Arial"/>
                <w:shd w:val="clear" w:color="auto" w:fill="FFFFFF"/>
              </w:rPr>
              <w:t>Date</w:t>
            </w:r>
            <w:r w:rsidR="00F52251" w:rsidRPr="008B1896">
              <w:rPr>
                <w:rFonts w:cs="Arial"/>
                <w:shd w:val="clear" w:color="auto" w:fill="FFFFFF"/>
              </w:rPr>
              <w:t xml:space="preserve"> Time</w:t>
            </w:r>
          </w:p>
        </w:tc>
      </w:tr>
    </w:tbl>
    <w:p w14:paraId="0E8F4382" w14:textId="77777777" w:rsidR="004F6F45" w:rsidRPr="008B1896" w:rsidRDefault="004F6F45" w:rsidP="004F6F45">
      <w:pPr>
        <w:pStyle w:val="ListParagraph"/>
        <w:ind w:left="440" w:firstLine="411"/>
        <w:rPr>
          <w:rFonts w:cs="Arial"/>
          <w:lang w:eastAsia="zh-HK"/>
        </w:rPr>
      </w:pPr>
    </w:p>
    <w:p w14:paraId="2C804016" w14:textId="77777777" w:rsidR="001545A6" w:rsidRPr="008B1896" w:rsidRDefault="001545A6" w:rsidP="004F6F45">
      <w:pPr>
        <w:pStyle w:val="ListParagraph"/>
        <w:ind w:left="440" w:firstLine="411"/>
        <w:rPr>
          <w:rFonts w:cs="Arial"/>
          <w:lang w:eastAsia="zh-HK"/>
        </w:rPr>
      </w:pPr>
    </w:p>
    <w:p w14:paraId="241277FF" w14:textId="77777777" w:rsidR="00743C5F" w:rsidRPr="008B1896" w:rsidRDefault="001545A6" w:rsidP="00743C5F">
      <w:pPr>
        <w:pStyle w:val="ListParagraph"/>
        <w:ind w:left="440" w:firstLine="411"/>
        <w:rPr>
          <w:rFonts w:cs="Arial"/>
          <w:lang w:eastAsia="zh-HK"/>
        </w:rPr>
      </w:pPr>
      <w:r w:rsidRPr="008B1896">
        <w:rPr>
          <w:rFonts w:cs="Arial"/>
          <w:lang w:eastAsia="zh-HK"/>
        </w:rPr>
        <w:t>{</w:t>
      </w:r>
    </w:p>
    <w:p w14:paraId="29BFE8F6" w14:textId="4123391F" w:rsidR="00ED3750" w:rsidRPr="008B1896" w:rsidRDefault="00743C5F"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6E0B7D" w:rsidRPr="002D7C93">
        <w:rPr>
          <w:rFonts w:cs="Arial"/>
          <w:lang w:eastAsia="zh-HK"/>
        </w:rPr>
        <w:t>bookingId</w:t>
      </w:r>
      <w:r w:rsidRPr="002D7C93">
        <w:rPr>
          <w:rFonts w:cs="Arial"/>
          <w:lang w:eastAsia="zh-HK"/>
        </w:rPr>
        <w:t>":"XXXX01",</w:t>
      </w:r>
    </w:p>
    <w:p w14:paraId="4258F910" w14:textId="032F9683"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A57B087" w14:textId="490BCEEA"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20988955" w14:textId="319F78C4" w:rsidR="00743C5F" w:rsidRPr="008B1896" w:rsidRDefault="00ED3750" w:rsidP="00743C5F">
      <w:pPr>
        <w:pStyle w:val="ListParagraph"/>
        <w:ind w:left="440" w:firstLine="411"/>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del w:id="982" w:author="Siu Ham Wong" w:date="2024-01-12T16:54:00Z">
        <w:r w:rsidRPr="002D7C93" w:rsidDel="00ED7AAC">
          <w:rPr>
            <w:rFonts w:cs="Arial"/>
            <w:lang w:eastAsia="zh-HK"/>
          </w:rPr>
          <w:delText>",</w:delText>
        </w:r>
      </w:del>
      <w:r w:rsidR="00743C5F" w:rsidRPr="008B1896">
        <w:rPr>
          <w:rFonts w:cs="Arial"/>
          <w:lang w:eastAsia="zh-HK"/>
        </w:rPr>
        <w:t>",</w:t>
      </w:r>
    </w:p>
    <w:p w14:paraId="0BC7D9DC" w14:textId="7279F689" w:rsidR="001545A6" w:rsidRPr="008B1896" w:rsidRDefault="00743C5F" w:rsidP="00A4340A">
      <w:pPr>
        <w:pStyle w:val="ListParagraph"/>
        <w:ind w:left="440" w:firstLine="411"/>
        <w:rPr>
          <w:rFonts w:cs="Arial"/>
          <w:lang w:eastAsia="zh-HK"/>
        </w:rPr>
      </w:pPr>
      <w:r w:rsidRPr="008B1896">
        <w:rPr>
          <w:rFonts w:cs="Arial"/>
          <w:lang w:eastAsia="zh-HK"/>
        </w:rPr>
        <w:t xml:space="preserve">     "</w:t>
      </w:r>
      <w:r w:rsidR="00962149" w:rsidRPr="008B1896">
        <w:rPr>
          <w:rFonts w:cs="Arial"/>
          <w:lang w:eastAsia="zh-HK"/>
        </w:rPr>
        <w:t>checkout</w:t>
      </w:r>
      <w:r w:rsidRPr="008B1896">
        <w:rPr>
          <w:rFonts w:cs="Arial"/>
          <w:lang w:eastAsia="zh-HK"/>
        </w:rPr>
        <w:t>Date</w:t>
      </w:r>
      <w:r w:rsidR="00962149" w:rsidRPr="008B1896">
        <w:rPr>
          <w:rFonts w:cs="Arial"/>
          <w:lang w:eastAsia="zh-HK"/>
        </w:rPr>
        <w:t>time</w:t>
      </w:r>
      <w:r w:rsidRPr="008B1896">
        <w:rPr>
          <w:rFonts w:cs="Arial"/>
          <w:lang w:eastAsia="zh-HK"/>
        </w:rPr>
        <w:t>":"2024-01-01</w:t>
      </w:r>
      <w:r w:rsidR="00962149" w:rsidRPr="008B1896">
        <w:rPr>
          <w:rFonts w:cs="Arial"/>
          <w:lang w:eastAsia="zh-HK"/>
        </w:rPr>
        <w:t xml:space="preserve"> 23:00:00</w:t>
      </w:r>
      <w:r w:rsidRPr="008B1896">
        <w:rPr>
          <w:rFonts w:cs="Arial"/>
          <w:lang w:eastAsia="zh-HK"/>
        </w:rPr>
        <w:t>"</w:t>
      </w:r>
    </w:p>
    <w:p w14:paraId="0CFD82E0" w14:textId="77777777" w:rsidR="001545A6" w:rsidRPr="008B1896" w:rsidRDefault="001545A6" w:rsidP="001545A6">
      <w:pPr>
        <w:ind w:firstLine="851"/>
        <w:rPr>
          <w:rFonts w:cs="Arial"/>
          <w:lang w:eastAsia="zh-HK"/>
        </w:rPr>
      </w:pPr>
      <w:r w:rsidRPr="008B1896">
        <w:rPr>
          <w:rFonts w:cs="Arial"/>
          <w:lang w:eastAsia="zh-HK"/>
        </w:rPr>
        <w:t>}</w:t>
      </w:r>
    </w:p>
    <w:p w14:paraId="59721FFD" w14:textId="77777777" w:rsidR="004F6F45" w:rsidRPr="008B1896" w:rsidRDefault="004F6F45" w:rsidP="004F6F45">
      <w:pPr>
        <w:pStyle w:val="ListParagraph"/>
        <w:ind w:leftChars="0" w:left="960"/>
        <w:rPr>
          <w:rFonts w:cs="Arial"/>
          <w:lang w:eastAsia="zh-HK"/>
        </w:rPr>
      </w:pPr>
    </w:p>
    <w:p w14:paraId="0A421092"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2382547B"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3C457180" w14:textId="77777777" w:rsidTr="001545A6">
        <w:tc>
          <w:tcPr>
            <w:tcW w:w="2673" w:type="dxa"/>
          </w:tcPr>
          <w:p w14:paraId="59EFC94D"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5F0A67E9"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2D4146CA"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581742B4" w14:textId="77777777" w:rsidTr="001545A6">
        <w:tc>
          <w:tcPr>
            <w:tcW w:w="2673" w:type="dxa"/>
          </w:tcPr>
          <w:p w14:paraId="4F20053B" w14:textId="3CF3B777" w:rsidR="001545A6" w:rsidRPr="008B1896" w:rsidRDefault="001545A6" w:rsidP="001545A6">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1A757816" w14:textId="6CD2329C" w:rsidR="001545A6" w:rsidRPr="008B1896" w:rsidRDefault="001545A6" w:rsidP="001545A6">
            <w:pPr>
              <w:pStyle w:val="ListParagraph"/>
              <w:ind w:leftChars="0" w:left="0"/>
              <w:rPr>
                <w:rFonts w:cs="Arial"/>
                <w:lang w:eastAsia="zh-HK"/>
              </w:rPr>
            </w:pPr>
            <w:r w:rsidRPr="008B1896">
              <w:rPr>
                <w:rFonts w:cs="Arial"/>
                <w:lang w:eastAsia="zh-HK"/>
              </w:rPr>
              <w:t>Number</w:t>
            </w:r>
          </w:p>
        </w:tc>
        <w:tc>
          <w:tcPr>
            <w:tcW w:w="3206" w:type="dxa"/>
          </w:tcPr>
          <w:p w14:paraId="56EC7777" w14:textId="77777777" w:rsidR="001545A6" w:rsidRPr="008B1896" w:rsidRDefault="001545A6" w:rsidP="001545A6">
            <w:pPr>
              <w:pStyle w:val="ListParagraph"/>
              <w:ind w:leftChars="0" w:left="0"/>
              <w:rPr>
                <w:rFonts w:eastAsiaTheme="minorEastAsia" w:cs="Arial"/>
                <w:lang w:eastAsia="zh-HK"/>
              </w:rPr>
            </w:pPr>
            <w:r w:rsidRPr="008B1896">
              <w:rPr>
                <w:rFonts w:eastAsiaTheme="minorEastAsia" w:cs="Arial"/>
                <w:lang w:eastAsia="zh-HK"/>
              </w:rPr>
              <w:t>0 - fail</w:t>
            </w:r>
          </w:p>
          <w:p w14:paraId="278C9AB1" w14:textId="48B0068B" w:rsidR="001545A6" w:rsidRPr="008B1896" w:rsidRDefault="001545A6" w:rsidP="001545A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6FDE9DBC" w14:textId="77777777" w:rsidTr="001545A6">
        <w:tc>
          <w:tcPr>
            <w:tcW w:w="2673" w:type="dxa"/>
          </w:tcPr>
          <w:p w14:paraId="111F559D" w14:textId="4A5624CA" w:rsidR="001545A6" w:rsidRPr="008B1896" w:rsidRDefault="001545A6" w:rsidP="001545A6">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7A24301D" w14:textId="65CE3E02" w:rsidR="001545A6" w:rsidRPr="008B1896" w:rsidRDefault="001545A6" w:rsidP="001545A6">
            <w:pPr>
              <w:pStyle w:val="ListParagraph"/>
              <w:ind w:leftChars="0" w:left="0"/>
              <w:rPr>
                <w:rFonts w:cs="Arial"/>
                <w:lang w:eastAsia="zh-HK"/>
              </w:rPr>
            </w:pPr>
            <w:r w:rsidRPr="008B1896">
              <w:rPr>
                <w:rFonts w:cs="Arial"/>
                <w:lang w:eastAsia="zh-HK"/>
              </w:rPr>
              <w:t>String</w:t>
            </w:r>
          </w:p>
        </w:tc>
        <w:tc>
          <w:tcPr>
            <w:tcW w:w="3206" w:type="dxa"/>
          </w:tcPr>
          <w:p w14:paraId="5956BEB2" w14:textId="342DD0C2" w:rsidR="001545A6" w:rsidRPr="008B1896" w:rsidRDefault="001545A6" w:rsidP="001545A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5A035628" w14:textId="77777777" w:rsidTr="001545A6">
        <w:tc>
          <w:tcPr>
            <w:tcW w:w="2673" w:type="dxa"/>
          </w:tcPr>
          <w:p w14:paraId="0E22DF4E" w14:textId="4D0D33F7" w:rsidR="001545A6" w:rsidRPr="008B1896" w:rsidRDefault="001545A6" w:rsidP="001545A6">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6ADD6F0D" w14:textId="0E8F791A" w:rsidR="001545A6" w:rsidRPr="008B1896" w:rsidRDefault="001545A6" w:rsidP="001545A6">
            <w:pPr>
              <w:pStyle w:val="ListParagraph"/>
              <w:ind w:leftChars="0" w:left="0"/>
              <w:rPr>
                <w:rFonts w:cs="Arial"/>
                <w:lang w:eastAsia="zh-HK"/>
              </w:rPr>
            </w:pPr>
            <w:r w:rsidRPr="008B1896">
              <w:rPr>
                <w:rFonts w:cs="Arial"/>
                <w:lang w:eastAsia="zh-HK"/>
              </w:rPr>
              <w:t>String</w:t>
            </w:r>
          </w:p>
        </w:tc>
        <w:tc>
          <w:tcPr>
            <w:tcW w:w="3206" w:type="dxa"/>
          </w:tcPr>
          <w:p w14:paraId="3125A347" w14:textId="77777777" w:rsidR="001545A6" w:rsidRPr="008B1896" w:rsidRDefault="001545A6" w:rsidP="001545A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4BFA3D02" w14:textId="0BF5A38D" w:rsidR="001545A6" w:rsidRPr="008B1896" w:rsidRDefault="001545A6" w:rsidP="001545A6">
            <w:pPr>
              <w:pStyle w:val="ListParagraph"/>
              <w:ind w:leftChars="0" w:left="0"/>
              <w:rPr>
                <w:rFonts w:eastAsiaTheme="minorEastAsia" w:cs="Arial"/>
                <w:lang w:eastAsia="zh-HK"/>
              </w:rPr>
            </w:pPr>
            <w:r w:rsidRPr="008B1896">
              <w:rPr>
                <w:rFonts w:cs="Arial"/>
              </w:rPr>
              <w:t>System Date Time</w:t>
            </w:r>
          </w:p>
        </w:tc>
      </w:tr>
      <w:tr w:rsidR="008B1896" w:rsidRPr="008B1896" w14:paraId="2548F0F8" w14:textId="77777777" w:rsidTr="001545A6">
        <w:tc>
          <w:tcPr>
            <w:tcW w:w="2673" w:type="dxa"/>
          </w:tcPr>
          <w:p w14:paraId="4E259E00" w14:textId="0478F981" w:rsidR="001545A6" w:rsidRPr="008B1896" w:rsidRDefault="00A22136" w:rsidP="001545A6">
            <w:pPr>
              <w:pStyle w:val="ListParagraph"/>
              <w:ind w:leftChars="0" w:left="0"/>
              <w:rPr>
                <w:rFonts w:cs="Arial"/>
                <w:lang w:eastAsia="zh-HK"/>
              </w:rPr>
            </w:pPr>
            <w:proofErr w:type="spellStart"/>
            <w:r w:rsidRPr="008B1896">
              <w:rPr>
                <w:rFonts w:cs="Arial"/>
                <w:lang w:eastAsia="zh-HK"/>
              </w:rPr>
              <w:t>oustandingBalance</w:t>
            </w:r>
            <w:proofErr w:type="spellEnd"/>
          </w:p>
        </w:tc>
        <w:tc>
          <w:tcPr>
            <w:tcW w:w="2177" w:type="dxa"/>
          </w:tcPr>
          <w:p w14:paraId="142B472F" w14:textId="041668D6" w:rsidR="001545A6" w:rsidRPr="008B1896" w:rsidRDefault="001545A6" w:rsidP="001545A6">
            <w:pPr>
              <w:pStyle w:val="ListParagraph"/>
              <w:ind w:leftChars="0" w:left="0"/>
              <w:rPr>
                <w:rFonts w:cs="Arial"/>
                <w:lang w:eastAsia="zh-HK"/>
              </w:rPr>
            </w:pPr>
            <w:r w:rsidRPr="008B1896">
              <w:rPr>
                <w:rFonts w:cs="Arial"/>
                <w:lang w:eastAsia="zh-HK"/>
              </w:rPr>
              <w:t>Double</w:t>
            </w:r>
          </w:p>
        </w:tc>
        <w:tc>
          <w:tcPr>
            <w:tcW w:w="3206" w:type="dxa"/>
          </w:tcPr>
          <w:p w14:paraId="5B56A01A" w14:textId="2BE8AC4C" w:rsidR="004A0E9D" w:rsidRPr="002D7C93" w:rsidRDefault="001545A6" w:rsidP="001545A6">
            <w:pPr>
              <w:pStyle w:val="ListParagraph"/>
              <w:ind w:leftChars="0" w:left="0"/>
              <w:rPr>
                <w:rFonts w:cs="Arial"/>
                <w:shd w:val="clear" w:color="auto" w:fill="FFFFFF"/>
              </w:rPr>
            </w:pPr>
            <w:r w:rsidRPr="002D7C93">
              <w:rPr>
                <w:rFonts w:cs="Arial"/>
                <w:shd w:val="clear" w:color="auto" w:fill="FFFFFF"/>
              </w:rPr>
              <w:t>Outstanding Parking Fee</w:t>
            </w:r>
            <w:r w:rsidR="004A0E9D" w:rsidRPr="002D7C93">
              <w:rPr>
                <w:rFonts w:cs="Arial"/>
                <w:shd w:val="clear" w:color="auto" w:fill="FFFFFF"/>
              </w:rPr>
              <w:t xml:space="preserve"> in HKD</w:t>
            </w:r>
          </w:p>
        </w:tc>
      </w:tr>
    </w:tbl>
    <w:p w14:paraId="0F66DB65" w14:textId="77777777" w:rsidR="004F6F45" w:rsidRPr="008B1896" w:rsidRDefault="004F6F45" w:rsidP="004F6F45">
      <w:pPr>
        <w:ind w:firstLine="851"/>
        <w:rPr>
          <w:rFonts w:cs="Arial"/>
          <w:lang w:eastAsia="zh-HK"/>
        </w:rPr>
      </w:pPr>
    </w:p>
    <w:p w14:paraId="77FB69A9" w14:textId="77777777" w:rsidR="004F6F45" w:rsidRPr="008B1896" w:rsidRDefault="004F6F45" w:rsidP="004F6F45">
      <w:pPr>
        <w:pStyle w:val="ListParagraph"/>
        <w:widowControl w:val="0"/>
        <w:adjustRightInd/>
        <w:snapToGrid/>
        <w:ind w:left="440" w:firstLine="411"/>
        <w:jc w:val="left"/>
        <w:rPr>
          <w:rFonts w:cs="Arial"/>
          <w:lang w:eastAsia="zh-HK"/>
        </w:rPr>
      </w:pPr>
      <w:r w:rsidRPr="008B1896">
        <w:rPr>
          <w:rFonts w:cs="Arial"/>
          <w:lang w:eastAsia="zh-HK"/>
        </w:rPr>
        <w:t>{</w:t>
      </w:r>
    </w:p>
    <w:p w14:paraId="5AB485BD" w14:textId="6FAA9383" w:rsidR="001545A6" w:rsidRPr="008B1896" w:rsidRDefault="004F6F45" w:rsidP="001545A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1545A6" w:rsidRPr="008B1896">
        <w:rPr>
          <w:rFonts w:cs="Arial"/>
          <w:lang w:eastAsia="zh-HK"/>
        </w:rPr>
        <w:tab/>
        <w:t>"</w:t>
      </w:r>
      <w:proofErr w:type="spellStart"/>
      <w:r w:rsidR="001545A6" w:rsidRPr="008B1896">
        <w:rPr>
          <w:rFonts w:cs="Arial"/>
          <w:lang w:eastAsia="zh-HK"/>
        </w:rPr>
        <w:t>resultCode</w:t>
      </w:r>
      <w:proofErr w:type="spellEnd"/>
      <w:r w:rsidR="001545A6" w:rsidRPr="008B1896">
        <w:rPr>
          <w:rFonts w:cs="Arial"/>
          <w:lang w:eastAsia="zh-HK"/>
        </w:rPr>
        <w:t>": 1,</w:t>
      </w:r>
    </w:p>
    <w:p w14:paraId="5A7B78B4" w14:textId="7DE9F156" w:rsidR="001545A6" w:rsidRPr="008B1896" w:rsidRDefault="001545A6" w:rsidP="001545A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Pr="008B1896">
        <w:rPr>
          <w:rFonts w:cs="Arial"/>
          <w:lang w:eastAsia="zh-HK"/>
        </w:rPr>
        <w:tab/>
        <w:t>"</w:t>
      </w:r>
      <w:proofErr w:type="spellStart"/>
      <w:r w:rsidRPr="008B1896">
        <w:rPr>
          <w:rFonts w:cs="Arial"/>
          <w:lang w:eastAsia="zh-HK"/>
        </w:rPr>
        <w:t>resultMessage</w:t>
      </w:r>
      <w:proofErr w:type="spellEnd"/>
      <w:r w:rsidRPr="008B1896">
        <w:rPr>
          <w:rFonts w:cs="Arial"/>
          <w:lang w:eastAsia="zh-HK"/>
        </w:rPr>
        <w:t>": “”,</w:t>
      </w:r>
    </w:p>
    <w:p w14:paraId="1F7F048B" w14:textId="4C21BEF1" w:rsidR="001545A6" w:rsidRPr="0005525F" w:rsidRDefault="001545A6" w:rsidP="0005525F">
      <w:pPr>
        <w:pStyle w:val="ListParagraph"/>
        <w:widowControl w:val="0"/>
        <w:adjustRightInd/>
        <w:snapToGrid/>
        <w:ind w:left="440"/>
        <w:jc w:val="left"/>
        <w:rPr>
          <w:lang w:eastAsia="zh-HK"/>
        </w:rPr>
      </w:pPr>
      <w:r w:rsidRPr="008B1896">
        <w:rPr>
          <w:rFonts w:cs="Arial"/>
          <w:lang w:eastAsia="zh-HK"/>
        </w:rPr>
        <w:t xml:space="preserve">           </w:t>
      </w:r>
      <w:r w:rsidRPr="008B1896">
        <w:rPr>
          <w:rFonts w:cs="Arial"/>
          <w:lang w:eastAsia="zh-HK"/>
        </w:rPr>
        <w:tab/>
        <w:t>“sysDatetime”:”2024-01-01 23:00:00”,</w:t>
      </w:r>
    </w:p>
    <w:p w14:paraId="792A6CDD" w14:textId="4E19BDD7" w:rsidR="001545A6" w:rsidRPr="008B1896" w:rsidRDefault="001545A6" w:rsidP="001545A6">
      <w:pPr>
        <w:pStyle w:val="ListParagraph"/>
        <w:widowControl w:val="0"/>
        <w:adjustRightInd/>
        <w:snapToGrid/>
        <w:ind w:leftChars="586" w:left="1289" w:firstLine="411"/>
        <w:jc w:val="left"/>
        <w:rPr>
          <w:rFonts w:cs="Arial"/>
          <w:lang w:eastAsia="zh-HK"/>
        </w:rPr>
      </w:pPr>
      <w:r w:rsidRPr="008B1896">
        <w:rPr>
          <w:rFonts w:cs="Arial"/>
          <w:lang w:eastAsia="zh-HK"/>
        </w:rPr>
        <w:t>"</w:t>
      </w:r>
      <w:proofErr w:type="spellStart"/>
      <w:r w:rsidR="00A22136" w:rsidRPr="008B1896">
        <w:rPr>
          <w:rFonts w:cs="Arial"/>
          <w:lang w:eastAsia="zh-HK"/>
        </w:rPr>
        <w:t>oustandingBalance</w:t>
      </w:r>
      <w:proofErr w:type="spellEnd"/>
      <w:r w:rsidRPr="008B1896">
        <w:rPr>
          <w:rFonts w:cs="Arial"/>
          <w:lang w:eastAsia="zh-HK"/>
        </w:rPr>
        <w:t>": 300.00</w:t>
      </w:r>
    </w:p>
    <w:p w14:paraId="5B44FA61" w14:textId="66DE0D21" w:rsidR="004F6F45" w:rsidRPr="008B1896" w:rsidRDefault="004F6F45" w:rsidP="001545A6">
      <w:pPr>
        <w:pStyle w:val="ListParagraph"/>
        <w:widowControl w:val="0"/>
        <w:adjustRightInd/>
        <w:snapToGrid/>
        <w:ind w:left="440" w:firstLine="411"/>
        <w:jc w:val="left"/>
        <w:rPr>
          <w:rFonts w:cs="Arial"/>
          <w:lang w:eastAsia="zh-HK"/>
        </w:rPr>
      </w:pPr>
      <w:r w:rsidRPr="008B1896">
        <w:rPr>
          <w:rFonts w:cs="Arial"/>
          <w:lang w:eastAsia="zh-HK"/>
        </w:rPr>
        <w:t>}</w:t>
      </w:r>
    </w:p>
    <w:p w14:paraId="0F5840E9" w14:textId="77777777" w:rsidR="001545A6" w:rsidRPr="008B1896" w:rsidRDefault="001545A6" w:rsidP="00B50C3F">
      <w:pPr>
        <w:pStyle w:val="ListParagraph"/>
        <w:widowControl w:val="0"/>
        <w:adjustRightInd/>
        <w:snapToGrid/>
        <w:ind w:leftChars="0" w:left="960"/>
        <w:jc w:val="left"/>
        <w:rPr>
          <w:rFonts w:cs="Arial"/>
          <w:b/>
          <w:lang w:eastAsia="zh-HK"/>
        </w:rPr>
      </w:pPr>
    </w:p>
    <w:p w14:paraId="1930A769" w14:textId="7941FEE6" w:rsidR="00B50C3F" w:rsidRPr="002D7C93" w:rsidRDefault="001545A6" w:rsidP="00B50C3F">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F63D39" w:rsidRPr="008B1896">
        <w:rPr>
          <w:rFonts w:cs="Arial"/>
          <w:bCs/>
          <w:lang w:eastAsia="zh-HK"/>
        </w:rPr>
        <w:t xml:space="preserve">After patron confirmed to pick up the vehicle, ACPB-CPVACS will call </w:t>
      </w:r>
      <w:r w:rsidR="00F63D39" w:rsidRPr="002D7C93">
        <w:rPr>
          <w:rFonts w:cs="Arial"/>
          <w:b/>
          <w:i/>
          <w:iCs/>
          <w:lang w:eastAsia="zh-HK"/>
        </w:rPr>
        <w:lastRenderedPageBreak/>
        <w:t>BOSS API - INT-APS-BOSS-007</w:t>
      </w:r>
      <w:r w:rsidR="00F63D39" w:rsidRPr="008B1896">
        <w:rPr>
          <w:rFonts w:cs="Arial"/>
          <w:bCs/>
          <w:lang w:eastAsia="zh-HK"/>
        </w:rPr>
        <w:t xml:space="preserve"> through </w:t>
      </w:r>
      <w:r w:rsidR="00F63D39" w:rsidRPr="002D7C93">
        <w:rPr>
          <w:rFonts w:cs="Arial"/>
          <w:b/>
          <w:i/>
          <w:iCs/>
          <w:lang w:eastAsia="zh-HK"/>
        </w:rPr>
        <w:t>APS API - CPVACS Enquiry Vehicle Outstanding Parking Fee</w:t>
      </w:r>
      <w:r w:rsidR="00F63D39" w:rsidRPr="008B1896">
        <w:rPr>
          <w:rFonts w:cs="Arial"/>
          <w:bCs/>
          <w:lang w:eastAsia="zh-HK"/>
        </w:rPr>
        <w:t xml:space="preserve"> to check with BOSS any outstanding parking fee of the patron's booking. APS will get and return the outstanding parking fee to the ACPB-CPVACS. ACPB-CPVACS will display the outstanding parking fee on the Kiosk if any outstanding parking fee required to settle.</w:t>
      </w:r>
    </w:p>
    <w:p w14:paraId="260F3A20" w14:textId="77777777" w:rsidR="000668CB" w:rsidRPr="008B1896" w:rsidRDefault="000668CB" w:rsidP="004A0E9D">
      <w:pPr>
        <w:widowControl w:val="0"/>
        <w:adjustRightInd/>
        <w:snapToGrid/>
        <w:jc w:val="left"/>
        <w:rPr>
          <w:rFonts w:cs="Arial"/>
          <w:b/>
          <w:lang w:eastAsia="zh-HK"/>
        </w:rPr>
      </w:pPr>
    </w:p>
    <w:p w14:paraId="1CAF7EE8" w14:textId="65C6E7BF" w:rsidR="000D296B" w:rsidRPr="002D7C93" w:rsidRDefault="005D7D1A" w:rsidP="00852D90">
      <w:pPr>
        <w:pStyle w:val="Heading3"/>
        <w:rPr>
          <w:lang w:eastAsia="zh-HK"/>
        </w:rPr>
      </w:pPr>
      <w:bookmarkStart w:id="983" w:name="_Toc188888824"/>
      <w:r w:rsidRPr="002D7C93">
        <w:rPr>
          <w:lang w:eastAsia="zh-HK"/>
        </w:rPr>
        <w:t xml:space="preserve">CPVACS Confirm </w:t>
      </w:r>
      <w:r w:rsidR="006A58A4" w:rsidRPr="002D7C93">
        <w:rPr>
          <w:lang w:eastAsia="zh-HK"/>
        </w:rPr>
        <w:t xml:space="preserve">MPS </w:t>
      </w:r>
      <w:r w:rsidRPr="002D7C93">
        <w:rPr>
          <w:lang w:eastAsia="zh-HK"/>
        </w:rPr>
        <w:t>Pick Up Vehicle</w:t>
      </w:r>
      <w:bookmarkEnd w:id="983"/>
    </w:p>
    <w:p w14:paraId="46AC94C9" w14:textId="74B12DEA"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597F32" w:rsidRPr="008B1896">
        <w:rPr>
          <w:rFonts w:cs="Arial"/>
          <w:lang w:eastAsia="zh-HK"/>
        </w:rPr>
        <w:t>/</w:t>
      </w:r>
      <w:proofErr w:type="spellStart"/>
      <w:r w:rsidR="00597F32" w:rsidRPr="008B1896">
        <w:rPr>
          <w:rFonts w:cs="Arial"/>
          <w:lang w:eastAsia="zh-HK"/>
        </w:rPr>
        <w:t>api</w:t>
      </w:r>
      <w:proofErr w:type="spellEnd"/>
      <w:r w:rsidR="00597F32" w:rsidRPr="008B1896">
        <w:rPr>
          <w:rFonts w:cs="Arial"/>
          <w:lang w:eastAsia="zh-HK"/>
        </w:rPr>
        <w:t>/aps/</w:t>
      </w:r>
      <w:proofErr w:type="spellStart"/>
      <w:r w:rsidR="00597F32" w:rsidRPr="008B1896">
        <w:rPr>
          <w:rFonts w:cs="Arial"/>
          <w:lang w:eastAsia="zh-HK"/>
        </w:rPr>
        <w:t>confirmPickUpVehicle</w:t>
      </w:r>
      <w:proofErr w:type="spellEnd"/>
    </w:p>
    <w:p w14:paraId="65D4BAE9"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2D1358F5"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5A488073"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2A74A6A0"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513FF73" w14:textId="77777777" w:rsidTr="00891DC6">
        <w:tc>
          <w:tcPr>
            <w:tcW w:w="2673" w:type="dxa"/>
          </w:tcPr>
          <w:p w14:paraId="582922B6"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3D25911C"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653CB5B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3FE7F0E6" w14:textId="77777777" w:rsidTr="00891DC6">
        <w:tc>
          <w:tcPr>
            <w:tcW w:w="2673" w:type="dxa"/>
          </w:tcPr>
          <w:p w14:paraId="4B3BD40A" w14:textId="4B8A6740" w:rsidR="000D7D36" w:rsidRPr="008B1896" w:rsidRDefault="004E0F0B" w:rsidP="000D7D36">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514267BC" w14:textId="3C58E16A"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7B928AE8" w14:textId="1704C0C2"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AAB35B6" w14:textId="77777777" w:rsidTr="00891DC6">
        <w:tc>
          <w:tcPr>
            <w:tcW w:w="2673" w:type="dxa"/>
          </w:tcPr>
          <w:p w14:paraId="16BEDF15" w14:textId="5C52CF00"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3380F714" w14:textId="01AF0C76"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75939AEC" w14:textId="337DC9A8"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5967CE07" w14:textId="77777777" w:rsidTr="00891DC6">
        <w:tc>
          <w:tcPr>
            <w:tcW w:w="2673" w:type="dxa"/>
          </w:tcPr>
          <w:p w14:paraId="65179A2C" w14:textId="0A7DA733"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55828670" w14:textId="60468476"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0B6C6B94" w14:textId="0C547A50"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55849E96" w14:textId="77777777" w:rsidTr="00891DC6">
        <w:tc>
          <w:tcPr>
            <w:tcW w:w="2673" w:type="dxa"/>
          </w:tcPr>
          <w:p w14:paraId="2A998DAE" w14:textId="4D31EFCB" w:rsidR="000D7D36" w:rsidRPr="008B1896" w:rsidRDefault="000D7D36" w:rsidP="000D7D36">
            <w:pPr>
              <w:pStyle w:val="ListParagraph"/>
              <w:ind w:leftChars="0" w:left="0"/>
              <w:rPr>
                <w:rFonts w:cs="Arial"/>
                <w:lang w:eastAsia="zh-HK"/>
              </w:rPr>
            </w:pPr>
            <w:proofErr w:type="spellStart"/>
            <w:r w:rsidRPr="008B1896">
              <w:rPr>
                <w:rFonts w:cs="Arial"/>
                <w:lang w:eastAsia="zh-HK"/>
              </w:rPr>
              <w:t>confirm</w:t>
            </w:r>
            <w:r w:rsidR="0096713A" w:rsidRPr="008B1896">
              <w:rPr>
                <w:rFonts w:cs="Arial"/>
                <w:lang w:eastAsia="zh-HK"/>
              </w:rPr>
              <w:t>Pickup</w:t>
            </w:r>
            <w:r w:rsidRPr="008B1896">
              <w:rPr>
                <w:rFonts w:cs="Arial"/>
                <w:lang w:eastAsia="zh-HK"/>
              </w:rPr>
              <w:t>Datetime</w:t>
            </w:r>
            <w:proofErr w:type="spellEnd"/>
          </w:p>
        </w:tc>
        <w:tc>
          <w:tcPr>
            <w:tcW w:w="2177" w:type="dxa"/>
          </w:tcPr>
          <w:p w14:paraId="5FDD1125" w14:textId="205CEB3C"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7BD653BB"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3EE7967A" w14:textId="75E74218" w:rsidR="000D7D36" w:rsidRPr="008B1896" w:rsidRDefault="000D7D36" w:rsidP="000D7D36">
            <w:pPr>
              <w:pStyle w:val="ListParagraph"/>
              <w:ind w:leftChars="0" w:left="0"/>
              <w:rPr>
                <w:rFonts w:cs="Arial"/>
                <w:shd w:val="clear" w:color="auto" w:fill="FFFFFF"/>
              </w:rPr>
            </w:pPr>
            <w:r w:rsidRPr="008B1896">
              <w:rPr>
                <w:rFonts w:cs="Arial"/>
              </w:rPr>
              <w:t>Confirm Pick Up Date Time</w:t>
            </w:r>
          </w:p>
        </w:tc>
      </w:tr>
      <w:tr w:rsidR="008B1896" w:rsidRPr="008B1896" w14:paraId="6066FF23" w14:textId="77777777" w:rsidTr="006A58A4">
        <w:tc>
          <w:tcPr>
            <w:tcW w:w="2673" w:type="dxa"/>
          </w:tcPr>
          <w:p w14:paraId="113CA73D" w14:textId="36673697" w:rsidR="001306C3" w:rsidRPr="002D7C93" w:rsidRDefault="006E0B7D" w:rsidP="006A58A4">
            <w:pPr>
              <w:pStyle w:val="ListParagraph"/>
              <w:ind w:leftChars="0" w:left="0"/>
              <w:rPr>
                <w:rFonts w:cs="Arial"/>
                <w:b/>
                <w:bCs/>
                <w:lang w:eastAsia="zh-HK"/>
              </w:rPr>
            </w:pPr>
            <w:proofErr w:type="spellStart"/>
            <w:r w:rsidRPr="002D7C93">
              <w:rPr>
                <w:rFonts w:cs="Arial"/>
                <w:lang w:eastAsia="zh-HK"/>
              </w:rPr>
              <w:t>bookingId</w:t>
            </w:r>
            <w:proofErr w:type="spellEnd"/>
          </w:p>
        </w:tc>
        <w:tc>
          <w:tcPr>
            <w:tcW w:w="2177" w:type="dxa"/>
          </w:tcPr>
          <w:p w14:paraId="5EE889FA" w14:textId="77777777" w:rsidR="001306C3" w:rsidRPr="002D7C93" w:rsidRDefault="001306C3" w:rsidP="006A58A4">
            <w:pPr>
              <w:pStyle w:val="ListParagraph"/>
              <w:ind w:leftChars="0" w:left="0"/>
              <w:rPr>
                <w:rFonts w:cs="Arial"/>
                <w:lang w:eastAsia="zh-HK"/>
              </w:rPr>
            </w:pPr>
            <w:r w:rsidRPr="002D7C93">
              <w:rPr>
                <w:rFonts w:cs="Arial"/>
                <w:lang w:eastAsia="zh-HK"/>
              </w:rPr>
              <w:t>String</w:t>
            </w:r>
          </w:p>
        </w:tc>
        <w:tc>
          <w:tcPr>
            <w:tcW w:w="3206" w:type="dxa"/>
          </w:tcPr>
          <w:p w14:paraId="1A022C37" w14:textId="11F1556D" w:rsidR="001306C3" w:rsidRPr="002D7C93" w:rsidRDefault="006E0B7D" w:rsidP="006A58A4">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47240B47" w14:textId="77777777" w:rsidTr="006A58A4">
        <w:tc>
          <w:tcPr>
            <w:tcW w:w="2673" w:type="dxa"/>
          </w:tcPr>
          <w:p w14:paraId="5ACD92F0" w14:textId="2DFA126E" w:rsidR="006509BA" w:rsidRPr="002D7C93" w:rsidRDefault="006509BA" w:rsidP="006509BA">
            <w:pPr>
              <w:pStyle w:val="ListParagraph"/>
              <w:ind w:leftChars="0" w:left="0"/>
              <w:rPr>
                <w:rFonts w:cs="Arial"/>
                <w:lang w:eastAsia="zh-HK"/>
              </w:rPr>
            </w:pPr>
            <w:proofErr w:type="spellStart"/>
            <w:r w:rsidRPr="002D7C93">
              <w:rPr>
                <w:rFonts w:cs="Arial"/>
                <w:lang w:eastAsia="zh-HK"/>
              </w:rPr>
              <w:t>parkingRecordId</w:t>
            </w:r>
            <w:proofErr w:type="spellEnd"/>
          </w:p>
        </w:tc>
        <w:tc>
          <w:tcPr>
            <w:tcW w:w="2177" w:type="dxa"/>
          </w:tcPr>
          <w:p w14:paraId="1B8AF27B" w14:textId="6DA1C101" w:rsidR="006509BA" w:rsidRPr="002D7C93" w:rsidRDefault="006509BA" w:rsidP="006509BA">
            <w:pPr>
              <w:pStyle w:val="ListParagraph"/>
              <w:ind w:leftChars="0" w:left="0"/>
              <w:rPr>
                <w:rFonts w:cs="Arial"/>
                <w:lang w:eastAsia="zh-HK"/>
              </w:rPr>
            </w:pPr>
            <w:r w:rsidRPr="002D7C93">
              <w:rPr>
                <w:rFonts w:cs="Arial"/>
                <w:lang w:eastAsia="zh-HK"/>
              </w:rPr>
              <w:t>String</w:t>
            </w:r>
          </w:p>
        </w:tc>
        <w:tc>
          <w:tcPr>
            <w:tcW w:w="3206" w:type="dxa"/>
          </w:tcPr>
          <w:p w14:paraId="3C8524BD" w14:textId="7176224B" w:rsidR="006509BA" w:rsidRPr="002D7C93" w:rsidRDefault="006509BA" w:rsidP="006509BA">
            <w:pPr>
              <w:pStyle w:val="ListParagraph"/>
              <w:ind w:leftChars="0" w:left="0"/>
              <w:rPr>
                <w:rFonts w:cs="Arial"/>
                <w:shd w:val="clear" w:color="auto" w:fill="FFFFFF"/>
              </w:rPr>
            </w:pPr>
            <w:r w:rsidRPr="002D7C93">
              <w:rPr>
                <w:rFonts w:eastAsiaTheme="minorEastAsia" w:cs="Arial"/>
                <w:lang w:eastAsia="zh-HK"/>
              </w:rPr>
              <w:t>CPVACS Parking Record ID</w:t>
            </w:r>
          </w:p>
        </w:tc>
      </w:tr>
      <w:tr w:rsidR="008B1896" w:rsidRPr="008B1896" w14:paraId="47444A28" w14:textId="77777777" w:rsidTr="006A58A4">
        <w:tc>
          <w:tcPr>
            <w:tcW w:w="2673" w:type="dxa"/>
          </w:tcPr>
          <w:p w14:paraId="570D187B" w14:textId="3682FC42" w:rsidR="00160AB5" w:rsidRPr="002D7C93" w:rsidRDefault="00160AB5" w:rsidP="00160AB5">
            <w:pPr>
              <w:pStyle w:val="ListParagraph"/>
              <w:ind w:leftChars="0" w:left="0"/>
              <w:rPr>
                <w:rFonts w:cs="Arial"/>
                <w:lang w:eastAsia="zh-HK"/>
              </w:rPr>
            </w:pPr>
            <w:proofErr w:type="spellStart"/>
            <w:r w:rsidRPr="008B1896">
              <w:rPr>
                <w:rFonts w:cs="Arial"/>
                <w:lang w:eastAsia="zh-HK"/>
              </w:rPr>
              <w:t>mpsRecordId</w:t>
            </w:r>
            <w:proofErr w:type="spellEnd"/>
          </w:p>
        </w:tc>
        <w:tc>
          <w:tcPr>
            <w:tcW w:w="2177" w:type="dxa"/>
          </w:tcPr>
          <w:p w14:paraId="2C710C4A" w14:textId="5A1448FD" w:rsidR="00160AB5" w:rsidRPr="002D7C93" w:rsidRDefault="00160AB5" w:rsidP="00160AB5">
            <w:pPr>
              <w:pStyle w:val="ListParagraph"/>
              <w:ind w:leftChars="0" w:left="0"/>
              <w:rPr>
                <w:rFonts w:cs="Arial"/>
                <w:lang w:eastAsia="zh-HK"/>
              </w:rPr>
            </w:pPr>
            <w:r w:rsidRPr="008B1896">
              <w:rPr>
                <w:rFonts w:cs="Arial"/>
                <w:lang w:eastAsia="zh-HK"/>
              </w:rPr>
              <w:t>String</w:t>
            </w:r>
          </w:p>
        </w:tc>
        <w:tc>
          <w:tcPr>
            <w:tcW w:w="3206" w:type="dxa"/>
          </w:tcPr>
          <w:p w14:paraId="07F1320D" w14:textId="57410A05" w:rsidR="00160AB5" w:rsidRPr="002D7C93" w:rsidRDefault="00160AB5" w:rsidP="00160AB5">
            <w:pPr>
              <w:pStyle w:val="ListParagraph"/>
              <w:ind w:leftChars="0" w:left="0"/>
              <w:rPr>
                <w:rFonts w:eastAsiaTheme="minorEastAsia" w:cs="Arial"/>
                <w:lang w:eastAsia="zh-HK"/>
              </w:rPr>
            </w:pPr>
            <w:r w:rsidRPr="002D7C93">
              <w:rPr>
                <w:rFonts w:cs="Arial"/>
                <w:shd w:val="clear" w:color="auto" w:fill="FFFFFF"/>
              </w:rPr>
              <w:t>MPS Record ID</w:t>
            </w:r>
          </w:p>
        </w:tc>
      </w:tr>
      <w:tr w:rsidR="008B1896" w:rsidRPr="008B1896" w14:paraId="44C53F00" w14:textId="77777777" w:rsidTr="006A58A4">
        <w:tc>
          <w:tcPr>
            <w:tcW w:w="2673" w:type="dxa"/>
          </w:tcPr>
          <w:p w14:paraId="47B96D20" w14:textId="53EC7447" w:rsidR="00160AB5" w:rsidRPr="002D7C93" w:rsidRDefault="00160AB5" w:rsidP="00160AB5">
            <w:pPr>
              <w:pStyle w:val="ListParagraph"/>
              <w:ind w:leftChars="0" w:left="0"/>
              <w:rPr>
                <w:rFonts w:cs="Arial"/>
                <w:lang w:eastAsia="zh-HK"/>
              </w:rPr>
            </w:pPr>
            <w:r w:rsidRPr="002D7C93">
              <w:rPr>
                <w:rFonts w:cs="Arial"/>
                <w:lang w:eastAsia="zh-HK"/>
              </w:rPr>
              <w:t>remark</w:t>
            </w:r>
          </w:p>
        </w:tc>
        <w:tc>
          <w:tcPr>
            <w:tcW w:w="2177" w:type="dxa"/>
          </w:tcPr>
          <w:p w14:paraId="2F9C2CDB" w14:textId="77777777" w:rsidR="00160AB5" w:rsidRPr="002D7C93" w:rsidRDefault="00160AB5" w:rsidP="00160AB5">
            <w:pPr>
              <w:pStyle w:val="ListParagraph"/>
              <w:ind w:leftChars="0" w:left="0"/>
              <w:rPr>
                <w:rFonts w:cs="Arial"/>
                <w:lang w:eastAsia="zh-HK"/>
              </w:rPr>
            </w:pPr>
            <w:r w:rsidRPr="002D7C93">
              <w:rPr>
                <w:rFonts w:cs="Arial"/>
                <w:lang w:eastAsia="zh-HK"/>
              </w:rPr>
              <w:t>String</w:t>
            </w:r>
          </w:p>
        </w:tc>
        <w:tc>
          <w:tcPr>
            <w:tcW w:w="3206" w:type="dxa"/>
          </w:tcPr>
          <w:p w14:paraId="1571AB4C" w14:textId="77777777" w:rsidR="00160AB5" w:rsidRPr="002D7C93" w:rsidRDefault="00160AB5" w:rsidP="00160AB5">
            <w:pPr>
              <w:pStyle w:val="ListParagraph"/>
              <w:ind w:leftChars="0" w:left="0"/>
              <w:rPr>
                <w:rFonts w:cs="Arial"/>
                <w:shd w:val="clear" w:color="auto" w:fill="FFFFFF"/>
              </w:rPr>
            </w:pPr>
            <w:r w:rsidRPr="002D7C93">
              <w:rPr>
                <w:rFonts w:cs="Arial"/>
                <w:shd w:val="clear" w:color="auto" w:fill="FFFFFF"/>
              </w:rPr>
              <w:t>Remark</w:t>
            </w:r>
          </w:p>
        </w:tc>
      </w:tr>
      <w:tr w:rsidR="008B1896" w:rsidRPr="008B1896" w14:paraId="360C4F54" w14:textId="77777777" w:rsidTr="006A58A4">
        <w:tc>
          <w:tcPr>
            <w:tcW w:w="2673" w:type="dxa"/>
          </w:tcPr>
          <w:p w14:paraId="4F12C3EF" w14:textId="2C66CCC2" w:rsidR="00160AB5" w:rsidRPr="002D7C93" w:rsidRDefault="00160AB5" w:rsidP="00160AB5">
            <w:pPr>
              <w:pStyle w:val="ListParagraph"/>
              <w:ind w:leftChars="0" w:left="0"/>
              <w:rPr>
                <w:rFonts w:cs="Arial"/>
                <w:lang w:eastAsia="zh-HK"/>
              </w:rPr>
            </w:pPr>
            <w:r w:rsidRPr="002D7C93">
              <w:rPr>
                <w:rFonts w:cs="Arial"/>
                <w:lang w:eastAsia="zh-HK"/>
              </w:rPr>
              <w:t>amount</w:t>
            </w:r>
          </w:p>
        </w:tc>
        <w:tc>
          <w:tcPr>
            <w:tcW w:w="2177" w:type="dxa"/>
          </w:tcPr>
          <w:p w14:paraId="1DF39380" w14:textId="0D1B0E9B" w:rsidR="00160AB5" w:rsidRPr="002D7C93" w:rsidRDefault="00160AB5" w:rsidP="00160AB5">
            <w:pPr>
              <w:pStyle w:val="ListParagraph"/>
              <w:ind w:leftChars="0" w:left="0"/>
              <w:rPr>
                <w:rFonts w:cs="Arial"/>
                <w:lang w:eastAsia="zh-HK"/>
              </w:rPr>
            </w:pPr>
            <w:r w:rsidRPr="002D7C93">
              <w:rPr>
                <w:rFonts w:cs="Arial"/>
                <w:lang w:eastAsia="zh-HK"/>
              </w:rPr>
              <w:t>Double</w:t>
            </w:r>
          </w:p>
        </w:tc>
        <w:tc>
          <w:tcPr>
            <w:tcW w:w="3206" w:type="dxa"/>
          </w:tcPr>
          <w:p w14:paraId="246E49A7" w14:textId="7B1CCC85" w:rsidR="00160AB5" w:rsidRPr="002D7C93" w:rsidRDefault="00160AB5" w:rsidP="00160AB5">
            <w:pPr>
              <w:pStyle w:val="ListParagraph"/>
              <w:ind w:leftChars="0" w:left="0"/>
              <w:rPr>
                <w:rFonts w:cs="Arial"/>
                <w:shd w:val="clear" w:color="auto" w:fill="FFFFFF"/>
              </w:rPr>
            </w:pPr>
            <w:r w:rsidRPr="002D7C93">
              <w:rPr>
                <w:rFonts w:cs="Arial"/>
                <w:shd w:val="clear" w:color="auto" w:fill="FFFFFF"/>
              </w:rPr>
              <w:t>Payment amount</w:t>
            </w:r>
          </w:p>
        </w:tc>
      </w:tr>
      <w:tr w:rsidR="008B1896" w:rsidRPr="008B1896" w14:paraId="60C8E579" w14:textId="77777777" w:rsidTr="006A58A4">
        <w:tc>
          <w:tcPr>
            <w:tcW w:w="2673" w:type="dxa"/>
          </w:tcPr>
          <w:p w14:paraId="427F56D9" w14:textId="294256E1" w:rsidR="00160AB5" w:rsidRPr="002D7C93" w:rsidRDefault="00160AB5" w:rsidP="00160AB5">
            <w:pPr>
              <w:pStyle w:val="ListParagraph"/>
              <w:ind w:leftChars="0" w:left="0"/>
              <w:rPr>
                <w:rFonts w:cs="Arial"/>
                <w:lang w:eastAsia="zh-HK"/>
              </w:rPr>
            </w:pPr>
            <w:proofErr w:type="spellStart"/>
            <w:r w:rsidRPr="002D7C93">
              <w:rPr>
                <w:rFonts w:cs="Arial"/>
                <w:lang w:eastAsia="zh-HK"/>
              </w:rPr>
              <w:t>paymentStatus</w:t>
            </w:r>
            <w:proofErr w:type="spellEnd"/>
          </w:p>
        </w:tc>
        <w:tc>
          <w:tcPr>
            <w:tcW w:w="2177" w:type="dxa"/>
          </w:tcPr>
          <w:p w14:paraId="2A33AAAF" w14:textId="06A5F16D" w:rsidR="00160AB5" w:rsidRPr="002D7C93" w:rsidRDefault="00160AB5" w:rsidP="00160AB5">
            <w:pPr>
              <w:pStyle w:val="ListParagraph"/>
              <w:ind w:leftChars="0" w:left="0"/>
              <w:rPr>
                <w:rFonts w:cs="Arial"/>
                <w:lang w:eastAsia="zh-HK"/>
              </w:rPr>
            </w:pPr>
            <w:r w:rsidRPr="002D7C93">
              <w:rPr>
                <w:rFonts w:cs="Arial"/>
                <w:lang w:eastAsia="zh-HK"/>
              </w:rPr>
              <w:t>Number</w:t>
            </w:r>
          </w:p>
        </w:tc>
        <w:tc>
          <w:tcPr>
            <w:tcW w:w="3206" w:type="dxa"/>
          </w:tcPr>
          <w:p w14:paraId="25E1B0B3" w14:textId="77777777" w:rsidR="00160AB5" w:rsidRPr="002D7C93" w:rsidRDefault="00160AB5" w:rsidP="00160AB5">
            <w:pPr>
              <w:pStyle w:val="ListParagraph"/>
              <w:ind w:leftChars="0" w:left="0"/>
              <w:rPr>
                <w:rFonts w:cs="Arial"/>
                <w:shd w:val="clear" w:color="auto" w:fill="FFFFFF"/>
              </w:rPr>
            </w:pPr>
            <w:r w:rsidRPr="002D7C93">
              <w:rPr>
                <w:rFonts w:cs="Arial"/>
                <w:shd w:val="clear" w:color="auto" w:fill="FFFFFF"/>
              </w:rPr>
              <w:t>Payment status</w:t>
            </w:r>
          </w:p>
          <w:p w14:paraId="7A5F2E18" w14:textId="6C2BA0B0" w:rsidR="00160AB5" w:rsidRPr="002D7C93" w:rsidRDefault="00160AB5" w:rsidP="00160AB5">
            <w:pPr>
              <w:pStyle w:val="ListParagraph"/>
              <w:ind w:leftChars="0" w:left="0"/>
              <w:rPr>
                <w:rFonts w:cs="Arial"/>
                <w:shd w:val="clear" w:color="auto" w:fill="FFFFFF"/>
              </w:rPr>
            </w:pPr>
            <w:r w:rsidRPr="002D7C93">
              <w:rPr>
                <w:rFonts w:cs="Arial"/>
                <w:shd w:val="clear" w:color="auto" w:fill="FFFFFF"/>
              </w:rPr>
              <w:t>0 - fail</w:t>
            </w:r>
          </w:p>
          <w:p w14:paraId="1B27CBFA" w14:textId="3A8B88CD" w:rsidR="00160AB5" w:rsidRPr="002D7C93" w:rsidRDefault="00160AB5" w:rsidP="00160AB5">
            <w:pPr>
              <w:pStyle w:val="ListParagraph"/>
              <w:ind w:leftChars="0" w:left="0"/>
              <w:rPr>
                <w:rFonts w:cs="Arial"/>
                <w:shd w:val="clear" w:color="auto" w:fill="FFFFFF"/>
              </w:rPr>
            </w:pPr>
            <w:r w:rsidRPr="002D7C93">
              <w:rPr>
                <w:rFonts w:cs="Arial"/>
                <w:shd w:val="clear" w:color="auto" w:fill="FFFFFF"/>
              </w:rPr>
              <w:t>1 - success</w:t>
            </w:r>
          </w:p>
        </w:tc>
      </w:tr>
    </w:tbl>
    <w:p w14:paraId="401182E5" w14:textId="77777777" w:rsidR="004F6F45" w:rsidRPr="008B1896" w:rsidRDefault="004F6F45" w:rsidP="004F6F45">
      <w:pPr>
        <w:pStyle w:val="ListParagraph"/>
        <w:ind w:left="440" w:firstLine="411"/>
        <w:rPr>
          <w:rFonts w:cs="Arial"/>
          <w:lang w:eastAsia="zh-HK"/>
        </w:rPr>
      </w:pPr>
    </w:p>
    <w:p w14:paraId="5F6FB6D1" w14:textId="77777777" w:rsidR="00ED3750" w:rsidRPr="008B1896" w:rsidRDefault="00891DC6" w:rsidP="00ED3750">
      <w:pPr>
        <w:pStyle w:val="ListParagraph"/>
        <w:ind w:left="440" w:firstLine="411"/>
        <w:rPr>
          <w:rFonts w:cs="Arial"/>
          <w:lang w:eastAsia="zh-HK"/>
        </w:rPr>
      </w:pPr>
      <w:r w:rsidRPr="008B1896">
        <w:rPr>
          <w:rFonts w:cs="Arial"/>
          <w:lang w:eastAsia="zh-HK"/>
        </w:rPr>
        <w:t>{</w:t>
      </w:r>
    </w:p>
    <w:p w14:paraId="5BC557B3" w14:textId="1EA1C54C"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3CC25DD2" w14:textId="6C40B399"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7961B6E" w14:textId="480E3469" w:rsidR="00ED3750" w:rsidRPr="008B1896" w:rsidDel="0038554E" w:rsidRDefault="00ED3750">
      <w:pPr>
        <w:ind w:leftChars="218" w:left="480"/>
        <w:rPr>
          <w:del w:id="984" w:author="Siu Ham Wong" w:date="2024-01-22T13:33:00Z"/>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60FF9FE4" w14:textId="0BAE27B5" w:rsidR="00891DC6" w:rsidRPr="008B1896" w:rsidRDefault="00891DC6">
      <w:pPr>
        <w:ind w:leftChars="218" w:left="480"/>
        <w:rPr>
          <w:rFonts w:cs="Arial"/>
          <w:lang w:eastAsia="zh-HK"/>
        </w:rPr>
        <w:pPrChange w:id="985" w:author="Siu Ham Wong" w:date="2024-01-22T13:33:00Z">
          <w:pPr>
            <w:pStyle w:val="ListParagraph"/>
            <w:ind w:left="440" w:firstLine="411"/>
          </w:pPr>
        </w:pPrChange>
      </w:pPr>
      <w:del w:id="986" w:author="Siu Ham Wong" w:date="2024-01-22T13:33:00Z">
        <w:r w:rsidRPr="008B1896" w:rsidDel="0038554E">
          <w:rPr>
            <w:rFonts w:cs="Arial"/>
            <w:lang w:eastAsia="zh-HK"/>
          </w:rPr>
          <w:delText xml:space="preserve">     "driverInd":" XXXXXXXXXXXXXXXXXXXXXX ",</w:delText>
        </w:r>
      </w:del>
    </w:p>
    <w:p w14:paraId="4776A9ED" w14:textId="6ADD6B25" w:rsidR="00891DC6" w:rsidRPr="008B1896" w:rsidRDefault="00891DC6" w:rsidP="00891DC6">
      <w:pPr>
        <w:pStyle w:val="ListParagraph"/>
        <w:ind w:left="440" w:firstLine="411"/>
        <w:rPr>
          <w:rFonts w:cs="Arial"/>
          <w:lang w:eastAsia="zh-HK"/>
        </w:rPr>
      </w:pPr>
      <w:r w:rsidRPr="008B1896">
        <w:rPr>
          <w:rFonts w:cs="Arial"/>
          <w:lang w:eastAsia="zh-HK"/>
        </w:rPr>
        <w:t xml:space="preserve">     "confirm</w:t>
      </w:r>
      <w:r w:rsidR="0096713A" w:rsidRPr="008B1896">
        <w:rPr>
          <w:rFonts w:cs="Arial"/>
          <w:lang w:eastAsia="zh-HK"/>
        </w:rPr>
        <w:t>Pickup</w:t>
      </w:r>
      <w:r w:rsidRPr="008B1896">
        <w:rPr>
          <w:rFonts w:cs="Arial"/>
          <w:lang w:eastAsia="zh-HK"/>
        </w:rPr>
        <w:t>Datetime":"2024-01-01 23:00:00",</w:t>
      </w:r>
    </w:p>
    <w:p w14:paraId="3CF7FDFC" w14:textId="77777777" w:rsidR="006509BA" w:rsidRPr="008B1896" w:rsidRDefault="001A3581" w:rsidP="006509BA">
      <w:pPr>
        <w:pStyle w:val="ListParagraph"/>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w:t>
      </w:r>
      <w:proofErr w:type="gramStart"/>
      <w:r w:rsidRPr="008B1896">
        <w:rPr>
          <w:rFonts w:cs="Arial"/>
          <w:lang w:eastAsia="zh-HK"/>
        </w:rPr>
        <w:t>:”XXXX</w:t>
      </w:r>
      <w:proofErr w:type="gramEnd"/>
      <w:r w:rsidRPr="008B1896">
        <w:rPr>
          <w:rFonts w:cs="Arial"/>
          <w:lang w:eastAsia="zh-HK"/>
        </w:rPr>
        <w:t>01”,</w:t>
      </w:r>
    </w:p>
    <w:p w14:paraId="6EECC4E6" w14:textId="51B19F82" w:rsidR="001A3581" w:rsidRPr="008B1896" w:rsidRDefault="006509BA" w:rsidP="006509BA">
      <w:pPr>
        <w:pStyle w:val="ListParagraph"/>
        <w:ind w:left="440" w:firstLine="411"/>
        <w:rPr>
          <w:rFonts w:cs="Arial"/>
          <w:lang w:eastAsia="zh-HK"/>
        </w:rPr>
      </w:pPr>
      <w:r w:rsidRPr="008B1896">
        <w:rPr>
          <w:rFonts w:cs="Arial"/>
          <w:lang w:eastAsia="zh-HK"/>
        </w:rPr>
        <w:t xml:space="preserve">     “parkingRecordId”</w:t>
      </w:r>
      <w:proofErr w:type="gramStart"/>
      <w:r w:rsidRPr="008B1896">
        <w:rPr>
          <w:rFonts w:cs="Arial"/>
          <w:lang w:eastAsia="zh-HK"/>
        </w:rPr>
        <w:t>:”P</w:t>
      </w:r>
      <w:proofErr w:type="gramEnd"/>
      <w:r w:rsidRPr="008B1896">
        <w:rPr>
          <w:rFonts w:cs="Arial"/>
          <w:lang w:eastAsia="zh-HK"/>
        </w:rPr>
        <w:t>01”,</w:t>
      </w:r>
    </w:p>
    <w:p w14:paraId="181FDB0A" w14:textId="69A26D1F" w:rsidR="00160AB5" w:rsidRPr="008B1896" w:rsidRDefault="00160AB5" w:rsidP="006509BA">
      <w:pPr>
        <w:pStyle w:val="ListParagraph"/>
        <w:ind w:left="440" w:firstLine="411"/>
        <w:rPr>
          <w:rFonts w:cs="Arial"/>
          <w:lang w:eastAsia="zh-HK"/>
        </w:rPr>
      </w:pPr>
      <w:r w:rsidRPr="008B1896">
        <w:rPr>
          <w:rFonts w:cs="Arial"/>
          <w:lang w:eastAsia="zh-HK"/>
        </w:rPr>
        <w:t xml:space="preserve">     “mpsRecordId”:”M01”,</w:t>
      </w:r>
    </w:p>
    <w:p w14:paraId="250B2655" w14:textId="1340DCAF" w:rsidR="001A3581" w:rsidRPr="008B1896" w:rsidRDefault="001A3581" w:rsidP="001A3581">
      <w:pPr>
        <w:pStyle w:val="ListParagraph"/>
        <w:ind w:left="440" w:firstLine="411"/>
        <w:rPr>
          <w:rFonts w:cs="Arial"/>
          <w:lang w:eastAsia="zh-HK"/>
        </w:rPr>
      </w:pPr>
      <w:r w:rsidRPr="008B1896">
        <w:rPr>
          <w:rFonts w:cs="Arial"/>
          <w:lang w:eastAsia="zh-HK"/>
        </w:rPr>
        <w:t xml:space="preserve">     “</w:t>
      </w:r>
      <w:proofErr w:type="spellStart"/>
      <w:r w:rsidRPr="008B1896">
        <w:rPr>
          <w:rFonts w:cs="Arial"/>
          <w:lang w:eastAsia="zh-HK"/>
        </w:rPr>
        <w:t>remark”</w:t>
      </w:r>
      <w:proofErr w:type="gramStart"/>
      <w:r w:rsidRPr="008B1896">
        <w:rPr>
          <w:rFonts w:cs="Arial"/>
          <w:lang w:eastAsia="zh-HK"/>
        </w:rPr>
        <w:t>:”XXXX</w:t>
      </w:r>
      <w:proofErr w:type="spellEnd"/>
      <w:proofErr w:type="gramEnd"/>
      <w:r w:rsidRPr="008B1896">
        <w:rPr>
          <w:rFonts w:cs="Arial"/>
          <w:lang w:eastAsia="zh-HK"/>
        </w:rPr>
        <w:t>”,</w:t>
      </w:r>
    </w:p>
    <w:p w14:paraId="1447D1C8" w14:textId="4C8CEDB5" w:rsidR="001A3581" w:rsidRPr="008B1896" w:rsidRDefault="001A3581" w:rsidP="001A3581">
      <w:pPr>
        <w:pStyle w:val="ListParagraph"/>
        <w:ind w:left="440" w:firstLine="411"/>
        <w:rPr>
          <w:rFonts w:cs="Arial"/>
          <w:lang w:eastAsia="zh-HK"/>
        </w:rPr>
      </w:pPr>
      <w:r w:rsidRPr="008B1896">
        <w:rPr>
          <w:rFonts w:cs="Arial"/>
          <w:lang w:eastAsia="zh-HK"/>
        </w:rPr>
        <w:lastRenderedPageBreak/>
        <w:t xml:space="preserve">     “amount”:”50.10”,</w:t>
      </w:r>
    </w:p>
    <w:p w14:paraId="3AA44BA4" w14:textId="19E14A84" w:rsidR="001A3581" w:rsidRPr="008B1896" w:rsidRDefault="001A3581" w:rsidP="00891DC6">
      <w:pPr>
        <w:pStyle w:val="ListParagraph"/>
        <w:ind w:left="440" w:firstLine="411"/>
        <w:rPr>
          <w:rFonts w:cs="Arial"/>
          <w:lang w:eastAsia="zh-HK"/>
        </w:rPr>
      </w:pPr>
      <w:r w:rsidRPr="008B1896">
        <w:rPr>
          <w:rFonts w:cs="Arial"/>
          <w:lang w:eastAsia="zh-HK"/>
        </w:rPr>
        <w:t xml:space="preserve">     “paymentStatus”:1,</w:t>
      </w:r>
    </w:p>
    <w:p w14:paraId="49A5C99D" w14:textId="77777777" w:rsidR="00891DC6" w:rsidRPr="008B1896" w:rsidRDefault="00891DC6" w:rsidP="00891DC6">
      <w:pPr>
        <w:ind w:firstLine="851"/>
        <w:rPr>
          <w:rFonts w:cs="Arial"/>
          <w:lang w:eastAsia="zh-HK"/>
        </w:rPr>
      </w:pPr>
      <w:r w:rsidRPr="008B1896">
        <w:rPr>
          <w:rFonts w:cs="Arial"/>
          <w:lang w:eastAsia="zh-HK"/>
        </w:rPr>
        <w:t>}</w:t>
      </w:r>
    </w:p>
    <w:p w14:paraId="55624868" w14:textId="77777777" w:rsidR="004F6F45" w:rsidRPr="008B1896" w:rsidRDefault="004F6F45" w:rsidP="004F6F45">
      <w:pPr>
        <w:pStyle w:val="ListParagraph"/>
        <w:ind w:leftChars="0" w:left="960"/>
        <w:rPr>
          <w:rFonts w:cs="Arial"/>
          <w:lang w:eastAsia="zh-HK"/>
        </w:rPr>
      </w:pPr>
    </w:p>
    <w:p w14:paraId="36808F87"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7D0F0E66"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11F54734" w14:textId="77777777" w:rsidTr="00891DC6">
        <w:tc>
          <w:tcPr>
            <w:tcW w:w="2673" w:type="dxa"/>
          </w:tcPr>
          <w:p w14:paraId="45A84F86"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64FF93E1"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3BD91487"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215E4220" w14:textId="77777777" w:rsidTr="00891DC6">
        <w:tc>
          <w:tcPr>
            <w:tcW w:w="2673" w:type="dxa"/>
          </w:tcPr>
          <w:p w14:paraId="09B9464C" w14:textId="0A3F4D53" w:rsidR="00891DC6" w:rsidRPr="008B1896" w:rsidRDefault="00891DC6" w:rsidP="00891DC6">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23CA9220" w14:textId="39862C70" w:rsidR="00891DC6" w:rsidRPr="008B1896" w:rsidRDefault="00891DC6" w:rsidP="00891DC6">
            <w:pPr>
              <w:pStyle w:val="ListParagraph"/>
              <w:ind w:leftChars="0" w:left="0"/>
              <w:rPr>
                <w:rFonts w:cs="Arial"/>
                <w:lang w:eastAsia="zh-HK"/>
              </w:rPr>
            </w:pPr>
            <w:r w:rsidRPr="008B1896">
              <w:rPr>
                <w:rFonts w:cs="Arial"/>
                <w:lang w:eastAsia="zh-HK"/>
              </w:rPr>
              <w:t>Number</w:t>
            </w:r>
          </w:p>
        </w:tc>
        <w:tc>
          <w:tcPr>
            <w:tcW w:w="3206" w:type="dxa"/>
          </w:tcPr>
          <w:p w14:paraId="6B63A2DF" w14:textId="77777777" w:rsidR="00891DC6" w:rsidRPr="008B1896" w:rsidRDefault="00891DC6" w:rsidP="00891DC6">
            <w:pPr>
              <w:pStyle w:val="ListParagraph"/>
              <w:ind w:leftChars="0" w:left="0"/>
              <w:rPr>
                <w:rFonts w:eastAsiaTheme="minorEastAsia" w:cs="Arial"/>
                <w:lang w:eastAsia="zh-HK"/>
              </w:rPr>
            </w:pPr>
            <w:r w:rsidRPr="008B1896">
              <w:rPr>
                <w:rFonts w:eastAsiaTheme="minorEastAsia" w:cs="Arial"/>
                <w:lang w:eastAsia="zh-HK"/>
              </w:rPr>
              <w:t>0 - fail</w:t>
            </w:r>
          </w:p>
          <w:p w14:paraId="2D54982A" w14:textId="686C2B36" w:rsidR="00891DC6" w:rsidRPr="008B1896" w:rsidRDefault="00891DC6" w:rsidP="00891DC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03BABFE2" w14:textId="77777777" w:rsidTr="00891DC6">
        <w:tc>
          <w:tcPr>
            <w:tcW w:w="2673" w:type="dxa"/>
          </w:tcPr>
          <w:p w14:paraId="5EEE04A2" w14:textId="2E5FEF69" w:rsidR="00891DC6" w:rsidRPr="008B1896" w:rsidRDefault="00891DC6" w:rsidP="00891DC6">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6C349C42" w14:textId="31704C5D" w:rsidR="00891DC6" w:rsidRPr="008B1896" w:rsidRDefault="00891DC6" w:rsidP="00891DC6">
            <w:pPr>
              <w:pStyle w:val="ListParagraph"/>
              <w:ind w:leftChars="0" w:left="0"/>
              <w:rPr>
                <w:rFonts w:cs="Arial"/>
                <w:lang w:eastAsia="zh-HK"/>
              </w:rPr>
            </w:pPr>
            <w:r w:rsidRPr="008B1896">
              <w:rPr>
                <w:rFonts w:cs="Arial"/>
                <w:lang w:eastAsia="zh-HK"/>
              </w:rPr>
              <w:t>String</w:t>
            </w:r>
          </w:p>
        </w:tc>
        <w:tc>
          <w:tcPr>
            <w:tcW w:w="3206" w:type="dxa"/>
          </w:tcPr>
          <w:p w14:paraId="395B6EE9" w14:textId="3C2E4E9F" w:rsidR="00891DC6" w:rsidRPr="008B1896" w:rsidRDefault="00891DC6" w:rsidP="00891DC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07516403" w14:textId="77777777" w:rsidTr="00891DC6">
        <w:tc>
          <w:tcPr>
            <w:tcW w:w="2673" w:type="dxa"/>
          </w:tcPr>
          <w:p w14:paraId="7E36600A" w14:textId="58768428" w:rsidR="00891DC6" w:rsidRPr="008B1896" w:rsidRDefault="00891DC6" w:rsidP="00891DC6">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070F4DDB" w14:textId="55B8CDCB" w:rsidR="00891DC6" w:rsidRPr="008B1896" w:rsidRDefault="00891DC6" w:rsidP="00891DC6">
            <w:pPr>
              <w:pStyle w:val="ListParagraph"/>
              <w:ind w:leftChars="0" w:left="0"/>
              <w:rPr>
                <w:rFonts w:cs="Arial"/>
                <w:lang w:eastAsia="zh-HK"/>
              </w:rPr>
            </w:pPr>
            <w:r w:rsidRPr="008B1896">
              <w:rPr>
                <w:rFonts w:cs="Arial"/>
                <w:lang w:eastAsia="zh-HK"/>
              </w:rPr>
              <w:t>String</w:t>
            </w:r>
          </w:p>
        </w:tc>
        <w:tc>
          <w:tcPr>
            <w:tcW w:w="3206" w:type="dxa"/>
          </w:tcPr>
          <w:p w14:paraId="2DBBC7BA" w14:textId="77777777" w:rsidR="00891DC6" w:rsidRPr="008B1896" w:rsidRDefault="00891DC6" w:rsidP="00891DC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12A8586" w14:textId="17EA0264" w:rsidR="00891DC6" w:rsidRPr="008B1896" w:rsidRDefault="00891DC6" w:rsidP="00891DC6">
            <w:pPr>
              <w:pStyle w:val="ListParagraph"/>
              <w:ind w:leftChars="0" w:left="0"/>
              <w:rPr>
                <w:rFonts w:eastAsiaTheme="minorEastAsia" w:cs="Arial"/>
                <w:lang w:eastAsia="zh-HK"/>
              </w:rPr>
            </w:pPr>
            <w:r w:rsidRPr="008B1896">
              <w:rPr>
                <w:rFonts w:cs="Arial"/>
              </w:rPr>
              <w:t>System Date Time</w:t>
            </w:r>
          </w:p>
        </w:tc>
      </w:tr>
      <w:tr w:rsidR="008B1896" w:rsidRPr="008B1896" w14:paraId="763F4678" w14:textId="77777777" w:rsidTr="00891DC6">
        <w:tc>
          <w:tcPr>
            <w:tcW w:w="2673" w:type="dxa"/>
          </w:tcPr>
          <w:p w14:paraId="66608C14" w14:textId="7FB2B294" w:rsidR="00A4340A" w:rsidRPr="002D7C93" w:rsidRDefault="00A4340A" w:rsidP="00A4340A">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20EAC12C" w14:textId="0579E2C3"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690169A8" w14:textId="2FFD0438"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17EC7DAE" w14:textId="77777777" w:rsidTr="00891DC6">
        <w:tc>
          <w:tcPr>
            <w:tcW w:w="2673" w:type="dxa"/>
          </w:tcPr>
          <w:p w14:paraId="0741CA84" w14:textId="1897A6B9" w:rsidR="00A4340A" w:rsidRPr="002D7C93" w:rsidRDefault="00A4340A" w:rsidP="00A4340A">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0202D856" w14:textId="0CE3BA89"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42321F6D" w14:textId="1777DD82"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04B7E27B" w14:textId="77777777" w:rsidTr="00891DC6">
        <w:tc>
          <w:tcPr>
            <w:tcW w:w="2673" w:type="dxa"/>
          </w:tcPr>
          <w:p w14:paraId="272B2BBC" w14:textId="6C797F7E" w:rsidR="00A4340A" w:rsidRPr="002D7C93" w:rsidRDefault="00A4340A" w:rsidP="00A4340A">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3E39A0F1" w14:textId="0C1CF89E"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43E008A1" w14:textId="4E7A71FB"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06AA4DF4" w14:textId="77777777" w:rsidTr="00891DC6">
        <w:tc>
          <w:tcPr>
            <w:tcW w:w="2673" w:type="dxa"/>
          </w:tcPr>
          <w:p w14:paraId="5D5493E5" w14:textId="2E72A455" w:rsidR="00A4340A" w:rsidRPr="008B1896" w:rsidRDefault="00A4340A" w:rsidP="00A4340A">
            <w:pPr>
              <w:pStyle w:val="ListParagraph"/>
              <w:ind w:leftChars="0" w:left="0"/>
              <w:rPr>
                <w:rFonts w:cs="Arial"/>
                <w:lang w:eastAsia="zh-HK"/>
              </w:rPr>
            </w:pPr>
            <w:proofErr w:type="spellStart"/>
            <w:r w:rsidRPr="008B1896">
              <w:rPr>
                <w:rFonts w:cs="Arial"/>
                <w:lang w:eastAsia="zh-HK"/>
              </w:rPr>
              <w:t>cabinId</w:t>
            </w:r>
            <w:proofErr w:type="spellEnd"/>
          </w:p>
        </w:tc>
        <w:tc>
          <w:tcPr>
            <w:tcW w:w="2177" w:type="dxa"/>
          </w:tcPr>
          <w:p w14:paraId="10BAAA29" w14:textId="4918CEA7"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641EA4EF" w14:textId="519A9758"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Cabin ID</w:t>
            </w:r>
          </w:p>
        </w:tc>
      </w:tr>
      <w:tr w:rsidR="008B1896" w:rsidRPr="008B1896" w14:paraId="2257B419" w14:textId="77777777" w:rsidTr="00891DC6">
        <w:tc>
          <w:tcPr>
            <w:tcW w:w="2673" w:type="dxa"/>
          </w:tcPr>
          <w:p w14:paraId="34D17075" w14:textId="65CD4ED4" w:rsidR="00A4340A" w:rsidRPr="008B1896" w:rsidRDefault="00A4340A" w:rsidP="00A4340A">
            <w:pPr>
              <w:pStyle w:val="ListParagraph"/>
              <w:ind w:leftChars="0" w:left="0"/>
              <w:rPr>
                <w:rFonts w:cs="Arial"/>
                <w:lang w:eastAsia="zh-HK"/>
              </w:rPr>
            </w:pPr>
            <w:proofErr w:type="spellStart"/>
            <w:r w:rsidRPr="008B1896">
              <w:rPr>
                <w:rFonts w:cs="Arial"/>
                <w:lang w:eastAsia="zh-HK"/>
              </w:rPr>
              <w:t>mpsRecordId</w:t>
            </w:r>
            <w:proofErr w:type="spellEnd"/>
          </w:p>
        </w:tc>
        <w:tc>
          <w:tcPr>
            <w:tcW w:w="2177" w:type="dxa"/>
          </w:tcPr>
          <w:p w14:paraId="61D417BC" w14:textId="6615431B"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209F8255" w14:textId="7D83D99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MPS Record ID</w:t>
            </w:r>
          </w:p>
        </w:tc>
      </w:tr>
      <w:tr w:rsidR="008B1896" w:rsidRPr="008B1896" w14:paraId="4467BDF6" w14:textId="77777777" w:rsidTr="00891DC6">
        <w:tc>
          <w:tcPr>
            <w:tcW w:w="2673" w:type="dxa"/>
          </w:tcPr>
          <w:p w14:paraId="17290BE0" w14:textId="5AEF4EBF" w:rsidR="00A4340A" w:rsidRPr="008B1896" w:rsidRDefault="00A4340A" w:rsidP="00A4340A">
            <w:pPr>
              <w:pStyle w:val="ListParagraph"/>
              <w:ind w:leftChars="0" w:left="0"/>
              <w:rPr>
                <w:rFonts w:cs="Arial"/>
                <w:lang w:eastAsia="zh-HK"/>
              </w:rPr>
            </w:pPr>
            <w:proofErr w:type="spellStart"/>
            <w:r w:rsidRPr="008B1896">
              <w:rPr>
                <w:rFonts w:cs="Arial"/>
                <w:lang w:eastAsia="zh-HK"/>
              </w:rPr>
              <w:t>warehouseId</w:t>
            </w:r>
            <w:proofErr w:type="spellEnd"/>
          </w:p>
        </w:tc>
        <w:tc>
          <w:tcPr>
            <w:tcW w:w="2177" w:type="dxa"/>
          </w:tcPr>
          <w:p w14:paraId="1CB96160" w14:textId="29ACE10F"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0ED960EB" w14:textId="6842D6F6"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Warehouse ID</w:t>
            </w:r>
          </w:p>
        </w:tc>
      </w:tr>
      <w:tr w:rsidR="008B1896" w:rsidRPr="008B1896" w14:paraId="2A19ABF0" w14:textId="77777777" w:rsidTr="00891DC6">
        <w:tc>
          <w:tcPr>
            <w:tcW w:w="2673" w:type="dxa"/>
          </w:tcPr>
          <w:p w14:paraId="3D04996F" w14:textId="35E5CCE3" w:rsidR="00A4340A" w:rsidRPr="008B1896" w:rsidRDefault="00A4340A" w:rsidP="00A4340A">
            <w:pPr>
              <w:pStyle w:val="ListParagraph"/>
              <w:ind w:leftChars="0" w:left="0"/>
              <w:rPr>
                <w:rFonts w:cs="Arial"/>
                <w:lang w:eastAsia="zh-HK"/>
              </w:rPr>
            </w:pPr>
            <w:proofErr w:type="spellStart"/>
            <w:r w:rsidRPr="008B1896">
              <w:rPr>
                <w:rFonts w:cs="Arial"/>
                <w:lang w:eastAsia="zh-HK"/>
              </w:rPr>
              <w:t>areaId</w:t>
            </w:r>
            <w:proofErr w:type="spellEnd"/>
          </w:p>
        </w:tc>
        <w:tc>
          <w:tcPr>
            <w:tcW w:w="2177" w:type="dxa"/>
          </w:tcPr>
          <w:p w14:paraId="747F09AB" w14:textId="4BF1EADE"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48A2D6DD" w14:textId="1ACC2EA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Area ID</w:t>
            </w:r>
          </w:p>
        </w:tc>
      </w:tr>
      <w:tr w:rsidR="008B1896" w:rsidRPr="008B1896" w14:paraId="38C81521" w14:textId="77777777" w:rsidTr="00891DC6">
        <w:tc>
          <w:tcPr>
            <w:tcW w:w="2673" w:type="dxa"/>
          </w:tcPr>
          <w:p w14:paraId="0CEC207E" w14:textId="6EDF52E6" w:rsidR="00A4340A" w:rsidRPr="008B1896" w:rsidRDefault="00A4340A" w:rsidP="00A4340A">
            <w:pPr>
              <w:pStyle w:val="ListParagraph"/>
              <w:ind w:leftChars="0" w:left="0"/>
              <w:rPr>
                <w:rFonts w:cs="Arial"/>
                <w:lang w:eastAsia="zh-HK"/>
              </w:rPr>
            </w:pPr>
            <w:proofErr w:type="spellStart"/>
            <w:r w:rsidRPr="008B1896">
              <w:rPr>
                <w:rFonts w:cs="Arial"/>
                <w:lang w:eastAsia="zh-HK"/>
              </w:rPr>
              <w:t>vehicleImgUrl</w:t>
            </w:r>
            <w:proofErr w:type="spellEnd"/>
          </w:p>
        </w:tc>
        <w:tc>
          <w:tcPr>
            <w:tcW w:w="2177" w:type="dxa"/>
          </w:tcPr>
          <w:p w14:paraId="59A73A0B" w14:textId="087C3F70"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7F6AA1A4" w14:textId="219A6529"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Vehicle Image URL</w:t>
            </w:r>
          </w:p>
        </w:tc>
      </w:tr>
      <w:tr w:rsidR="008B1896" w:rsidRPr="008B1896" w14:paraId="02DDFBB4" w14:textId="77777777" w:rsidTr="00891DC6">
        <w:tc>
          <w:tcPr>
            <w:tcW w:w="2673" w:type="dxa"/>
          </w:tcPr>
          <w:p w14:paraId="28293382" w14:textId="190DDDAB" w:rsidR="00A4340A" w:rsidRPr="008B1896" w:rsidRDefault="00A4340A" w:rsidP="00A4340A">
            <w:pPr>
              <w:pStyle w:val="ListParagraph"/>
              <w:ind w:leftChars="0" w:left="0"/>
              <w:rPr>
                <w:rFonts w:cs="Arial"/>
                <w:lang w:eastAsia="zh-HK"/>
              </w:rPr>
            </w:pPr>
            <w:proofErr w:type="spellStart"/>
            <w:r w:rsidRPr="008B1896">
              <w:rPr>
                <w:rFonts w:cs="Arial"/>
                <w:lang w:eastAsia="zh-HK"/>
              </w:rPr>
              <w:t>vehicleImg</w:t>
            </w:r>
            <w:proofErr w:type="spellEnd"/>
          </w:p>
        </w:tc>
        <w:tc>
          <w:tcPr>
            <w:tcW w:w="2177" w:type="dxa"/>
          </w:tcPr>
          <w:p w14:paraId="4FA9CF67" w14:textId="43FDA238"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40867FB4" w14:textId="7445188E"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Vehicle Image in Base64</w:t>
            </w:r>
          </w:p>
        </w:tc>
      </w:tr>
      <w:tr w:rsidR="008B1896" w:rsidRPr="008B1896" w14:paraId="682EFD64" w14:textId="77777777" w:rsidTr="00891DC6">
        <w:tc>
          <w:tcPr>
            <w:tcW w:w="2673" w:type="dxa"/>
          </w:tcPr>
          <w:p w14:paraId="5B1B904B" w14:textId="1E94A8A0" w:rsidR="00A4340A" w:rsidRPr="002D7C93" w:rsidRDefault="00A4340A" w:rsidP="00A4340A">
            <w:pPr>
              <w:pStyle w:val="ListParagraph"/>
              <w:ind w:leftChars="0" w:left="0"/>
              <w:rPr>
                <w:rFonts w:cs="Arial"/>
                <w:lang w:eastAsia="zh-HK"/>
              </w:rPr>
            </w:pPr>
            <w:proofErr w:type="spellStart"/>
            <w:r w:rsidRPr="002D7C93">
              <w:rPr>
                <w:rFonts w:cs="Arial"/>
                <w:lang w:eastAsia="zh-HK"/>
              </w:rPr>
              <w:t>parkingRecordId</w:t>
            </w:r>
            <w:proofErr w:type="spellEnd"/>
          </w:p>
        </w:tc>
        <w:tc>
          <w:tcPr>
            <w:tcW w:w="2177" w:type="dxa"/>
          </w:tcPr>
          <w:p w14:paraId="4B7B7F96" w14:textId="4815BC6B"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5BDA7E60" w14:textId="04EA3ADA" w:rsidR="00A4340A" w:rsidRPr="002D7C93" w:rsidRDefault="00A4340A" w:rsidP="00A4340A">
            <w:pPr>
              <w:pStyle w:val="ListParagraph"/>
              <w:ind w:leftChars="0" w:left="0"/>
              <w:rPr>
                <w:rFonts w:cs="Arial"/>
                <w:shd w:val="clear" w:color="auto" w:fill="FFFFFF"/>
              </w:rPr>
            </w:pPr>
            <w:r w:rsidRPr="002D7C93">
              <w:rPr>
                <w:rFonts w:eastAsiaTheme="minorEastAsia" w:cs="Arial"/>
                <w:lang w:eastAsia="zh-HK"/>
              </w:rPr>
              <w:t>CPVACS Parking Record ID</w:t>
            </w:r>
          </w:p>
        </w:tc>
      </w:tr>
      <w:tr w:rsidR="008B1896" w:rsidRPr="008B1896" w14:paraId="5DBEE3DC" w14:textId="77777777" w:rsidTr="00891DC6">
        <w:tc>
          <w:tcPr>
            <w:tcW w:w="2673" w:type="dxa"/>
          </w:tcPr>
          <w:p w14:paraId="6064460A" w14:textId="28E078D7" w:rsidR="00A4340A" w:rsidRPr="002D7C93" w:rsidRDefault="00A4340A" w:rsidP="00A4340A">
            <w:pPr>
              <w:pStyle w:val="ListParagraph"/>
              <w:ind w:leftChars="0" w:left="0"/>
              <w:rPr>
                <w:rFonts w:cs="Arial"/>
                <w:lang w:eastAsia="zh-HK"/>
              </w:rPr>
            </w:pPr>
            <w:proofErr w:type="spellStart"/>
            <w:r w:rsidRPr="002D7C93">
              <w:rPr>
                <w:rFonts w:cs="Arial"/>
                <w:lang w:eastAsia="zh-HK"/>
              </w:rPr>
              <w:t>parkInDatetime</w:t>
            </w:r>
            <w:proofErr w:type="spellEnd"/>
          </w:p>
        </w:tc>
        <w:tc>
          <w:tcPr>
            <w:tcW w:w="2177" w:type="dxa"/>
          </w:tcPr>
          <w:p w14:paraId="01DFE2E6" w14:textId="46889A0F"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018B1602" w14:textId="7777777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5104F4D" w14:textId="4FD7F50F" w:rsidR="00A4340A" w:rsidRPr="002D7C93" w:rsidRDefault="00A4340A" w:rsidP="00A4340A">
            <w:pPr>
              <w:pStyle w:val="ListParagraph"/>
              <w:ind w:leftChars="0" w:left="0"/>
              <w:rPr>
                <w:rFonts w:cs="Arial"/>
                <w:shd w:val="clear" w:color="auto" w:fill="FFFFFF"/>
              </w:rPr>
            </w:pPr>
            <w:r w:rsidRPr="002D7C93">
              <w:rPr>
                <w:rFonts w:eastAsiaTheme="minorEastAsia" w:cs="Arial"/>
                <w:lang w:eastAsia="zh-HK"/>
              </w:rPr>
              <w:t>Parking In Date Time</w:t>
            </w:r>
          </w:p>
        </w:tc>
      </w:tr>
      <w:tr w:rsidR="008B1896" w:rsidRPr="008B1896" w14:paraId="520D2731" w14:textId="77777777" w:rsidTr="00891DC6">
        <w:tc>
          <w:tcPr>
            <w:tcW w:w="2673" w:type="dxa"/>
          </w:tcPr>
          <w:p w14:paraId="717220F3" w14:textId="6DEF8DD9" w:rsidR="00A4340A" w:rsidRPr="002D7C93" w:rsidRDefault="00A4340A" w:rsidP="00A4340A">
            <w:pPr>
              <w:pStyle w:val="ListParagraph"/>
              <w:ind w:leftChars="0" w:left="0"/>
              <w:rPr>
                <w:rFonts w:cs="Arial"/>
                <w:lang w:eastAsia="zh-HK"/>
              </w:rPr>
            </w:pPr>
            <w:proofErr w:type="spellStart"/>
            <w:r w:rsidRPr="002D7C93">
              <w:rPr>
                <w:rFonts w:cs="Arial"/>
                <w:lang w:eastAsia="zh-HK"/>
              </w:rPr>
              <w:t>vehicleStatus</w:t>
            </w:r>
            <w:proofErr w:type="spellEnd"/>
          </w:p>
        </w:tc>
        <w:tc>
          <w:tcPr>
            <w:tcW w:w="2177" w:type="dxa"/>
          </w:tcPr>
          <w:p w14:paraId="426709E1" w14:textId="3AF87B4C" w:rsidR="00A4340A" w:rsidRPr="002D7C93" w:rsidRDefault="00A4340A" w:rsidP="00A4340A">
            <w:pPr>
              <w:pStyle w:val="ListParagraph"/>
              <w:ind w:leftChars="0" w:left="0"/>
              <w:rPr>
                <w:rFonts w:cs="Arial"/>
                <w:lang w:eastAsia="zh-HK"/>
              </w:rPr>
            </w:pPr>
            <w:r w:rsidRPr="002D7C93">
              <w:rPr>
                <w:rFonts w:cs="Arial"/>
                <w:lang w:eastAsia="zh-HK"/>
              </w:rPr>
              <w:t>Number</w:t>
            </w:r>
          </w:p>
        </w:tc>
        <w:tc>
          <w:tcPr>
            <w:tcW w:w="3206" w:type="dxa"/>
          </w:tcPr>
          <w:p w14:paraId="10AB7B3A" w14:textId="7777777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0 - unknown</w:t>
            </w:r>
          </w:p>
          <w:p w14:paraId="4AA8104F" w14:textId="7777777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1 – not assigned</w:t>
            </w:r>
          </w:p>
          <w:p w14:paraId="129F35B8" w14:textId="77777777"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2 – cabin assigned but not arrive yet</w:t>
            </w:r>
          </w:p>
          <w:p w14:paraId="05F2E378" w14:textId="53AE6340"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3 - arrived</w:t>
            </w:r>
          </w:p>
        </w:tc>
      </w:tr>
      <w:tr w:rsidR="008B1896" w:rsidRPr="008B1896" w14:paraId="14464DC9" w14:textId="77777777" w:rsidTr="00891DC6">
        <w:tc>
          <w:tcPr>
            <w:tcW w:w="2673" w:type="dxa"/>
          </w:tcPr>
          <w:p w14:paraId="6E4294CD" w14:textId="1B29F91E" w:rsidR="00A4340A" w:rsidRPr="008B1896" w:rsidRDefault="00A4340A" w:rsidP="00A4340A">
            <w:pPr>
              <w:pStyle w:val="ListParagraph"/>
              <w:ind w:leftChars="0" w:left="0"/>
              <w:rPr>
                <w:rFonts w:cs="Arial"/>
                <w:lang w:eastAsia="zh-HK"/>
              </w:rPr>
            </w:pPr>
            <w:r w:rsidRPr="008B1896">
              <w:rPr>
                <w:rFonts w:cs="Arial"/>
                <w:lang w:eastAsia="zh-HK"/>
              </w:rPr>
              <w:t>remark</w:t>
            </w:r>
          </w:p>
        </w:tc>
        <w:tc>
          <w:tcPr>
            <w:tcW w:w="2177" w:type="dxa"/>
          </w:tcPr>
          <w:p w14:paraId="0B537B41" w14:textId="1CD6B6ED" w:rsidR="00A4340A" w:rsidRPr="008B1896" w:rsidRDefault="00A4340A" w:rsidP="00A4340A">
            <w:pPr>
              <w:pStyle w:val="ListParagraph"/>
              <w:ind w:leftChars="0" w:left="0"/>
              <w:rPr>
                <w:rFonts w:cs="Arial"/>
                <w:lang w:eastAsia="zh-HK"/>
              </w:rPr>
            </w:pPr>
            <w:r w:rsidRPr="008B1896">
              <w:rPr>
                <w:rFonts w:cs="Arial"/>
                <w:lang w:eastAsia="zh-HK"/>
              </w:rPr>
              <w:t>String</w:t>
            </w:r>
          </w:p>
        </w:tc>
        <w:tc>
          <w:tcPr>
            <w:tcW w:w="3206" w:type="dxa"/>
          </w:tcPr>
          <w:p w14:paraId="1CAC2CFB" w14:textId="743475F1"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Remarks</w:t>
            </w:r>
          </w:p>
        </w:tc>
      </w:tr>
      <w:tr w:rsidR="008B1896" w:rsidRPr="008B1896" w14:paraId="7B6C8836" w14:textId="77777777" w:rsidTr="00891DC6">
        <w:tc>
          <w:tcPr>
            <w:tcW w:w="2673" w:type="dxa"/>
          </w:tcPr>
          <w:p w14:paraId="51DD2616" w14:textId="6B95E4F8" w:rsidR="00A4340A" w:rsidRPr="002D7C93" w:rsidRDefault="00A4340A" w:rsidP="00A4340A">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2C0B0178" w14:textId="707DDCBA" w:rsidR="00A4340A" w:rsidRPr="002D7C93" w:rsidRDefault="00A4340A" w:rsidP="00A4340A">
            <w:pPr>
              <w:pStyle w:val="ListParagraph"/>
              <w:ind w:leftChars="0" w:left="0"/>
              <w:rPr>
                <w:rFonts w:cs="Arial"/>
                <w:lang w:eastAsia="zh-HK"/>
              </w:rPr>
            </w:pPr>
            <w:r w:rsidRPr="002D7C93">
              <w:rPr>
                <w:rFonts w:cs="Arial"/>
                <w:lang w:eastAsia="zh-HK"/>
              </w:rPr>
              <w:t>String</w:t>
            </w:r>
          </w:p>
        </w:tc>
        <w:tc>
          <w:tcPr>
            <w:tcW w:w="3206" w:type="dxa"/>
          </w:tcPr>
          <w:p w14:paraId="3D442C84" w14:textId="2789B54C" w:rsidR="00A4340A" w:rsidRPr="002D7C93" w:rsidRDefault="00A4340A" w:rsidP="00A4340A">
            <w:pPr>
              <w:pStyle w:val="ListParagraph"/>
              <w:ind w:leftChars="0" w:left="0"/>
              <w:rPr>
                <w:rFonts w:cs="Arial"/>
                <w:shd w:val="clear" w:color="auto" w:fill="FFFFFF"/>
              </w:rPr>
            </w:pPr>
            <w:r w:rsidRPr="002D7C93">
              <w:rPr>
                <w:rFonts w:cs="Arial"/>
                <w:shd w:val="clear" w:color="auto" w:fill="FFFFFF"/>
              </w:rPr>
              <w:t>Booking ID</w:t>
            </w:r>
          </w:p>
        </w:tc>
      </w:tr>
      <w:tr w:rsidR="001C4276" w:rsidRPr="008B1896" w14:paraId="46D83AD6" w14:textId="77777777" w:rsidTr="00891DC6">
        <w:trPr>
          <w:ins w:id="987" w:author="Siu Ham Wong" w:date="2025-01-26T00:41:00Z"/>
        </w:trPr>
        <w:tc>
          <w:tcPr>
            <w:tcW w:w="2673" w:type="dxa"/>
          </w:tcPr>
          <w:p w14:paraId="12E8EAE9" w14:textId="754AF004" w:rsidR="001C4276" w:rsidRPr="002D7C93" w:rsidRDefault="001C4276" w:rsidP="001C4276">
            <w:pPr>
              <w:pStyle w:val="ListParagraph"/>
              <w:ind w:leftChars="0" w:left="0"/>
              <w:rPr>
                <w:ins w:id="988" w:author="Siu Ham Wong" w:date="2025-01-26T00:41:00Z" w16du:dateUtc="2025-01-25T16:41:00Z"/>
                <w:rFonts w:cs="Arial"/>
                <w:lang w:eastAsia="zh-HK"/>
              </w:rPr>
            </w:pPr>
            <w:proofErr w:type="spellStart"/>
            <w:ins w:id="989" w:author="Siu Ham Wong" w:date="2025-01-26T00:42:00Z" w16du:dateUtc="2025-01-25T16:42:00Z">
              <w:r w:rsidRPr="00A839B9">
                <w:rPr>
                  <w:rFonts w:cs="Arial"/>
                  <w:lang w:eastAsia="zh-HK"/>
                </w:rPr>
                <w:t>primaryVehicleRegion</w:t>
              </w:r>
            </w:ins>
            <w:proofErr w:type="spellEnd"/>
          </w:p>
        </w:tc>
        <w:tc>
          <w:tcPr>
            <w:tcW w:w="2177" w:type="dxa"/>
          </w:tcPr>
          <w:p w14:paraId="0C889E53" w14:textId="56E6B01B" w:rsidR="001C4276" w:rsidRPr="002D7C93" w:rsidRDefault="001C4276" w:rsidP="001C4276">
            <w:pPr>
              <w:pStyle w:val="ListParagraph"/>
              <w:ind w:leftChars="0" w:left="0"/>
              <w:rPr>
                <w:ins w:id="990" w:author="Siu Ham Wong" w:date="2025-01-26T00:41:00Z" w16du:dateUtc="2025-01-25T16:41:00Z"/>
                <w:rFonts w:cs="Arial"/>
                <w:lang w:eastAsia="zh-HK"/>
              </w:rPr>
            </w:pPr>
            <w:ins w:id="991" w:author="Siu Ham Wong" w:date="2025-01-26T00:42:00Z" w16du:dateUtc="2025-01-25T16:42:00Z">
              <w:r>
                <w:rPr>
                  <w:rFonts w:cs="Arial"/>
                  <w:lang w:eastAsia="zh-HK"/>
                </w:rPr>
                <w:t>S</w:t>
              </w:r>
              <w:proofErr w:type="spellStart"/>
              <w:r>
                <w:rPr>
                  <w:rFonts w:cs="Arial"/>
                  <w:lang w:val="en-HK" w:eastAsia="zh-HK"/>
                </w:rPr>
                <w:t>tring</w:t>
              </w:r>
            </w:ins>
            <w:proofErr w:type="spellEnd"/>
          </w:p>
        </w:tc>
        <w:tc>
          <w:tcPr>
            <w:tcW w:w="3206" w:type="dxa"/>
          </w:tcPr>
          <w:p w14:paraId="6AFEDB57" w14:textId="77777777" w:rsidR="001C4276" w:rsidRDefault="001C4276" w:rsidP="001C4276">
            <w:pPr>
              <w:pStyle w:val="ListParagraph"/>
              <w:ind w:leftChars="0" w:left="0"/>
              <w:rPr>
                <w:ins w:id="992" w:author="Siu Ham Wong" w:date="2025-01-26T00:42:00Z" w16du:dateUtc="2025-01-25T16:42:00Z"/>
                <w:rFonts w:cs="Arial"/>
                <w:shd w:val="clear" w:color="auto" w:fill="FFFFFF"/>
              </w:rPr>
            </w:pPr>
            <w:ins w:id="993" w:author="Siu Ham Wong" w:date="2025-01-26T00:42:00Z" w16du:dateUtc="2025-01-25T16:42:00Z">
              <w:r>
                <w:rPr>
                  <w:rFonts w:cs="Arial"/>
                  <w:shd w:val="clear" w:color="auto" w:fill="FFFFFF"/>
                </w:rPr>
                <w:t>Used for LPN Display</w:t>
              </w:r>
            </w:ins>
          </w:p>
          <w:p w14:paraId="4E318926" w14:textId="77777777" w:rsidR="001C4276" w:rsidRDefault="001C4276" w:rsidP="001C4276">
            <w:pPr>
              <w:pStyle w:val="ListParagraph"/>
              <w:ind w:leftChars="0" w:left="0"/>
              <w:rPr>
                <w:ins w:id="994" w:author="Siu Ham Wong" w:date="2025-01-26T00:42:00Z" w16du:dateUtc="2025-01-25T16:42:00Z"/>
                <w:rFonts w:cs="Arial"/>
                <w:shd w:val="clear" w:color="auto" w:fill="FFFFFF"/>
              </w:rPr>
            </w:pPr>
            <w:proofErr w:type="spellStart"/>
            <w:ins w:id="995" w:author="Siu Ham Wong" w:date="2025-01-26T00:42:00Z" w16du:dateUtc="2025-01-25T16:42: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5D674A0C" w14:textId="77777777" w:rsidR="001C4276" w:rsidRDefault="001C4276" w:rsidP="001C4276">
            <w:pPr>
              <w:pStyle w:val="ListParagraph"/>
              <w:ind w:leftChars="0" w:left="0"/>
              <w:rPr>
                <w:ins w:id="996" w:author="Siu Ham Wong" w:date="2025-01-26T00:42:00Z" w16du:dateUtc="2025-01-25T16:42:00Z"/>
                <w:rFonts w:cs="Arial"/>
                <w:shd w:val="clear" w:color="auto" w:fill="FFFFFF"/>
              </w:rPr>
            </w:pPr>
            <w:proofErr w:type="spellStart"/>
            <w:ins w:id="997" w:author="Siu Ham Wong" w:date="2025-01-26T00:42:00Z" w16du:dateUtc="2025-01-25T16:42:00Z">
              <w:r w:rsidRPr="00A839B9">
                <w:rPr>
                  <w:rFonts w:cs="Arial"/>
                  <w:shd w:val="clear" w:color="auto" w:fill="FFFFFF"/>
                </w:rPr>
                <w:t>hk</w:t>
              </w:r>
              <w:proofErr w:type="spellEnd"/>
              <w:r>
                <w:rPr>
                  <w:rFonts w:cs="Arial"/>
                  <w:shd w:val="clear" w:color="auto" w:fill="FFFFFF"/>
                </w:rPr>
                <w:t xml:space="preserve"> – Hong Kong</w:t>
              </w:r>
            </w:ins>
          </w:p>
          <w:p w14:paraId="702E9A09" w14:textId="5E90A6FE" w:rsidR="001C4276" w:rsidRPr="002D7C93" w:rsidRDefault="001C4276" w:rsidP="001C4276">
            <w:pPr>
              <w:pStyle w:val="ListParagraph"/>
              <w:ind w:leftChars="0" w:left="0"/>
              <w:rPr>
                <w:ins w:id="998" w:author="Siu Ham Wong" w:date="2025-01-26T00:41:00Z" w16du:dateUtc="2025-01-25T16:41:00Z"/>
                <w:rFonts w:cs="Arial"/>
                <w:shd w:val="clear" w:color="auto" w:fill="FFFFFF"/>
              </w:rPr>
            </w:pPr>
            <w:proofErr w:type="spellStart"/>
            <w:ins w:id="999" w:author="Siu Ham Wong" w:date="2025-01-26T00:42:00Z" w16du:dateUtc="2025-01-25T16:42:00Z">
              <w:r w:rsidRPr="00A839B9">
                <w:rPr>
                  <w:rFonts w:cs="Arial"/>
                  <w:shd w:val="clear" w:color="auto" w:fill="FFFFFF"/>
                </w:rPr>
                <w:t>mo</w:t>
              </w:r>
              <w:proofErr w:type="spellEnd"/>
              <w:r>
                <w:rPr>
                  <w:rFonts w:cs="Arial"/>
                  <w:shd w:val="clear" w:color="auto" w:fill="FFFFFF"/>
                </w:rPr>
                <w:t xml:space="preserve"> - Macau</w:t>
              </w:r>
            </w:ins>
          </w:p>
        </w:tc>
      </w:tr>
    </w:tbl>
    <w:p w14:paraId="6D5A6AF2" w14:textId="67CB29D3" w:rsidR="00891DC6" w:rsidRPr="008B1896" w:rsidRDefault="00891DC6" w:rsidP="00891DC6">
      <w:pPr>
        <w:widowControl w:val="0"/>
        <w:adjustRightInd/>
        <w:snapToGrid/>
        <w:ind w:leftChars="218" w:left="480"/>
        <w:jc w:val="left"/>
        <w:rPr>
          <w:rFonts w:cs="Arial"/>
          <w:lang w:eastAsia="zh-HK"/>
        </w:rPr>
      </w:pPr>
      <w:r w:rsidRPr="008B1896">
        <w:rPr>
          <w:rFonts w:cs="Arial"/>
          <w:lang w:eastAsia="zh-HK"/>
        </w:rPr>
        <w:t xml:space="preserve">   {</w:t>
      </w:r>
    </w:p>
    <w:p w14:paraId="40C5C704"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lastRenderedPageBreak/>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7E70BD17"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1EF172C0" w14:textId="08B8EB86" w:rsidR="00A4340A" w:rsidRPr="008B1896" w:rsidRDefault="00891DC6" w:rsidP="00A4340A">
      <w:pPr>
        <w:pStyle w:val="ListParagraph"/>
        <w:ind w:left="440" w:firstLine="411"/>
        <w:rPr>
          <w:rFonts w:cs="Arial"/>
          <w:lang w:eastAsia="zh-HK"/>
        </w:rPr>
      </w:pPr>
      <w:r w:rsidRPr="008B1896">
        <w:rPr>
          <w:rFonts w:cs="Arial"/>
          <w:lang w:eastAsia="zh-HK"/>
        </w:rPr>
        <w:t xml:space="preserve">     “sysDatetime”:”2024-01-01 23:00:00”,</w:t>
      </w:r>
    </w:p>
    <w:p w14:paraId="2FCBE327" w14:textId="77777777" w:rsidR="00A4340A" w:rsidRPr="002D7C93" w:rsidRDefault="00A4340A" w:rsidP="00A4340A">
      <w:pPr>
        <w:pStyle w:val="ListParagraph"/>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3BD619DF" w14:textId="77777777" w:rsidR="00A4340A" w:rsidRPr="002D7C93" w:rsidRDefault="00A4340A" w:rsidP="00A4340A">
      <w:pPr>
        <w:ind w:leftChars="218" w:left="480"/>
        <w:rPr>
          <w:rFonts w:cs="Arial"/>
          <w:lang w:eastAsia="zh-HK"/>
        </w:rPr>
      </w:pPr>
      <w:r w:rsidRPr="002D7C93">
        <w:rPr>
          <w:rFonts w:cs="Arial"/>
          <w:lang w:eastAsia="zh-HK"/>
        </w:rPr>
        <w:t xml:space="preserve">           "vehicleMainland":"XX9998",</w:t>
      </w:r>
    </w:p>
    <w:p w14:paraId="461316FD" w14:textId="393032B2" w:rsidR="00891DC6" w:rsidRPr="008B1896" w:rsidRDefault="00A4340A" w:rsidP="00A4340A">
      <w:pPr>
        <w:ind w:leftChars="218" w:left="480"/>
        <w:rPr>
          <w:rFonts w:cs="Arial"/>
          <w:lang w:eastAsia="zh-HK"/>
        </w:rPr>
      </w:pPr>
      <w:r w:rsidRPr="002D7C93">
        <w:rPr>
          <w:rFonts w:cs="Arial"/>
          <w:lang w:eastAsia="zh-HK"/>
        </w:rPr>
        <w:t xml:space="preserve">           "vehicleMacao":"XX9998",</w:t>
      </w:r>
    </w:p>
    <w:p w14:paraId="298E7D8A" w14:textId="364A6C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006E0B7D" w:rsidRPr="008B1896">
        <w:rPr>
          <w:rFonts w:cs="Arial"/>
          <w:lang w:eastAsia="zh-HK"/>
        </w:rPr>
        <w:t>cabinId</w:t>
      </w:r>
      <w:proofErr w:type="spellEnd"/>
      <w:r w:rsidRPr="008B1896">
        <w:rPr>
          <w:rFonts w:cs="Arial"/>
          <w:lang w:eastAsia="zh-HK"/>
        </w:rPr>
        <w:t>": “B1”,</w:t>
      </w:r>
    </w:p>
    <w:p w14:paraId="6565B6A8" w14:textId="3B409C08"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00AA71F5" w:rsidRPr="008B1896">
        <w:rPr>
          <w:rFonts w:cs="Arial"/>
          <w:lang w:eastAsia="zh-HK"/>
        </w:rPr>
        <w:t>mpsR</w:t>
      </w:r>
      <w:r w:rsidRPr="008B1896">
        <w:rPr>
          <w:rFonts w:cs="Arial"/>
          <w:lang w:eastAsia="zh-HK"/>
        </w:rPr>
        <w:t>ecordId</w:t>
      </w:r>
      <w:proofErr w:type="spellEnd"/>
      <w:r w:rsidRPr="008B1896">
        <w:rPr>
          <w:rFonts w:cs="Arial"/>
          <w:lang w:eastAsia="zh-HK"/>
        </w:rPr>
        <w:t>": “XXX”,</w:t>
      </w:r>
    </w:p>
    <w:p w14:paraId="0A1D4791"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warehouseId</w:t>
      </w:r>
      <w:proofErr w:type="spellEnd"/>
      <w:r w:rsidRPr="008B1896">
        <w:rPr>
          <w:rFonts w:cs="Arial"/>
          <w:lang w:eastAsia="zh-HK"/>
        </w:rPr>
        <w:t>": “XXX”,</w:t>
      </w:r>
    </w:p>
    <w:p w14:paraId="204F34CF" w14:textId="0437AE3F"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are</w:t>
      </w:r>
      <w:ins w:id="1000" w:author="Siu Ham Wong" w:date="2024-01-21T22:34:00Z">
        <w:r w:rsidR="000F09EB">
          <w:rPr>
            <w:rFonts w:cs="Arial"/>
            <w:lang w:eastAsia="zh-HK"/>
          </w:rPr>
          <w:t>a</w:t>
        </w:r>
      </w:ins>
      <w:r w:rsidRPr="008B1896">
        <w:rPr>
          <w:rFonts w:cs="Arial"/>
          <w:lang w:eastAsia="zh-HK"/>
        </w:rPr>
        <w:t>Id</w:t>
      </w:r>
      <w:proofErr w:type="spellEnd"/>
      <w:r w:rsidRPr="008B1896">
        <w:rPr>
          <w:rFonts w:cs="Arial"/>
          <w:lang w:eastAsia="zh-HK"/>
        </w:rPr>
        <w:t>": “XXX”,</w:t>
      </w:r>
    </w:p>
    <w:p w14:paraId="19A9A658"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vehicleImgUrl</w:t>
      </w:r>
      <w:proofErr w:type="spellEnd"/>
      <w:r w:rsidRPr="008B1896">
        <w:rPr>
          <w:rFonts w:cs="Arial"/>
          <w:lang w:eastAsia="zh-HK"/>
        </w:rPr>
        <w:t>": “http://XXXXXX/XXX.JPG”,</w:t>
      </w:r>
    </w:p>
    <w:p w14:paraId="4320C1AC" w14:textId="193C2C06" w:rsidR="001A3581" w:rsidRPr="008B1896" w:rsidRDefault="00891DC6" w:rsidP="001A3581">
      <w:pPr>
        <w:pStyle w:val="ListParagraph"/>
        <w:ind w:left="440" w:firstLine="411"/>
        <w:rPr>
          <w:rFonts w:cs="Arial"/>
          <w:lang w:eastAsia="zh-HK"/>
        </w:rPr>
      </w:pPr>
      <w:r w:rsidRPr="008B1896">
        <w:rPr>
          <w:rFonts w:cs="Arial"/>
          <w:lang w:eastAsia="zh-HK"/>
        </w:rPr>
        <w:t xml:space="preserve">    </w:t>
      </w:r>
      <w:r w:rsidR="001A3581" w:rsidRPr="008B1896">
        <w:rPr>
          <w:rFonts w:cs="Arial"/>
          <w:lang w:eastAsia="zh-HK"/>
        </w:rPr>
        <w:t xml:space="preserve"> </w:t>
      </w:r>
      <w:r w:rsidRPr="008B1896">
        <w:rPr>
          <w:rFonts w:cs="Arial"/>
          <w:lang w:eastAsia="zh-HK"/>
        </w:rPr>
        <w:t>"</w:t>
      </w:r>
      <w:proofErr w:type="spellStart"/>
      <w:r w:rsidRPr="008B1896">
        <w:rPr>
          <w:rFonts w:cs="Arial"/>
          <w:lang w:eastAsia="zh-HK"/>
        </w:rPr>
        <w:t>vehicleImg</w:t>
      </w:r>
      <w:proofErr w:type="spellEnd"/>
      <w:r w:rsidRPr="008B1896">
        <w:rPr>
          <w:rFonts w:cs="Arial"/>
          <w:lang w:eastAsia="zh-HK"/>
        </w:rPr>
        <w:t>": “XXXXXXXXXXXXXXXXXXXXXXXXXXX”,</w:t>
      </w:r>
    </w:p>
    <w:p w14:paraId="1C5F39D7" w14:textId="72719DF3" w:rsidR="00891DC6" w:rsidRPr="008B1896" w:rsidRDefault="001A3581" w:rsidP="001A3581">
      <w:pPr>
        <w:pStyle w:val="ListParagraph"/>
        <w:ind w:left="440" w:firstLine="411"/>
        <w:rPr>
          <w:rFonts w:cs="Arial"/>
          <w:lang w:eastAsia="zh-HK"/>
        </w:rPr>
      </w:pPr>
      <w:r w:rsidRPr="008B1896">
        <w:rPr>
          <w:rFonts w:cs="Arial"/>
          <w:lang w:eastAsia="zh-HK"/>
        </w:rPr>
        <w:t xml:space="preserve">     “parkin</w:t>
      </w:r>
      <w:r w:rsidR="0096713A" w:rsidRPr="008B1896">
        <w:rPr>
          <w:rFonts w:cs="Arial"/>
          <w:lang w:eastAsia="zh-HK"/>
        </w:rPr>
        <w:t>gRecordId</w:t>
      </w:r>
      <w:r w:rsidRPr="008B1896">
        <w:rPr>
          <w:rFonts w:cs="Arial"/>
          <w:lang w:eastAsia="zh-HK"/>
        </w:rPr>
        <w:t>”:”</w:t>
      </w:r>
      <w:r w:rsidR="0096713A" w:rsidRPr="008B1896">
        <w:rPr>
          <w:rFonts w:cs="Arial"/>
          <w:lang w:eastAsia="zh-HK"/>
        </w:rPr>
        <w:t>PR00001</w:t>
      </w:r>
      <w:r w:rsidRPr="008B1896">
        <w:rPr>
          <w:rFonts w:cs="Arial"/>
          <w:lang w:eastAsia="zh-HK"/>
        </w:rPr>
        <w:t>”,</w:t>
      </w:r>
    </w:p>
    <w:p w14:paraId="1C551C82" w14:textId="1C495ED8" w:rsidR="0096713A" w:rsidRPr="008B1896" w:rsidRDefault="0096713A" w:rsidP="001A3581">
      <w:pPr>
        <w:pStyle w:val="ListParagraph"/>
        <w:ind w:left="440" w:firstLine="411"/>
        <w:rPr>
          <w:rFonts w:cs="Arial"/>
          <w:lang w:eastAsia="zh-HK"/>
        </w:rPr>
      </w:pPr>
      <w:r w:rsidRPr="008B1896">
        <w:rPr>
          <w:rFonts w:cs="Arial"/>
          <w:lang w:eastAsia="zh-HK"/>
        </w:rPr>
        <w:t xml:space="preserve">     “parkInDatetime”:”2024-01-01 22:00:00”,</w:t>
      </w:r>
    </w:p>
    <w:p w14:paraId="0C3AA59B"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“remark": “XXXXXXXXXXXX”</w:t>
      </w:r>
    </w:p>
    <w:p w14:paraId="3D1566ED" w14:textId="0624626E" w:rsidR="001C4276" w:rsidRPr="001C4276" w:rsidRDefault="00A4340A" w:rsidP="001C4276">
      <w:pPr>
        <w:pStyle w:val="ListParagraph"/>
        <w:widowControl w:val="0"/>
        <w:adjustRightInd/>
        <w:snapToGrid/>
        <w:ind w:leftChars="386" w:left="849"/>
        <w:jc w:val="left"/>
        <w:rPr>
          <w:ins w:id="1001" w:author="Siu Ham Wong" w:date="2025-01-26T00:42:00Z" w16du:dateUtc="2025-01-25T16:42:00Z"/>
          <w:rFonts w:cs="Arial"/>
          <w:lang w:eastAsia="zh-HK"/>
        </w:rPr>
      </w:pPr>
      <w:r w:rsidRPr="008B1896">
        <w:rPr>
          <w:rFonts w:cs="Arial"/>
          <w:lang w:eastAsia="zh-HK"/>
        </w:rPr>
        <w:t xml:space="preserve">    "</w:t>
      </w:r>
      <w:proofErr w:type="spellStart"/>
      <w:r w:rsidRPr="008B1896">
        <w:rPr>
          <w:rFonts w:cs="Arial"/>
          <w:lang w:eastAsia="zh-HK"/>
        </w:rPr>
        <w:t>bookingId</w:t>
      </w:r>
      <w:proofErr w:type="spellEnd"/>
      <w:r w:rsidRPr="008B1896">
        <w:rPr>
          <w:rFonts w:cs="Arial"/>
          <w:lang w:eastAsia="zh-HK"/>
        </w:rPr>
        <w:t>": “B000001</w:t>
      </w:r>
      <w:proofErr w:type="gramStart"/>
      <w:r w:rsidRPr="008B1896">
        <w:rPr>
          <w:rFonts w:cs="Arial"/>
          <w:lang w:eastAsia="zh-HK"/>
        </w:rPr>
        <w:t>”</w:t>
      </w:r>
      <w:ins w:id="1002" w:author="Siu Ham Wong" w:date="2025-01-26T00:42:00Z" w16du:dateUtc="2025-01-25T16:42:00Z">
        <w:r w:rsidR="001C4276" w:rsidRPr="001C4276">
          <w:t xml:space="preserve"> </w:t>
        </w:r>
        <w:r w:rsidR="001C4276" w:rsidRPr="001C4276">
          <w:rPr>
            <w:rFonts w:cs="Arial"/>
            <w:lang w:eastAsia="zh-HK"/>
          </w:rPr>
          <w:t>,</w:t>
        </w:r>
        <w:proofErr w:type="gramEnd"/>
      </w:ins>
    </w:p>
    <w:p w14:paraId="34957E9C" w14:textId="3E9309FF" w:rsidR="00A4340A" w:rsidRPr="008B1896" w:rsidRDefault="001C4276" w:rsidP="001C4276">
      <w:pPr>
        <w:pStyle w:val="ListParagraph"/>
        <w:widowControl w:val="0"/>
        <w:adjustRightInd/>
        <w:snapToGrid/>
        <w:ind w:leftChars="386" w:left="849"/>
        <w:jc w:val="left"/>
        <w:rPr>
          <w:rFonts w:cs="Arial"/>
          <w:lang w:eastAsia="zh-HK"/>
        </w:rPr>
      </w:pPr>
      <w:ins w:id="1003" w:author="Siu Ham Wong" w:date="2025-01-26T00:42:00Z" w16du:dateUtc="2025-01-25T16:42:00Z">
        <w:r>
          <w:rPr>
            <w:rFonts w:cs="Arial"/>
            <w:lang w:eastAsia="zh-HK"/>
          </w:rPr>
          <w:t xml:space="preserve">    </w:t>
        </w:r>
        <w:r w:rsidRPr="001C4276">
          <w:rPr>
            <w:rFonts w:cs="Arial"/>
            <w:lang w:eastAsia="zh-HK"/>
          </w:rPr>
          <w:t>"</w:t>
        </w:r>
        <w:proofErr w:type="spellStart"/>
        <w:r w:rsidRPr="001C4276">
          <w:rPr>
            <w:rFonts w:cs="Arial"/>
            <w:lang w:eastAsia="zh-HK"/>
          </w:rPr>
          <w:t>primaryVehicleRegion</w:t>
        </w:r>
        <w:proofErr w:type="spellEnd"/>
        <w:r w:rsidRPr="001C4276">
          <w:rPr>
            <w:rFonts w:cs="Arial"/>
            <w:lang w:eastAsia="zh-HK"/>
          </w:rPr>
          <w:t>":"</w:t>
        </w:r>
        <w:proofErr w:type="spellStart"/>
        <w:r w:rsidRPr="001C4276">
          <w:rPr>
            <w:rFonts w:cs="Arial"/>
            <w:lang w:eastAsia="zh-HK"/>
          </w:rPr>
          <w:t>hk</w:t>
        </w:r>
        <w:proofErr w:type="spellEnd"/>
        <w:r w:rsidRPr="001C4276">
          <w:rPr>
            <w:rFonts w:cs="Arial"/>
            <w:lang w:eastAsia="zh-HK"/>
          </w:rPr>
          <w:t>"</w:t>
        </w:r>
      </w:ins>
      <w:del w:id="1004" w:author="Siu Ham Wong" w:date="2025-01-26T00:42:00Z" w16du:dateUtc="2025-01-25T16:42:00Z">
        <w:r w:rsidR="00A4340A" w:rsidRPr="008B1896" w:rsidDel="001C4276">
          <w:rPr>
            <w:rFonts w:cs="Arial"/>
            <w:lang w:eastAsia="zh-HK"/>
          </w:rPr>
          <w:delText>,</w:delText>
        </w:r>
      </w:del>
    </w:p>
    <w:p w14:paraId="40EFDD23" w14:textId="77777777" w:rsidR="00891DC6" w:rsidRPr="008B1896" w:rsidRDefault="00891DC6" w:rsidP="00891DC6">
      <w:pPr>
        <w:pStyle w:val="ListParagraph"/>
        <w:widowControl w:val="0"/>
        <w:adjustRightInd/>
        <w:snapToGrid/>
        <w:ind w:left="440"/>
        <w:jc w:val="left"/>
        <w:rPr>
          <w:rFonts w:cs="Arial"/>
          <w:lang w:eastAsia="zh-HK"/>
        </w:rPr>
      </w:pPr>
      <w:r w:rsidRPr="008B1896">
        <w:rPr>
          <w:rFonts w:cs="Arial"/>
          <w:lang w:eastAsia="zh-HK"/>
        </w:rPr>
        <w:t xml:space="preserve">      }</w:t>
      </w:r>
    </w:p>
    <w:p w14:paraId="7DD4EE1A" w14:textId="1FF61BCE" w:rsidR="004F6F45" w:rsidRPr="008B1896" w:rsidRDefault="004F6F45" w:rsidP="00891DC6">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0217F90E" w14:textId="2B03EB46" w:rsidR="004F6F45" w:rsidRPr="002D7C93" w:rsidRDefault="00891DC6" w:rsidP="00CC5DAB">
      <w:pPr>
        <w:widowControl w:val="0"/>
        <w:adjustRightInd/>
        <w:snapToGrid/>
        <w:ind w:left="851"/>
        <w:jc w:val="left"/>
        <w:rPr>
          <w:rFonts w:cs="Arial"/>
          <w:bCs/>
          <w:lang w:eastAsia="zh-HK"/>
        </w:rPr>
      </w:pPr>
      <w:r w:rsidRPr="002D7C93">
        <w:rPr>
          <w:rFonts w:cs="Arial"/>
          <w:bCs/>
          <w:lang w:eastAsia="zh-HK"/>
        </w:rPr>
        <w:t xml:space="preserve">Remarks: </w:t>
      </w:r>
      <w:r w:rsidR="00774AFE" w:rsidRPr="008B1896">
        <w:rPr>
          <w:rFonts w:cs="Arial"/>
          <w:bCs/>
          <w:lang w:eastAsia="zh-HK"/>
        </w:rPr>
        <w:t xml:space="preserve">After patron confirmed pick up the vehicle and settled the payment (if any), ACPB-CPVACS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支付成功后下发取</w:t>
      </w:r>
      <w:r w:rsidR="00774AFE" w:rsidRPr="002D7C93">
        <w:rPr>
          <w:rFonts w:cs="Arial" w:hint="eastAsia"/>
          <w:b/>
          <w:i/>
          <w:iCs/>
          <w:lang w:eastAsia="zh-HK"/>
        </w:rPr>
        <w:t>车</w:t>
      </w:r>
      <w:r w:rsidR="00774AFE" w:rsidRPr="008B1896">
        <w:rPr>
          <w:rFonts w:cs="Arial"/>
          <w:bCs/>
          <w:lang w:eastAsia="zh-HK"/>
        </w:rPr>
        <w:t xml:space="preserve"> </w:t>
      </w:r>
      <w:r w:rsidR="00215879" w:rsidRPr="00215879">
        <w:rPr>
          <w:rFonts w:cs="Arial"/>
          <w:bCs/>
          <w:lang w:eastAsia="zh-HK"/>
        </w:rPr>
        <w:t xml:space="preserve">and </w:t>
      </w:r>
      <w:r w:rsidR="00215879" w:rsidRPr="002D7C93">
        <w:rPr>
          <w:rFonts w:cs="Arial"/>
          <w:b/>
          <w:i/>
          <w:iCs/>
          <w:lang w:eastAsia="zh-HK"/>
        </w:rPr>
        <w:t>BOSS API - INT-APS-BOSS-008</w:t>
      </w:r>
      <w:r w:rsidR="00215879">
        <w:rPr>
          <w:rFonts w:cs="Arial"/>
          <w:bCs/>
          <w:lang w:eastAsia="zh-HK"/>
        </w:rPr>
        <w:t xml:space="preserve"> </w:t>
      </w:r>
      <w:r w:rsidR="00774AFE" w:rsidRPr="008B1896">
        <w:rPr>
          <w:rFonts w:cs="Arial"/>
          <w:bCs/>
          <w:lang w:eastAsia="zh-HK"/>
        </w:rPr>
        <w:t xml:space="preserve">through </w:t>
      </w:r>
      <w:r w:rsidR="00774AFE" w:rsidRPr="002D7C93">
        <w:rPr>
          <w:rFonts w:cs="Arial"/>
          <w:b/>
          <w:i/>
          <w:iCs/>
          <w:lang w:eastAsia="zh-HK"/>
        </w:rPr>
        <w:t>APS API - CPVACS Confirm MPS Pick Up Vehicle</w:t>
      </w:r>
      <w:r w:rsidR="00774AFE" w:rsidRPr="008B1896">
        <w:rPr>
          <w:rFonts w:cs="Arial"/>
          <w:bCs/>
          <w:lang w:eastAsia="zh-HK"/>
        </w:rPr>
        <w:t xml:space="preserve"> to confirm with MPS to pick up the vehicle</w:t>
      </w:r>
      <w:r w:rsidR="00215879">
        <w:rPr>
          <w:rFonts w:cs="Arial"/>
          <w:bCs/>
          <w:lang w:eastAsia="zh-HK"/>
        </w:rPr>
        <w:t xml:space="preserve"> and </w:t>
      </w:r>
      <w:r w:rsidR="00215879" w:rsidRPr="00215879">
        <w:rPr>
          <w:rFonts w:cs="Arial"/>
          <w:bCs/>
          <w:lang w:eastAsia="zh-HK"/>
        </w:rPr>
        <w:t>update BOSS the payment result</w:t>
      </w:r>
      <w:r w:rsidR="00774AFE" w:rsidRPr="008B1896">
        <w:rPr>
          <w:rFonts w:cs="Arial"/>
          <w:bCs/>
          <w:lang w:eastAsia="zh-HK"/>
        </w:rPr>
        <w:t>.</w:t>
      </w:r>
      <w:ins w:id="1005" w:author="Siu Ham Wong" w:date="2024-01-22T13:14:00Z">
        <w:r w:rsidR="001B0C9D">
          <w:rPr>
            <w:rFonts w:cs="Arial"/>
            <w:bCs/>
            <w:lang w:eastAsia="zh-HK"/>
          </w:rPr>
          <w:t xml:space="preserve"> </w:t>
        </w:r>
      </w:ins>
      <w:del w:id="1006" w:author="Siu Ham Wong" w:date="2024-01-22T13:14:00Z">
        <w:r w:rsidR="00774AFE" w:rsidRPr="008B1896" w:rsidDel="001B0C9D">
          <w:rPr>
            <w:rFonts w:cs="Arial"/>
            <w:bCs/>
            <w:lang w:eastAsia="zh-HK"/>
          </w:rPr>
          <w:delText xml:space="preserve"> </w:delText>
        </w:r>
      </w:del>
      <w:ins w:id="1007" w:author="Siu Ham Wong" w:date="2024-01-22T13:20:00Z">
        <w:r w:rsidR="001B0C9D" w:rsidRPr="001B0C9D">
          <w:rPr>
            <w:rFonts w:cs="Arial"/>
            <w:bCs/>
            <w:lang w:eastAsia="zh-HK"/>
          </w:rPr>
          <w:t>Then, MPS will start the pickup process and find the vehicle from the warehouse. MPS may return the assigned cabin information to ACPB-CPVACS. Also, ACPB-CPVACS will display the LPN to the queuing board after receiving the return message from MPS.</w:t>
        </w:r>
      </w:ins>
      <w:del w:id="1008" w:author="Siu Ham Wong" w:date="2024-01-22T13:14:00Z">
        <w:r w:rsidR="00774AFE" w:rsidRPr="008B1896" w:rsidDel="001B0C9D">
          <w:rPr>
            <w:rFonts w:cs="Arial"/>
            <w:bCs/>
            <w:lang w:eastAsia="zh-HK"/>
          </w:rPr>
          <w:delText>APS will get and return the assigned cabin information to ACPB-CPVACS. ACPB-CPVACS will display the assigned cabin information on the Kiosk and Signage LCD display. Patron will access the assigned cabin information through the displays and pick up the vehicle at the right place.</w:delText>
        </w:r>
      </w:del>
    </w:p>
    <w:p w14:paraId="7C59C804" w14:textId="77777777" w:rsidR="003B2D49" w:rsidRPr="002D7C93" w:rsidRDefault="003B2D49" w:rsidP="00CC5DAB">
      <w:pPr>
        <w:widowControl w:val="0"/>
        <w:adjustRightInd/>
        <w:snapToGrid/>
        <w:ind w:left="851"/>
        <w:jc w:val="left"/>
        <w:rPr>
          <w:rFonts w:cs="Arial"/>
          <w:b/>
          <w:lang w:eastAsia="zh-HK"/>
        </w:rPr>
      </w:pPr>
    </w:p>
    <w:p w14:paraId="0FAD146F" w14:textId="5008726D" w:rsidR="003B2D49" w:rsidRPr="002D7C93" w:rsidRDefault="003B2D49" w:rsidP="003B2D49">
      <w:pPr>
        <w:pStyle w:val="Heading3"/>
        <w:rPr>
          <w:lang w:eastAsia="zh-HK"/>
        </w:rPr>
      </w:pPr>
      <w:bookmarkStart w:id="1009" w:name="_Toc188888825"/>
      <w:r w:rsidRPr="002D7C93">
        <w:rPr>
          <w:lang w:eastAsia="zh-HK"/>
        </w:rPr>
        <w:t>MPS Notify CPVACS</w:t>
      </w:r>
      <w:r w:rsidR="00552C6C" w:rsidRPr="002D7C93">
        <w:rPr>
          <w:lang w:eastAsia="zh-HK"/>
        </w:rPr>
        <w:t>/BOSS</w:t>
      </w:r>
      <w:r w:rsidRPr="002D7C93">
        <w:rPr>
          <w:lang w:eastAsia="zh-HK"/>
        </w:rPr>
        <w:t xml:space="preserve"> MPS Pick Up Complete</w:t>
      </w:r>
      <w:bookmarkEnd w:id="1009"/>
      <w:r w:rsidRPr="002D7C93">
        <w:rPr>
          <w:lang w:eastAsia="zh-HK"/>
        </w:rPr>
        <w:t xml:space="preserve"> </w:t>
      </w:r>
    </w:p>
    <w:p w14:paraId="7DF59959" w14:textId="4FA339B4" w:rsidR="003B2D49" w:rsidRPr="008B1896" w:rsidRDefault="003B2D49" w:rsidP="003B2D49">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notifyPickUpComplete</w:t>
      </w:r>
      <w:proofErr w:type="spellEnd"/>
    </w:p>
    <w:p w14:paraId="5208DFEB" w14:textId="77777777" w:rsidR="003B2D49" w:rsidRPr="008B1896" w:rsidRDefault="003B2D49" w:rsidP="003B2D49">
      <w:pPr>
        <w:pStyle w:val="ListParagraph"/>
        <w:widowControl w:val="0"/>
        <w:adjustRightInd/>
        <w:snapToGrid/>
        <w:ind w:leftChars="0" w:left="960"/>
        <w:jc w:val="left"/>
        <w:rPr>
          <w:rFonts w:cs="Arial"/>
          <w:lang w:eastAsia="zh-HK"/>
        </w:rPr>
      </w:pPr>
      <w:r w:rsidRPr="008B1896">
        <w:rPr>
          <w:rFonts w:cs="Arial"/>
          <w:lang w:eastAsia="zh-HK"/>
        </w:rPr>
        <w:t>Method: Post</w:t>
      </w:r>
    </w:p>
    <w:p w14:paraId="39832C7D" w14:textId="77777777" w:rsidR="003B2D49" w:rsidRPr="008B1896" w:rsidRDefault="003B2D49" w:rsidP="003B2D49">
      <w:pPr>
        <w:pStyle w:val="ListParagraph"/>
        <w:ind w:leftChars="0" w:left="960"/>
        <w:rPr>
          <w:rFonts w:eastAsiaTheme="minorEastAsia" w:cs="Arial"/>
          <w:lang w:eastAsia="zh-HK"/>
        </w:rPr>
      </w:pPr>
      <w:r w:rsidRPr="008B1896">
        <w:rPr>
          <w:rFonts w:eastAsiaTheme="minorEastAsia" w:cs="Arial"/>
          <w:lang w:eastAsia="zh-HK"/>
        </w:rPr>
        <w:t>Content-Type: JSON</w:t>
      </w:r>
    </w:p>
    <w:p w14:paraId="784E8362" w14:textId="77777777" w:rsidR="003B2D49" w:rsidRPr="008B1896" w:rsidRDefault="003B2D49" w:rsidP="003B2D49">
      <w:pPr>
        <w:pStyle w:val="ListParagraph"/>
        <w:ind w:leftChars="0" w:left="960"/>
        <w:rPr>
          <w:rFonts w:eastAsiaTheme="minorEastAsia" w:cs="Arial"/>
          <w:lang w:eastAsia="zh-HK"/>
        </w:rPr>
      </w:pPr>
      <w:r w:rsidRPr="008B1896">
        <w:rPr>
          <w:rFonts w:cs="Arial"/>
        </w:rPr>
        <w:t>Authorization: Bearer</w:t>
      </w:r>
    </w:p>
    <w:p w14:paraId="77134DD8" w14:textId="77777777" w:rsidR="003B2D49" w:rsidRPr="008B1896" w:rsidRDefault="003B2D49" w:rsidP="003B2D49">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18"/>
        <w:gridCol w:w="2157"/>
        <w:gridCol w:w="3181"/>
      </w:tblGrid>
      <w:tr w:rsidR="008B1896" w:rsidRPr="008B1896" w14:paraId="09EFCDA9" w14:textId="77777777" w:rsidTr="006A58A4">
        <w:tc>
          <w:tcPr>
            <w:tcW w:w="2718" w:type="dxa"/>
          </w:tcPr>
          <w:p w14:paraId="3A9E526D" w14:textId="77777777" w:rsidR="003B2D49" w:rsidRPr="008B1896" w:rsidRDefault="003B2D49" w:rsidP="006A58A4">
            <w:pPr>
              <w:pStyle w:val="ListParagraph"/>
              <w:ind w:leftChars="0" w:left="0"/>
              <w:rPr>
                <w:rFonts w:cs="Arial"/>
                <w:b/>
                <w:lang w:eastAsia="zh-HK"/>
              </w:rPr>
            </w:pPr>
            <w:r w:rsidRPr="008B1896">
              <w:rPr>
                <w:rFonts w:cs="Arial"/>
                <w:b/>
                <w:lang w:eastAsia="zh-HK"/>
              </w:rPr>
              <w:t>Field</w:t>
            </w:r>
          </w:p>
        </w:tc>
        <w:tc>
          <w:tcPr>
            <w:tcW w:w="2157" w:type="dxa"/>
          </w:tcPr>
          <w:p w14:paraId="66CCFC48" w14:textId="77777777" w:rsidR="003B2D49" w:rsidRPr="008B1896" w:rsidRDefault="003B2D49" w:rsidP="006A58A4">
            <w:pPr>
              <w:pStyle w:val="ListParagraph"/>
              <w:ind w:leftChars="0" w:left="0"/>
              <w:rPr>
                <w:rFonts w:cs="Arial"/>
                <w:b/>
                <w:lang w:eastAsia="zh-HK"/>
              </w:rPr>
            </w:pPr>
            <w:r w:rsidRPr="008B1896">
              <w:rPr>
                <w:rFonts w:cs="Arial"/>
                <w:b/>
                <w:lang w:eastAsia="zh-HK"/>
              </w:rPr>
              <w:t>Type</w:t>
            </w:r>
          </w:p>
        </w:tc>
        <w:tc>
          <w:tcPr>
            <w:tcW w:w="3181" w:type="dxa"/>
          </w:tcPr>
          <w:p w14:paraId="60F74A71" w14:textId="77777777" w:rsidR="003B2D49" w:rsidRPr="008B1896" w:rsidRDefault="003B2D49" w:rsidP="006A58A4">
            <w:pPr>
              <w:pStyle w:val="ListParagraph"/>
              <w:ind w:leftChars="0" w:left="0"/>
              <w:rPr>
                <w:rFonts w:cs="Arial"/>
                <w:b/>
                <w:lang w:eastAsia="zh-HK"/>
              </w:rPr>
            </w:pPr>
            <w:r w:rsidRPr="008B1896">
              <w:rPr>
                <w:rFonts w:cs="Arial"/>
                <w:b/>
                <w:lang w:eastAsia="zh-HK"/>
              </w:rPr>
              <w:t>Description</w:t>
            </w:r>
          </w:p>
        </w:tc>
      </w:tr>
      <w:tr w:rsidR="008B1896" w:rsidRPr="008B1896" w14:paraId="0DFAC9B0" w14:textId="77777777" w:rsidTr="006A58A4">
        <w:tc>
          <w:tcPr>
            <w:tcW w:w="2718" w:type="dxa"/>
          </w:tcPr>
          <w:p w14:paraId="1ACAC299" w14:textId="28F267DE" w:rsidR="003B2D49" w:rsidRPr="002D7C93" w:rsidRDefault="006E0B7D" w:rsidP="006A58A4">
            <w:pPr>
              <w:pStyle w:val="ListParagraph"/>
              <w:ind w:leftChars="0" w:left="0"/>
              <w:rPr>
                <w:rFonts w:cs="Arial"/>
                <w:lang w:eastAsia="zh-HK"/>
              </w:rPr>
            </w:pPr>
            <w:proofErr w:type="spellStart"/>
            <w:r w:rsidRPr="002D7C93">
              <w:rPr>
                <w:rFonts w:cs="Arial"/>
                <w:lang w:eastAsia="zh-HK"/>
              </w:rPr>
              <w:lastRenderedPageBreak/>
              <w:t>cabinId</w:t>
            </w:r>
            <w:proofErr w:type="spellEnd"/>
          </w:p>
        </w:tc>
        <w:tc>
          <w:tcPr>
            <w:tcW w:w="2157" w:type="dxa"/>
          </w:tcPr>
          <w:p w14:paraId="6F982133" w14:textId="77777777" w:rsidR="003B2D49" w:rsidRPr="002D7C93" w:rsidRDefault="003B2D49" w:rsidP="006A58A4">
            <w:pPr>
              <w:pStyle w:val="ListParagraph"/>
              <w:ind w:leftChars="0" w:left="0"/>
              <w:rPr>
                <w:rFonts w:cs="Arial"/>
                <w:lang w:eastAsia="zh-HK"/>
              </w:rPr>
            </w:pPr>
            <w:r w:rsidRPr="002D7C93">
              <w:rPr>
                <w:rFonts w:cs="Arial"/>
                <w:lang w:eastAsia="zh-HK"/>
              </w:rPr>
              <w:t>String</w:t>
            </w:r>
          </w:p>
        </w:tc>
        <w:tc>
          <w:tcPr>
            <w:tcW w:w="3181" w:type="dxa"/>
          </w:tcPr>
          <w:p w14:paraId="3A3E9584" w14:textId="2EA7614D" w:rsidR="003B2D49" w:rsidRPr="002D7C93" w:rsidRDefault="007A123B" w:rsidP="006A58A4">
            <w:pPr>
              <w:pStyle w:val="ListParagraph"/>
              <w:ind w:leftChars="0" w:left="0"/>
              <w:rPr>
                <w:rFonts w:cs="Arial"/>
                <w:shd w:val="clear" w:color="auto" w:fill="FFFFFF"/>
              </w:rPr>
            </w:pPr>
            <w:r w:rsidRPr="002D7C93">
              <w:rPr>
                <w:rFonts w:eastAsiaTheme="minorEastAsia" w:cs="Arial"/>
                <w:lang w:eastAsia="zh-HK"/>
              </w:rPr>
              <w:t>Cabin</w:t>
            </w:r>
            <w:r w:rsidR="003B2D49" w:rsidRPr="002D7C93">
              <w:rPr>
                <w:rFonts w:eastAsiaTheme="minorEastAsia" w:cs="Arial"/>
                <w:lang w:eastAsia="zh-HK"/>
              </w:rPr>
              <w:t xml:space="preserve"> ID</w:t>
            </w:r>
          </w:p>
        </w:tc>
      </w:tr>
      <w:tr w:rsidR="008B1896" w:rsidRPr="008B1896" w14:paraId="6E1CB5CD" w14:textId="77777777" w:rsidTr="006A58A4">
        <w:tc>
          <w:tcPr>
            <w:tcW w:w="2718" w:type="dxa"/>
          </w:tcPr>
          <w:p w14:paraId="47B0DDA5" w14:textId="3A243D99" w:rsidR="009E1E71" w:rsidRPr="002D7C93" w:rsidRDefault="009E1E71" w:rsidP="009E1E71">
            <w:pPr>
              <w:pStyle w:val="ListParagraph"/>
              <w:ind w:leftChars="0" w:left="0"/>
              <w:rPr>
                <w:rFonts w:cs="Arial"/>
                <w:lang w:eastAsia="zh-HK"/>
              </w:rPr>
            </w:pPr>
            <w:proofErr w:type="spellStart"/>
            <w:r w:rsidRPr="002D7C93">
              <w:rPr>
                <w:rFonts w:cs="Arial"/>
                <w:lang w:eastAsia="zh-HK"/>
              </w:rPr>
              <w:t>bookingId</w:t>
            </w:r>
            <w:proofErr w:type="spellEnd"/>
          </w:p>
        </w:tc>
        <w:tc>
          <w:tcPr>
            <w:tcW w:w="2157" w:type="dxa"/>
          </w:tcPr>
          <w:p w14:paraId="6733D523" w14:textId="1B5BF4EB" w:rsidR="009E1E71" w:rsidRPr="002D7C93" w:rsidRDefault="009E1E71" w:rsidP="009E1E71">
            <w:pPr>
              <w:pStyle w:val="ListParagraph"/>
              <w:ind w:leftChars="0" w:left="0"/>
              <w:rPr>
                <w:rFonts w:cs="Arial"/>
                <w:lang w:eastAsia="zh-HK"/>
              </w:rPr>
            </w:pPr>
            <w:r w:rsidRPr="002D7C93">
              <w:rPr>
                <w:rFonts w:cs="Arial"/>
                <w:lang w:eastAsia="zh-HK"/>
              </w:rPr>
              <w:t>String</w:t>
            </w:r>
          </w:p>
        </w:tc>
        <w:tc>
          <w:tcPr>
            <w:tcW w:w="3181" w:type="dxa"/>
          </w:tcPr>
          <w:p w14:paraId="4A848385" w14:textId="31CFA926" w:rsidR="009E1E71" w:rsidRPr="002D7C93" w:rsidRDefault="009E1E71" w:rsidP="009E1E71">
            <w:pPr>
              <w:pStyle w:val="ListParagraph"/>
              <w:ind w:leftChars="0" w:left="0"/>
              <w:rPr>
                <w:rFonts w:eastAsiaTheme="minorEastAsia" w:cs="Arial"/>
                <w:lang w:eastAsia="zh-HK"/>
              </w:rPr>
            </w:pPr>
            <w:r w:rsidRPr="002D7C93">
              <w:rPr>
                <w:rFonts w:cs="Arial"/>
                <w:shd w:val="clear" w:color="auto" w:fill="FFFFFF"/>
              </w:rPr>
              <w:t>Booking ID</w:t>
            </w:r>
          </w:p>
        </w:tc>
      </w:tr>
      <w:tr w:rsidR="008B1896" w:rsidRPr="008B1896" w14:paraId="0686598F" w14:textId="77777777" w:rsidTr="006A58A4">
        <w:tc>
          <w:tcPr>
            <w:tcW w:w="2718" w:type="dxa"/>
          </w:tcPr>
          <w:p w14:paraId="33FC0CDF" w14:textId="3D9DB62D" w:rsidR="009E1E71" w:rsidRPr="002D7C93" w:rsidRDefault="009E1E71" w:rsidP="009E1E71">
            <w:pPr>
              <w:pStyle w:val="ListParagraph"/>
              <w:ind w:leftChars="0" w:left="0"/>
              <w:rPr>
                <w:rFonts w:cs="Arial"/>
                <w:lang w:eastAsia="zh-HK"/>
              </w:rPr>
            </w:pPr>
            <w:proofErr w:type="spellStart"/>
            <w:r w:rsidRPr="008B1896">
              <w:rPr>
                <w:rFonts w:cs="Arial"/>
                <w:lang w:eastAsia="zh-HK"/>
              </w:rPr>
              <w:t>parkingRecordId</w:t>
            </w:r>
            <w:proofErr w:type="spellEnd"/>
          </w:p>
        </w:tc>
        <w:tc>
          <w:tcPr>
            <w:tcW w:w="2157" w:type="dxa"/>
          </w:tcPr>
          <w:p w14:paraId="6786A6FE" w14:textId="6662A912" w:rsidR="009E1E71" w:rsidRPr="002D7C93" w:rsidRDefault="009E1E71" w:rsidP="009E1E71">
            <w:pPr>
              <w:pStyle w:val="ListParagraph"/>
              <w:ind w:leftChars="0" w:left="0"/>
              <w:rPr>
                <w:rFonts w:cs="Arial"/>
                <w:lang w:eastAsia="zh-HK"/>
              </w:rPr>
            </w:pPr>
            <w:r w:rsidRPr="008B1896">
              <w:rPr>
                <w:rFonts w:cs="Arial"/>
                <w:lang w:eastAsia="zh-HK"/>
              </w:rPr>
              <w:t>String</w:t>
            </w:r>
          </w:p>
        </w:tc>
        <w:tc>
          <w:tcPr>
            <w:tcW w:w="3181" w:type="dxa"/>
          </w:tcPr>
          <w:p w14:paraId="33C15243" w14:textId="71FD17BD" w:rsidR="009E1E71" w:rsidRPr="002D7C93" w:rsidRDefault="009E1E71" w:rsidP="009E1E71">
            <w:pPr>
              <w:pStyle w:val="ListParagraph"/>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5914E576" w14:textId="77777777" w:rsidTr="006A58A4">
        <w:tc>
          <w:tcPr>
            <w:tcW w:w="2718" w:type="dxa"/>
          </w:tcPr>
          <w:p w14:paraId="0B3189B9" w14:textId="1F0462FE" w:rsidR="009E1E71" w:rsidRPr="002D7C93" w:rsidRDefault="009E1E71" w:rsidP="009E1E71">
            <w:pPr>
              <w:pStyle w:val="ListParagraph"/>
              <w:ind w:leftChars="0" w:left="0"/>
              <w:rPr>
                <w:rFonts w:cs="Arial"/>
                <w:lang w:eastAsia="zh-HK"/>
              </w:rPr>
            </w:pPr>
            <w:proofErr w:type="spellStart"/>
            <w:r w:rsidRPr="008B1896">
              <w:rPr>
                <w:rFonts w:cs="Arial"/>
                <w:lang w:eastAsia="zh-HK"/>
              </w:rPr>
              <w:t>mpsRecordId</w:t>
            </w:r>
            <w:proofErr w:type="spellEnd"/>
          </w:p>
        </w:tc>
        <w:tc>
          <w:tcPr>
            <w:tcW w:w="2157" w:type="dxa"/>
          </w:tcPr>
          <w:p w14:paraId="067D2882" w14:textId="06567428" w:rsidR="009E1E71" w:rsidRPr="002D7C93" w:rsidRDefault="009E1E71" w:rsidP="009E1E71">
            <w:pPr>
              <w:pStyle w:val="ListParagraph"/>
              <w:ind w:leftChars="0" w:left="0"/>
              <w:rPr>
                <w:rFonts w:cs="Arial"/>
                <w:lang w:eastAsia="zh-HK"/>
              </w:rPr>
            </w:pPr>
            <w:r w:rsidRPr="008B1896">
              <w:rPr>
                <w:rFonts w:cs="Arial"/>
                <w:lang w:eastAsia="zh-HK"/>
              </w:rPr>
              <w:t>String</w:t>
            </w:r>
          </w:p>
        </w:tc>
        <w:tc>
          <w:tcPr>
            <w:tcW w:w="3181" w:type="dxa"/>
          </w:tcPr>
          <w:p w14:paraId="0A87B818" w14:textId="3DB2D9C1" w:rsidR="009E1E71" w:rsidRPr="002D7C93" w:rsidRDefault="009E1E71" w:rsidP="009E1E71">
            <w:pPr>
              <w:pStyle w:val="ListParagraph"/>
              <w:ind w:leftChars="0" w:left="0"/>
              <w:rPr>
                <w:rFonts w:eastAsiaTheme="minorEastAsia" w:cs="Arial"/>
                <w:lang w:eastAsia="zh-HK"/>
              </w:rPr>
            </w:pPr>
            <w:r w:rsidRPr="002D7C93">
              <w:rPr>
                <w:rFonts w:cs="Arial"/>
                <w:shd w:val="clear" w:color="auto" w:fill="FFFFFF"/>
              </w:rPr>
              <w:t>MPS Record ID</w:t>
            </w:r>
          </w:p>
        </w:tc>
      </w:tr>
      <w:tr w:rsidR="008B1896" w:rsidRPr="008B1896" w14:paraId="171A6961" w14:textId="77777777" w:rsidTr="006A58A4">
        <w:tc>
          <w:tcPr>
            <w:tcW w:w="2718" w:type="dxa"/>
          </w:tcPr>
          <w:p w14:paraId="69182B85" w14:textId="7D1980E0" w:rsidR="009E1E71" w:rsidRPr="008B1896" w:rsidRDefault="009E1E71" w:rsidP="009E1E71">
            <w:pPr>
              <w:pStyle w:val="ListParagraph"/>
              <w:ind w:leftChars="0" w:left="0"/>
              <w:rPr>
                <w:rFonts w:cs="Arial"/>
                <w:lang w:eastAsia="zh-HK"/>
              </w:rPr>
            </w:pPr>
            <w:proofErr w:type="spellStart"/>
            <w:r w:rsidRPr="002D7C93">
              <w:rPr>
                <w:rFonts w:cs="Arial"/>
                <w:lang w:eastAsia="zh-HK"/>
              </w:rPr>
              <w:t>vehicleHongkong</w:t>
            </w:r>
            <w:proofErr w:type="spellEnd"/>
          </w:p>
        </w:tc>
        <w:tc>
          <w:tcPr>
            <w:tcW w:w="2157" w:type="dxa"/>
          </w:tcPr>
          <w:p w14:paraId="5F4A6B33" w14:textId="77777777" w:rsidR="009E1E71" w:rsidRPr="008B1896" w:rsidRDefault="009E1E71" w:rsidP="009E1E71">
            <w:pPr>
              <w:pStyle w:val="ListParagraph"/>
              <w:ind w:leftChars="0" w:left="0"/>
              <w:rPr>
                <w:rFonts w:cs="Arial"/>
                <w:lang w:eastAsia="zh-HK"/>
              </w:rPr>
            </w:pPr>
            <w:r w:rsidRPr="002D7C93">
              <w:rPr>
                <w:rFonts w:cs="Arial"/>
                <w:lang w:eastAsia="zh-HK"/>
              </w:rPr>
              <w:t>String</w:t>
            </w:r>
          </w:p>
        </w:tc>
        <w:tc>
          <w:tcPr>
            <w:tcW w:w="3181" w:type="dxa"/>
          </w:tcPr>
          <w:p w14:paraId="44FF7438" w14:textId="77777777" w:rsidR="009E1E71" w:rsidRPr="008B1896" w:rsidRDefault="009E1E71" w:rsidP="009E1E71">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5C130370" w14:textId="77777777" w:rsidTr="006A58A4">
        <w:tc>
          <w:tcPr>
            <w:tcW w:w="2718" w:type="dxa"/>
          </w:tcPr>
          <w:p w14:paraId="6B496A54" w14:textId="1865C24B" w:rsidR="009E1E71" w:rsidRPr="008B1896" w:rsidRDefault="009E1E71" w:rsidP="009E1E71">
            <w:pPr>
              <w:pStyle w:val="ListParagraph"/>
              <w:ind w:leftChars="0" w:left="0"/>
              <w:rPr>
                <w:rFonts w:cs="Arial"/>
                <w:lang w:eastAsia="zh-HK"/>
              </w:rPr>
            </w:pPr>
            <w:proofErr w:type="spellStart"/>
            <w:r w:rsidRPr="002D7C93">
              <w:rPr>
                <w:rFonts w:cs="Arial"/>
                <w:lang w:eastAsia="zh-HK"/>
              </w:rPr>
              <w:t>vehicleMainland</w:t>
            </w:r>
            <w:proofErr w:type="spellEnd"/>
          </w:p>
        </w:tc>
        <w:tc>
          <w:tcPr>
            <w:tcW w:w="2157" w:type="dxa"/>
          </w:tcPr>
          <w:p w14:paraId="7A810C47" w14:textId="77777777" w:rsidR="009E1E71" w:rsidRPr="008B1896" w:rsidRDefault="009E1E71" w:rsidP="009E1E71">
            <w:pPr>
              <w:pStyle w:val="ListParagraph"/>
              <w:ind w:leftChars="0" w:left="0"/>
              <w:rPr>
                <w:rFonts w:cs="Arial"/>
                <w:lang w:eastAsia="zh-HK"/>
              </w:rPr>
            </w:pPr>
            <w:r w:rsidRPr="002D7C93">
              <w:rPr>
                <w:rFonts w:cs="Arial"/>
                <w:lang w:eastAsia="zh-HK"/>
              </w:rPr>
              <w:t>String</w:t>
            </w:r>
          </w:p>
        </w:tc>
        <w:tc>
          <w:tcPr>
            <w:tcW w:w="3181" w:type="dxa"/>
          </w:tcPr>
          <w:p w14:paraId="43C0F20F" w14:textId="77777777" w:rsidR="009E1E71" w:rsidRPr="002D7C93" w:rsidRDefault="009E1E71" w:rsidP="009E1E71">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7DAE72FF" w14:textId="77777777" w:rsidTr="006A58A4">
        <w:tc>
          <w:tcPr>
            <w:tcW w:w="2718" w:type="dxa"/>
          </w:tcPr>
          <w:p w14:paraId="6077BF4B" w14:textId="5069A95E" w:rsidR="009E1E71" w:rsidRPr="008B1896" w:rsidRDefault="009E1E71" w:rsidP="009E1E71">
            <w:pPr>
              <w:pStyle w:val="ListParagraph"/>
              <w:ind w:leftChars="0" w:left="0"/>
              <w:rPr>
                <w:rFonts w:cs="Arial"/>
                <w:lang w:eastAsia="zh-HK"/>
              </w:rPr>
            </w:pPr>
            <w:proofErr w:type="spellStart"/>
            <w:r w:rsidRPr="002D7C93">
              <w:rPr>
                <w:rFonts w:cs="Arial"/>
                <w:lang w:eastAsia="zh-HK"/>
              </w:rPr>
              <w:t>vehicleMacao</w:t>
            </w:r>
            <w:proofErr w:type="spellEnd"/>
          </w:p>
        </w:tc>
        <w:tc>
          <w:tcPr>
            <w:tcW w:w="2157" w:type="dxa"/>
          </w:tcPr>
          <w:p w14:paraId="6CF297C1" w14:textId="77777777" w:rsidR="009E1E71" w:rsidRPr="008B1896" w:rsidRDefault="009E1E71" w:rsidP="009E1E71">
            <w:pPr>
              <w:pStyle w:val="ListParagraph"/>
              <w:ind w:leftChars="0" w:left="0"/>
              <w:rPr>
                <w:rFonts w:cs="Arial"/>
                <w:lang w:eastAsia="zh-HK"/>
              </w:rPr>
            </w:pPr>
            <w:r w:rsidRPr="002D7C93">
              <w:rPr>
                <w:rFonts w:cs="Arial"/>
                <w:lang w:eastAsia="zh-HK"/>
              </w:rPr>
              <w:t>String</w:t>
            </w:r>
          </w:p>
        </w:tc>
        <w:tc>
          <w:tcPr>
            <w:tcW w:w="3181" w:type="dxa"/>
          </w:tcPr>
          <w:p w14:paraId="31B4BC74" w14:textId="77777777" w:rsidR="009E1E71" w:rsidRPr="002D7C93" w:rsidRDefault="009E1E71" w:rsidP="009E1E71">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62259EFA" w14:textId="77777777" w:rsidTr="006A58A4">
        <w:tc>
          <w:tcPr>
            <w:tcW w:w="2718" w:type="dxa"/>
          </w:tcPr>
          <w:p w14:paraId="287E9E12" w14:textId="3790FF2B" w:rsidR="009E1E71" w:rsidRPr="008B1896" w:rsidRDefault="009E1E71" w:rsidP="009E1E71">
            <w:pPr>
              <w:pStyle w:val="ListParagraph"/>
              <w:ind w:leftChars="0" w:left="0"/>
              <w:rPr>
                <w:rFonts w:cs="Arial"/>
                <w:lang w:eastAsia="zh-HK"/>
              </w:rPr>
            </w:pPr>
            <w:proofErr w:type="spellStart"/>
            <w:r w:rsidRPr="008B1896">
              <w:rPr>
                <w:rFonts w:cs="Arial"/>
                <w:lang w:eastAsia="zh-HK"/>
              </w:rPr>
              <w:t>completePickUpTime</w:t>
            </w:r>
            <w:proofErr w:type="spellEnd"/>
          </w:p>
        </w:tc>
        <w:tc>
          <w:tcPr>
            <w:tcW w:w="2157" w:type="dxa"/>
          </w:tcPr>
          <w:p w14:paraId="1C82CEB7" w14:textId="77777777" w:rsidR="009E1E71" w:rsidRPr="008B1896" w:rsidRDefault="009E1E71" w:rsidP="009E1E71">
            <w:pPr>
              <w:pStyle w:val="ListParagraph"/>
              <w:ind w:leftChars="0" w:left="0"/>
              <w:rPr>
                <w:rFonts w:cs="Arial"/>
                <w:lang w:eastAsia="zh-HK"/>
              </w:rPr>
            </w:pPr>
            <w:r w:rsidRPr="008B1896">
              <w:rPr>
                <w:rFonts w:cs="Arial"/>
                <w:lang w:eastAsia="zh-HK"/>
              </w:rPr>
              <w:t>String</w:t>
            </w:r>
          </w:p>
        </w:tc>
        <w:tc>
          <w:tcPr>
            <w:tcW w:w="3181" w:type="dxa"/>
          </w:tcPr>
          <w:p w14:paraId="61410278" w14:textId="77777777" w:rsidR="009E1E71" w:rsidRPr="008B1896" w:rsidRDefault="009E1E71" w:rsidP="009E1E71">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16089415" w14:textId="37B56D57" w:rsidR="009E1E71" w:rsidRPr="008B1896" w:rsidRDefault="009E1E71" w:rsidP="009E1E71">
            <w:pPr>
              <w:pStyle w:val="ListParagraph"/>
              <w:ind w:leftChars="0" w:left="0"/>
              <w:rPr>
                <w:rFonts w:eastAsiaTheme="minorEastAsia" w:cs="Arial"/>
                <w:lang w:eastAsia="zh-HK"/>
              </w:rPr>
            </w:pPr>
            <w:r w:rsidRPr="008B1896">
              <w:rPr>
                <w:rFonts w:eastAsiaTheme="minorEastAsia" w:cs="Arial"/>
                <w:lang w:eastAsia="zh-HK"/>
              </w:rPr>
              <w:t>MPS Pick Up completion Date Time</w:t>
            </w:r>
          </w:p>
        </w:tc>
      </w:tr>
      <w:tr w:rsidR="008B1896" w:rsidRPr="008B1896" w14:paraId="41D476F7" w14:textId="77777777" w:rsidTr="006A58A4">
        <w:tc>
          <w:tcPr>
            <w:tcW w:w="2718" w:type="dxa"/>
          </w:tcPr>
          <w:p w14:paraId="5850C33F" w14:textId="77777777" w:rsidR="009E1E71" w:rsidRPr="002D7C93" w:rsidRDefault="009E1E71" w:rsidP="009E1E71">
            <w:pPr>
              <w:pStyle w:val="ListParagraph"/>
              <w:ind w:leftChars="0" w:left="0"/>
              <w:rPr>
                <w:rFonts w:cs="Arial"/>
                <w:lang w:eastAsia="zh-HK"/>
              </w:rPr>
            </w:pPr>
            <w:r w:rsidRPr="002D7C93">
              <w:rPr>
                <w:rFonts w:cs="Arial"/>
                <w:lang w:eastAsia="zh-HK"/>
              </w:rPr>
              <w:t>remark</w:t>
            </w:r>
          </w:p>
        </w:tc>
        <w:tc>
          <w:tcPr>
            <w:tcW w:w="2157" w:type="dxa"/>
          </w:tcPr>
          <w:p w14:paraId="2D5F2D57" w14:textId="77777777" w:rsidR="009E1E71" w:rsidRPr="002D7C93" w:rsidRDefault="009E1E71" w:rsidP="009E1E71">
            <w:pPr>
              <w:pStyle w:val="ListParagraph"/>
              <w:ind w:leftChars="0" w:left="0"/>
              <w:rPr>
                <w:rFonts w:cs="Arial"/>
                <w:lang w:eastAsia="zh-HK"/>
              </w:rPr>
            </w:pPr>
            <w:r w:rsidRPr="002D7C93">
              <w:rPr>
                <w:rFonts w:cs="Arial"/>
                <w:lang w:eastAsia="zh-HK"/>
              </w:rPr>
              <w:t>String</w:t>
            </w:r>
          </w:p>
        </w:tc>
        <w:tc>
          <w:tcPr>
            <w:tcW w:w="3181" w:type="dxa"/>
          </w:tcPr>
          <w:p w14:paraId="375B3A33" w14:textId="77777777" w:rsidR="009E1E71" w:rsidRPr="002D7C93" w:rsidRDefault="009E1E71" w:rsidP="009E1E71">
            <w:pPr>
              <w:pStyle w:val="ListParagraph"/>
              <w:ind w:leftChars="0" w:left="0"/>
              <w:rPr>
                <w:rFonts w:cs="Arial"/>
                <w:shd w:val="clear" w:color="auto" w:fill="FFFFFF"/>
              </w:rPr>
            </w:pPr>
            <w:r w:rsidRPr="002D7C93">
              <w:rPr>
                <w:rFonts w:cs="Arial"/>
                <w:shd w:val="clear" w:color="auto" w:fill="FFFFFF"/>
              </w:rPr>
              <w:t xml:space="preserve">Text field for </w:t>
            </w:r>
            <w:proofErr w:type="spellStart"/>
            <w:r w:rsidRPr="002D7C93">
              <w:rPr>
                <w:rFonts w:cs="Arial"/>
                <w:shd w:val="clear" w:color="auto" w:fill="FFFFFF"/>
              </w:rPr>
              <w:t>inputing</w:t>
            </w:r>
            <w:proofErr w:type="spellEnd"/>
            <w:r w:rsidRPr="002D7C93">
              <w:rPr>
                <w:rFonts w:cs="Arial"/>
                <w:shd w:val="clear" w:color="auto" w:fill="FFFFFF"/>
              </w:rPr>
              <w:t xml:space="preserve"> remark for the special scenarios</w:t>
            </w:r>
          </w:p>
        </w:tc>
      </w:tr>
    </w:tbl>
    <w:p w14:paraId="0EE4C3AA" w14:textId="77777777" w:rsidR="003B2D49" w:rsidRPr="008B1896" w:rsidRDefault="003B2D49" w:rsidP="003B2D49">
      <w:pPr>
        <w:pStyle w:val="ListParagraph"/>
        <w:ind w:left="440" w:firstLine="411"/>
        <w:rPr>
          <w:rFonts w:cs="Arial"/>
          <w:lang w:eastAsia="zh-HK"/>
        </w:rPr>
      </w:pPr>
    </w:p>
    <w:p w14:paraId="793313BE" w14:textId="77777777" w:rsidR="003B2D49" w:rsidRPr="008B1896" w:rsidRDefault="003B2D49" w:rsidP="003B2D49">
      <w:pPr>
        <w:pStyle w:val="ListParagraph"/>
        <w:ind w:left="440" w:firstLine="411"/>
        <w:rPr>
          <w:rFonts w:cs="Arial"/>
          <w:lang w:eastAsia="zh-HK"/>
        </w:rPr>
      </w:pPr>
      <w:r w:rsidRPr="008B1896">
        <w:rPr>
          <w:rFonts w:cs="Arial"/>
          <w:lang w:eastAsia="zh-HK"/>
        </w:rPr>
        <w:t xml:space="preserve">{          </w:t>
      </w:r>
    </w:p>
    <w:p w14:paraId="405CAD80" w14:textId="4155130A" w:rsidR="009E1E71" w:rsidRPr="002D7C93" w:rsidRDefault="009E1E71" w:rsidP="009E1E71">
      <w:pPr>
        <w:ind w:leftChars="218" w:left="480"/>
        <w:rPr>
          <w:rFonts w:cs="Arial"/>
          <w:lang w:eastAsia="zh-HK"/>
        </w:rPr>
      </w:pPr>
      <w:r w:rsidRPr="002D7C93">
        <w:rPr>
          <w:rFonts w:cs="Arial"/>
          <w:lang w:eastAsia="zh-HK"/>
        </w:rPr>
        <w:t xml:space="preserve">           “cabinId”:”</w:t>
      </w:r>
      <w:r w:rsidR="00321146" w:rsidRPr="002D7C93">
        <w:rPr>
          <w:rFonts w:cs="Arial"/>
          <w:lang w:eastAsia="zh-HK"/>
        </w:rPr>
        <w:t>C0</w:t>
      </w:r>
      <w:r w:rsidRPr="002D7C93">
        <w:rPr>
          <w:rFonts w:cs="Arial"/>
          <w:lang w:eastAsia="zh-HK"/>
        </w:rPr>
        <w:t>1”,</w:t>
      </w:r>
    </w:p>
    <w:p w14:paraId="6FDB608C" w14:textId="0BD3AAF6" w:rsidR="009E1E71" w:rsidRPr="008B1896" w:rsidRDefault="009E1E71" w:rsidP="002D7C93">
      <w:pPr>
        <w:pStyle w:val="ListParagraph"/>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"bookingId":"</w:t>
      </w:r>
      <w:r w:rsidR="0012273C" w:rsidRPr="002D7C93">
        <w:rPr>
          <w:rFonts w:cs="Arial"/>
          <w:lang w:eastAsia="zh-HK"/>
        </w:rPr>
        <w:t>B01</w:t>
      </w:r>
      <w:r w:rsidRPr="002D7C93">
        <w:rPr>
          <w:rFonts w:cs="Arial"/>
          <w:lang w:eastAsia="zh-HK"/>
        </w:rPr>
        <w:t>",</w:t>
      </w:r>
    </w:p>
    <w:p w14:paraId="28B6CB6D" w14:textId="52526473" w:rsidR="003B2D49" w:rsidRPr="002D7C93" w:rsidRDefault="003B2D49" w:rsidP="002D7C93">
      <w:pPr>
        <w:ind w:leftChars="218" w:left="480"/>
        <w:rPr>
          <w:rFonts w:cs="Arial"/>
          <w:lang w:eastAsia="zh-HK"/>
        </w:rPr>
      </w:pPr>
      <w:r w:rsidRPr="008B1896">
        <w:rPr>
          <w:rFonts w:cs="Arial"/>
          <w:lang w:eastAsia="zh-HK"/>
        </w:rPr>
        <w:t xml:space="preserve">   </w:t>
      </w:r>
      <w:r w:rsidRPr="008B1896">
        <w:rPr>
          <w:rFonts w:cs="Arial"/>
          <w:lang w:eastAsia="zh-HK"/>
        </w:rPr>
        <w:tab/>
        <w:t xml:space="preserve">     “parkingRecordId”</w:t>
      </w:r>
      <w:proofErr w:type="gramStart"/>
      <w:r w:rsidRPr="008B1896">
        <w:rPr>
          <w:rFonts w:cs="Arial"/>
          <w:lang w:eastAsia="zh-HK"/>
        </w:rPr>
        <w:t>:”</w:t>
      </w:r>
      <w:r w:rsidR="0012273C" w:rsidRPr="008B1896">
        <w:rPr>
          <w:rFonts w:cs="Arial"/>
          <w:lang w:eastAsia="zh-HK"/>
        </w:rPr>
        <w:t>P</w:t>
      </w:r>
      <w:proofErr w:type="gramEnd"/>
      <w:r w:rsidR="0012273C" w:rsidRPr="008B1896">
        <w:rPr>
          <w:rFonts w:cs="Arial"/>
          <w:lang w:eastAsia="zh-HK"/>
        </w:rPr>
        <w:t>01</w:t>
      </w:r>
      <w:r w:rsidRPr="008B1896">
        <w:rPr>
          <w:rFonts w:cs="Arial"/>
          <w:lang w:eastAsia="zh-HK"/>
        </w:rPr>
        <w:t>”,</w:t>
      </w:r>
    </w:p>
    <w:p w14:paraId="07A6EA9E" w14:textId="3DE47BC0" w:rsidR="003B2D49" w:rsidRPr="002D7C93" w:rsidRDefault="003B2D49" w:rsidP="003B2D49">
      <w:pPr>
        <w:pStyle w:val="ListParagraph"/>
        <w:widowControl w:val="0"/>
        <w:adjustRightInd/>
        <w:snapToGrid/>
        <w:ind w:left="440"/>
        <w:jc w:val="left"/>
        <w:rPr>
          <w:rFonts w:cs="Arial"/>
          <w:lang w:eastAsia="zh-HK"/>
        </w:rPr>
      </w:pPr>
      <w:r w:rsidRPr="002D7C93">
        <w:rPr>
          <w:rFonts w:cs="Arial"/>
          <w:lang w:eastAsia="zh-HK"/>
        </w:rPr>
        <w:t xml:space="preserve">            </w:t>
      </w:r>
      <w:r w:rsidR="009E1E71" w:rsidRPr="002D7C93">
        <w:rPr>
          <w:rFonts w:cs="Arial"/>
          <w:lang w:eastAsia="zh-HK"/>
        </w:rPr>
        <w:t>"mpsRecordId":"M01",</w:t>
      </w:r>
      <w:r w:rsidR="009E1E71" w:rsidRPr="002D7C93" w:rsidDel="009E1E71">
        <w:rPr>
          <w:rFonts w:cs="Arial"/>
          <w:lang w:eastAsia="zh-HK"/>
        </w:rPr>
        <w:t xml:space="preserve"> </w:t>
      </w:r>
    </w:p>
    <w:p w14:paraId="298376F5" w14:textId="712D4BAE" w:rsidR="003B2D49" w:rsidRPr="002D7C93" w:rsidRDefault="003B2D49" w:rsidP="003B2D49">
      <w:pPr>
        <w:pStyle w:val="ListParagraph"/>
        <w:ind w:left="440" w:firstLine="411"/>
        <w:rPr>
          <w:rFonts w:cs="Arial"/>
          <w:lang w:eastAsia="zh-HK"/>
        </w:rPr>
      </w:pPr>
      <w:r w:rsidRPr="002D7C93">
        <w:rPr>
          <w:rFonts w:cs="Arial"/>
          <w:lang w:eastAsia="zh-HK"/>
        </w:rPr>
        <w:t xml:space="preserve">     "</w:t>
      </w:r>
      <w:r w:rsidR="004E0F0B" w:rsidRPr="002D7C93">
        <w:rPr>
          <w:rFonts w:cs="Arial"/>
          <w:lang w:eastAsia="zh-HK"/>
        </w:rPr>
        <w:t>vehicleHongkong</w:t>
      </w:r>
      <w:r w:rsidRPr="002D7C93">
        <w:rPr>
          <w:rFonts w:cs="Arial"/>
          <w:lang w:eastAsia="zh-HK"/>
        </w:rPr>
        <w:t>":"XX9998",</w:t>
      </w:r>
    </w:p>
    <w:p w14:paraId="33775A63" w14:textId="06802E0C" w:rsidR="003B2D49" w:rsidRPr="002D7C93" w:rsidRDefault="003B2D49" w:rsidP="003B2D49">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4D36973" w14:textId="2E5009AC" w:rsidR="003B2D49" w:rsidRPr="008B1896" w:rsidRDefault="003B2D49" w:rsidP="003B2D49">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3D812051" w14:textId="351C9D20" w:rsidR="003B2D49" w:rsidRPr="002D7C93" w:rsidRDefault="003B2D49" w:rsidP="003B2D49">
      <w:pPr>
        <w:ind w:leftChars="218" w:left="480"/>
        <w:rPr>
          <w:rFonts w:cs="Arial"/>
          <w:lang w:eastAsia="zh-HK"/>
        </w:rPr>
      </w:pPr>
      <w:r w:rsidRPr="008B1896">
        <w:rPr>
          <w:rFonts w:cs="Arial"/>
          <w:lang w:eastAsia="zh-HK"/>
        </w:rPr>
        <w:t xml:space="preserve">     “completePickUpTime”:”2024-01-01 22:00:00”,</w:t>
      </w:r>
    </w:p>
    <w:p w14:paraId="1DC19E77" w14:textId="5B0AE406" w:rsidR="003B2D49" w:rsidRPr="008B1896" w:rsidRDefault="003B2D49" w:rsidP="00990FD0">
      <w:pPr>
        <w:ind w:leftChars="218" w:left="480"/>
        <w:rPr>
          <w:rFonts w:cs="Arial"/>
          <w:lang w:eastAsia="zh-HK"/>
        </w:rPr>
      </w:pPr>
      <w:r w:rsidRPr="002D7C93">
        <w:rPr>
          <w:rFonts w:cs="Arial"/>
          <w:lang w:eastAsia="zh-HK"/>
        </w:rPr>
        <w:t xml:space="preserve">           "remark":""</w:t>
      </w:r>
    </w:p>
    <w:p w14:paraId="27E9094F" w14:textId="77777777" w:rsidR="003B2D49" w:rsidRPr="008B1896" w:rsidRDefault="003B2D49" w:rsidP="003B2D49">
      <w:pPr>
        <w:ind w:firstLine="851"/>
        <w:rPr>
          <w:rFonts w:cs="Arial"/>
          <w:lang w:eastAsia="zh-HK"/>
        </w:rPr>
      </w:pPr>
      <w:r w:rsidRPr="008B1896">
        <w:rPr>
          <w:rFonts w:cs="Arial"/>
          <w:lang w:eastAsia="zh-HK"/>
        </w:rPr>
        <w:t>}</w:t>
      </w:r>
    </w:p>
    <w:p w14:paraId="3216D984" w14:textId="77777777" w:rsidR="003B2D49" w:rsidRPr="008B1896" w:rsidRDefault="003B2D49" w:rsidP="003B2D49">
      <w:pPr>
        <w:pStyle w:val="ListParagraph"/>
        <w:ind w:leftChars="0" w:left="960"/>
        <w:rPr>
          <w:rFonts w:cs="Arial"/>
          <w:lang w:eastAsia="zh-HK"/>
        </w:rPr>
      </w:pPr>
    </w:p>
    <w:p w14:paraId="31A3712C" w14:textId="77777777" w:rsidR="003B2D49" w:rsidRPr="008B1896" w:rsidRDefault="003B2D49" w:rsidP="003B2D49">
      <w:pPr>
        <w:pStyle w:val="ListParagraph"/>
        <w:ind w:leftChars="0" w:left="960"/>
        <w:rPr>
          <w:rFonts w:cs="Arial"/>
          <w:lang w:eastAsia="zh-HK"/>
        </w:rPr>
      </w:pPr>
      <w:r w:rsidRPr="008B1896">
        <w:rPr>
          <w:rFonts w:cs="Arial"/>
          <w:lang w:eastAsia="zh-HK"/>
        </w:rPr>
        <w:t>Response</w:t>
      </w:r>
    </w:p>
    <w:p w14:paraId="6639851E" w14:textId="77777777" w:rsidR="003B2D49" w:rsidRPr="008B1896" w:rsidRDefault="003B2D49" w:rsidP="003B2D49">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FF268F4" w14:textId="77777777" w:rsidTr="006A58A4">
        <w:tc>
          <w:tcPr>
            <w:tcW w:w="2673" w:type="dxa"/>
          </w:tcPr>
          <w:p w14:paraId="47B4AB76" w14:textId="77777777" w:rsidR="003B2D49" w:rsidRPr="008B1896" w:rsidRDefault="003B2D49" w:rsidP="006A58A4">
            <w:pPr>
              <w:pStyle w:val="ListParagraph"/>
              <w:ind w:leftChars="0" w:left="0"/>
              <w:rPr>
                <w:rFonts w:cs="Arial"/>
                <w:b/>
                <w:lang w:eastAsia="zh-HK"/>
              </w:rPr>
            </w:pPr>
            <w:r w:rsidRPr="008B1896">
              <w:rPr>
                <w:rFonts w:cs="Arial"/>
                <w:b/>
                <w:lang w:eastAsia="zh-HK"/>
              </w:rPr>
              <w:t>Field</w:t>
            </w:r>
          </w:p>
        </w:tc>
        <w:tc>
          <w:tcPr>
            <w:tcW w:w="2177" w:type="dxa"/>
          </w:tcPr>
          <w:p w14:paraId="7922A65B" w14:textId="77777777" w:rsidR="003B2D49" w:rsidRPr="008B1896" w:rsidRDefault="003B2D49" w:rsidP="006A58A4">
            <w:pPr>
              <w:pStyle w:val="ListParagraph"/>
              <w:ind w:leftChars="0" w:left="0"/>
              <w:rPr>
                <w:rFonts w:cs="Arial"/>
                <w:b/>
                <w:lang w:eastAsia="zh-HK"/>
              </w:rPr>
            </w:pPr>
            <w:r w:rsidRPr="008B1896">
              <w:rPr>
                <w:rFonts w:cs="Arial"/>
                <w:b/>
                <w:lang w:eastAsia="zh-HK"/>
              </w:rPr>
              <w:t>Type</w:t>
            </w:r>
          </w:p>
        </w:tc>
        <w:tc>
          <w:tcPr>
            <w:tcW w:w="3206" w:type="dxa"/>
          </w:tcPr>
          <w:p w14:paraId="4154DEC1" w14:textId="77777777" w:rsidR="003B2D49" w:rsidRPr="008B1896" w:rsidRDefault="003B2D49" w:rsidP="006A58A4">
            <w:pPr>
              <w:pStyle w:val="ListParagraph"/>
              <w:ind w:leftChars="0" w:left="0"/>
              <w:rPr>
                <w:rFonts w:cs="Arial"/>
                <w:b/>
                <w:lang w:eastAsia="zh-HK"/>
              </w:rPr>
            </w:pPr>
            <w:r w:rsidRPr="008B1896">
              <w:rPr>
                <w:rFonts w:cs="Arial"/>
                <w:b/>
                <w:lang w:eastAsia="zh-HK"/>
              </w:rPr>
              <w:t>Description</w:t>
            </w:r>
          </w:p>
        </w:tc>
      </w:tr>
      <w:tr w:rsidR="008B1896" w:rsidRPr="008B1896" w14:paraId="1287420C" w14:textId="77777777" w:rsidTr="006A58A4">
        <w:tc>
          <w:tcPr>
            <w:tcW w:w="2673" w:type="dxa"/>
          </w:tcPr>
          <w:p w14:paraId="41B1467C" w14:textId="77777777" w:rsidR="003B2D49" w:rsidRPr="008B1896" w:rsidRDefault="003B2D49" w:rsidP="006A58A4">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48E9E7FA" w14:textId="77777777" w:rsidR="003B2D49" w:rsidRPr="008B1896" w:rsidRDefault="003B2D49" w:rsidP="006A58A4">
            <w:pPr>
              <w:pStyle w:val="ListParagraph"/>
              <w:ind w:leftChars="0" w:left="0"/>
              <w:rPr>
                <w:rFonts w:cs="Arial"/>
                <w:lang w:eastAsia="zh-HK"/>
              </w:rPr>
            </w:pPr>
            <w:r w:rsidRPr="008B1896">
              <w:rPr>
                <w:rFonts w:cs="Arial"/>
                <w:lang w:eastAsia="zh-HK"/>
              </w:rPr>
              <w:t>Number</w:t>
            </w:r>
          </w:p>
        </w:tc>
        <w:tc>
          <w:tcPr>
            <w:tcW w:w="3206" w:type="dxa"/>
          </w:tcPr>
          <w:p w14:paraId="50752EFF" w14:textId="77777777" w:rsidR="003B2D49" w:rsidRPr="008B1896" w:rsidRDefault="003B2D49" w:rsidP="006A58A4">
            <w:pPr>
              <w:pStyle w:val="ListParagraph"/>
              <w:ind w:leftChars="0" w:left="0"/>
              <w:rPr>
                <w:rFonts w:eastAsiaTheme="minorEastAsia" w:cs="Arial"/>
                <w:lang w:eastAsia="zh-HK"/>
              </w:rPr>
            </w:pPr>
            <w:r w:rsidRPr="008B1896">
              <w:rPr>
                <w:rFonts w:eastAsiaTheme="minorEastAsia" w:cs="Arial"/>
                <w:lang w:eastAsia="zh-HK"/>
              </w:rPr>
              <w:t>0 - fail</w:t>
            </w:r>
          </w:p>
          <w:p w14:paraId="3A98C9EC" w14:textId="77777777" w:rsidR="003B2D49" w:rsidRPr="008B1896" w:rsidRDefault="003B2D49" w:rsidP="006A58A4">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31D951A6" w14:textId="77777777" w:rsidTr="006A58A4">
        <w:tc>
          <w:tcPr>
            <w:tcW w:w="2673" w:type="dxa"/>
          </w:tcPr>
          <w:p w14:paraId="69FD7BA2" w14:textId="77777777" w:rsidR="003B2D49" w:rsidRPr="008B1896" w:rsidRDefault="003B2D49" w:rsidP="006A58A4">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3C7CD550" w14:textId="77777777" w:rsidR="003B2D49" w:rsidRPr="008B1896" w:rsidRDefault="003B2D49" w:rsidP="006A58A4">
            <w:pPr>
              <w:pStyle w:val="ListParagraph"/>
              <w:ind w:leftChars="0" w:left="0"/>
              <w:rPr>
                <w:rFonts w:cs="Arial"/>
                <w:lang w:eastAsia="zh-HK"/>
              </w:rPr>
            </w:pPr>
            <w:r w:rsidRPr="008B1896">
              <w:rPr>
                <w:rFonts w:cs="Arial"/>
                <w:lang w:eastAsia="zh-HK"/>
              </w:rPr>
              <w:t>String</w:t>
            </w:r>
          </w:p>
        </w:tc>
        <w:tc>
          <w:tcPr>
            <w:tcW w:w="3206" w:type="dxa"/>
          </w:tcPr>
          <w:p w14:paraId="1C102147" w14:textId="77777777" w:rsidR="003B2D49" w:rsidRPr="008B1896" w:rsidRDefault="003B2D49" w:rsidP="006A58A4">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5FE952F0" w14:textId="77777777" w:rsidTr="006A58A4">
        <w:tc>
          <w:tcPr>
            <w:tcW w:w="2673" w:type="dxa"/>
          </w:tcPr>
          <w:p w14:paraId="791E1143" w14:textId="77777777" w:rsidR="003B2D49" w:rsidRPr="008B1896" w:rsidRDefault="003B2D49" w:rsidP="006A58A4">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1892DE1" w14:textId="77777777" w:rsidR="003B2D49" w:rsidRPr="008B1896" w:rsidRDefault="003B2D49" w:rsidP="006A58A4">
            <w:pPr>
              <w:pStyle w:val="ListParagraph"/>
              <w:ind w:leftChars="0" w:left="0"/>
              <w:rPr>
                <w:rFonts w:cs="Arial"/>
                <w:lang w:eastAsia="zh-HK"/>
              </w:rPr>
            </w:pPr>
            <w:r w:rsidRPr="008B1896">
              <w:rPr>
                <w:rFonts w:cs="Arial"/>
                <w:lang w:eastAsia="zh-HK"/>
              </w:rPr>
              <w:t>String</w:t>
            </w:r>
          </w:p>
        </w:tc>
        <w:tc>
          <w:tcPr>
            <w:tcW w:w="3206" w:type="dxa"/>
          </w:tcPr>
          <w:p w14:paraId="56B1D200" w14:textId="77777777" w:rsidR="003B2D49" w:rsidRPr="008B1896" w:rsidRDefault="003B2D49" w:rsidP="006A58A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ED22BDA" w14:textId="77777777" w:rsidR="003B2D49" w:rsidRPr="008B1896" w:rsidRDefault="003B2D49" w:rsidP="006A58A4">
            <w:pPr>
              <w:pStyle w:val="ListParagraph"/>
              <w:ind w:leftChars="0" w:left="0"/>
              <w:rPr>
                <w:rFonts w:eastAsiaTheme="minorEastAsia" w:cs="Arial"/>
                <w:lang w:eastAsia="zh-HK"/>
              </w:rPr>
            </w:pPr>
            <w:r w:rsidRPr="008B1896">
              <w:rPr>
                <w:rFonts w:cs="Arial"/>
              </w:rPr>
              <w:t>System Date Time</w:t>
            </w:r>
          </w:p>
        </w:tc>
      </w:tr>
    </w:tbl>
    <w:p w14:paraId="151FAE10" w14:textId="77777777" w:rsidR="003B2D49" w:rsidRPr="008B1896" w:rsidRDefault="003B2D49" w:rsidP="003B2D49">
      <w:pPr>
        <w:ind w:firstLine="851"/>
        <w:rPr>
          <w:rFonts w:cs="Arial"/>
          <w:lang w:eastAsia="zh-HK"/>
        </w:rPr>
      </w:pPr>
    </w:p>
    <w:p w14:paraId="7B654C5D" w14:textId="77777777" w:rsidR="003B2D49" w:rsidRPr="008B1896" w:rsidRDefault="003B2D49" w:rsidP="003B2D49">
      <w:pPr>
        <w:pStyle w:val="ListParagraph"/>
        <w:widowControl w:val="0"/>
        <w:adjustRightInd/>
        <w:snapToGrid/>
        <w:ind w:left="440" w:firstLine="411"/>
        <w:jc w:val="left"/>
        <w:rPr>
          <w:rFonts w:cs="Arial"/>
          <w:lang w:eastAsia="zh-HK"/>
        </w:rPr>
      </w:pPr>
      <w:r w:rsidRPr="008B1896">
        <w:rPr>
          <w:rFonts w:cs="Arial"/>
          <w:lang w:eastAsia="zh-HK"/>
        </w:rPr>
        <w:t xml:space="preserve"> {</w:t>
      </w:r>
    </w:p>
    <w:p w14:paraId="782F8098" w14:textId="77777777" w:rsidR="003B2D49" w:rsidRPr="008B1896" w:rsidRDefault="003B2D49" w:rsidP="003B2D49">
      <w:pPr>
        <w:pStyle w:val="ListParagraph"/>
        <w:widowControl w:val="0"/>
        <w:adjustRightInd/>
        <w:snapToGrid/>
        <w:ind w:left="440"/>
        <w:jc w:val="left"/>
        <w:rPr>
          <w:rFonts w:cs="Arial"/>
          <w:lang w:eastAsia="zh-HK"/>
        </w:rPr>
      </w:pPr>
      <w:r w:rsidRPr="008B1896">
        <w:rPr>
          <w:rFonts w:cs="Arial"/>
          <w:lang w:eastAsia="zh-HK"/>
        </w:rPr>
        <w:lastRenderedPageBreak/>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51654E50" w14:textId="77777777" w:rsidR="003B2D49" w:rsidRPr="008B1896" w:rsidRDefault="003B2D49" w:rsidP="003B2D49">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367A4016" w14:textId="77777777" w:rsidR="003B2D49" w:rsidRPr="008B1896" w:rsidRDefault="003B2D49" w:rsidP="003B2D49">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01BB58BD" w14:textId="77777777" w:rsidR="001552D3" w:rsidRPr="008B1896" w:rsidRDefault="003B2D49" w:rsidP="001552D3">
      <w:pPr>
        <w:pStyle w:val="ListParagraph"/>
        <w:widowControl w:val="0"/>
        <w:adjustRightInd/>
        <w:snapToGrid/>
        <w:ind w:left="440"/>
        <w:jc w:val="left"/>
        <w:rPr>
          <w:rFonts w:cs="Arial"/>
          <w:lang w:eastAsia="zh-HK"/>
        </w:rPr>
      </w:pPr>
      <w:r w:rsidRPr="008B1896">
        <w:rPr>
          <w:rFonts w:cs="Arial"/>
          <w:lang w:eastAsia="zh-HK"/>
        </w:rPr>
        <w:t xml:space="preserve">         }</w:t>
      </w:r>
    </w:p>
    <w:p w14:paraId="0B47ED35" w14:textId="77777777" w:rsidR="001552D3" w:rsidRPr="008B1896" w:rsidRDefault="001552D3" w:rsidP="001552D3">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6163B39D" w14:textId="74D3B99E" w:rsidR="001552D3" w:rsidRPr="002D7C93" w:rsidRDefault="001552D3" w:rsidP="001552D3">
      <w:pPr>
        <w:widowControl w:val="0"/>
        <w:adjustRightInd/>
        <w:snapToGrid/>
        <w:ind w:left="851"/>
        <w:jc w:val="left"/>
        <w:rPr>
          <w:rFonts w:cs="Arial"/>
          <w:bCs/>
          <w:lang w:eastAsia="zh-HK"/>
        </w:rPr>
      </w:pPr>
      <w:r w:rsidRPr="008B1896">
        <w:rPr>
          <w:rFonts w:cs="Arial"/>
          <w:bCs/>
          <w:lang w:eastAsia="zh-HK"/>
        </w:rPr>
        <w:t xml:space="preserve">Remarks: After </w:t>
      </w:r>
      <w:del w:id="1010" w:author="Siu Ham Wong" w:date="2024-11-12T15:40:00Z" w16du:dateUtc="2024-11-12T07:40:00Z">
        <w:r w:rsidRPr="008B1896" w:rsidDel="003C4B4F">
          <w:rPr>
            <w:rFonts w:cs="Arial"/>
            <w:bCs/>
            <w:lang w:eastAsia="zh-HK"/>
          </w:rPr>
          <w:delText>completing the vehicle pick up process</w:delText>
        </w:r>
      </w:del>
      <w:ins w:id="1011" w:author="Siu Ham Wong" w:date="2024-11-12T15:40:00Z" w16du:dateUtc="2024-11-12T07:40:00Z">
        <w:r w:rsidR="003C4B4F">
          <w:t>r</w:t>
        </w:r>
        <w:r w:rsidR="003C4B4F" w:rsidRPr="003C4B4F">
          <w:rPr>
            <w:rFonts w:cs="Arial"/>
            <w:bCs/>
            <w:lang w:eastAsia="zh-HK"/>
          </w:rPr>
          <w:t xml:space="preserve">etrieval </w:t>
        </w:r>
        <w:r w:rsidR="003C4B4F">
          <w:rPr>
            <w:rFonts w:cs="Arial"/>
            <w:bCs/>
            <w:lang w:eastAsia="zh-HK"/>
          </w:rPr>
          <w:t>c</w:t>
        </w:r>
        <w:r w:rsidR="003C4B4F" w:rsidRPr="003C4B4F">
          <w:rPr>
            <w:rFonts w:cs="Arial"/>
            <w:bCs/>
            <w:lang w:eastAsia="zh-HK"/>
          </w:rPr>
          <w:t xml:space="preserve">abin </w:t>
        </w:r>
        <w:r w:rsidR="003C4B4F">
          <w:rPr>
            <w:rFonts w:cs="Arial"/>
            <w:bCs/>
            <w:lang w:eastAsia="zh-HK"/>
          </w:rPr>
          <w:t>d</w:t>
        </w:r>
        <w:r w:rsidR="003C4B4F" w:rsidRPr="003C4B4F">
          <w:rPr>
            <w:rFonts w:cs="Arial"/>
            <w:bCs/>
            <w:lang w:eastAsia="zh-HK"/>
          </w:rPr>
          <w:t xml:space="preserve">oor </w:t>
        </w:r>
        <w:r w:rsidR="003C4B4F">
          <w:rPr>
            <w:rFonts w:cs="Arial"/>
            <w:bCs/>
            <w:lang w:eastAsia="zh-HK"/>
          </w:rPr>
          <w:t>o</w:t>
        </w:r>
        <w:r w:rsidR="003C4B4F" w:rsidRPr="003C4B4F">
          <w:rPr>
            <w:rFonts w:cs="Arial"/>
            <w:bCs/>
            <w:lang w:eastAsia="zh-HK"/>
          </w:rPr>
          <w:t>pens</w:t>
        </w:r>
      </w:ins>
      <w:r w:rsidRPr="008B1896">
        <w:rPr>
          <w:rFonts w:cs="Arial"/>
          <w:bCs/>
          <w:lang w:eastAsia="zh-HK"/>
        </w:rPr>
        <w:t xml:space="preserve">, MPS will call both ACPB-CPVACS's API and </w:t>
      </w:r>
      <w:r w:rsidRPr="002D7C93">
        <w:rPr>
          <w:rFonts w:cs="Arial"/>
          <w:b/>
          <w:i/>
          <w:iCs/>
          <w:lang w:eastAsia="zh-HK"/>
        </w:rPr>
        <w:t>BOSS API - INT-APS-BOSS-00</w:t>
      </w:r>
      <w:r w:rsidRPr="008B1896">
        <w:rPr>
          <w:rFonts w:cs="Arial"/>
          <w:bCs/>
          <w:lang w:eastAsia="zh-HK"/>
        </w:rPr>
        <w:t xml:space="preserve">5 through </w:t>
      </w:r>
      <w:r w:rsidRPr="002D7C93">
        <w:rPr>
          <w:rFonts w:cs="Arial"/>
          <w:b/>
          <w:i/>
          <w:iCs/>
          <w:lang w:eastAsia="zh-HK"/>
        </w:rPr>
        <w:t>APS API - MPS Notify CPVACS/BOSS MPS Pick Up Complete</w:t>
      </w:r>
      <w:r w:rsidRPr="008B1896">
        <w:rPr>
          <w:rFonts w:cs="Arial"/>
          <w:bCs/>
          <w:lang w:eastAsia="zh-HK"/>
        </w:rPr>
        <w:t xml:space="preserve"> to inform ACPB-CPVACS and BOSS the process has been completed. ACPB-CPVACS will update Kiosk and LCD display at the </w:t>
      </w:r>
      <w:proofErr w:type="spellStart"/>
      <w:proofErr w:type="gramStart"/>
      <w:r w:rsidRPr="008B1896">
        <w:rPr>
          <w:rFonts w:cs="Arial"/>
          <w:bCs/>
          <w:lang w:eastAsia="zh-HK"/>
        </w:rPr>
        <w:t>pick up</w:t>
      </w:r>
      <w:proofErr w:type="spellEnd"/>
      <w:proofErr w:type="gramEnd"/>
      <w:r w:rsidRPr="008B1896">
        <w:rPr>
          <w:rFonts w:cs="Arial"/>
          <w:bCs/>
          <w:lang w:eastAsia="zh-HK"/>
        </w:rPr>
        <w:t xml:space="preserve"> cabin area. BOSS receive the vehicle pick up time of transfer cabin.</w:t>
      </w:r>
    </w:p>
    <w:p w14:paraId="4F8BF115" w14:textId="77777777" w:rsidR="004F6F45" w:rsidRPr="008B1896" w:rsidRDefault="004F6F45" w:rsidP="00891DC6">
      <w:pPr>
        <w:widowControl w:val="0"/>
        <w:adjustRightInd/>
        <w:snapToGrid/>
        <w:jc w:val="left"/>
        <w:rPr>
          <w:rFonts w:cs="Arial"/>
          <w:b/>
          <w:lang w:eastAsia="zh-HK"/>
        </w:rPr>
      </w:pPr>
    </w:p>
    <w:p w14:paraId="57BBA1E5" w14:textId="11FC65FD" w:rsidR="00ED370D" w:rsidRPr="008B1896" w:rsidRDefault="00312386" w:rsidP="00852D90">
      <w:pPr>
        <w:pStyle w:val="Heading3"/>
        <w:rPr>
          <w:lang w:eastAsia="zh-HK"/>
        </w:rPr>
      </w:pPr>
      <w:bookmarkStart w:id="1012" w:name="_Toc188888826"/>
      <w:r w:rsidRPr="008B1896">
        <w:rPr>
          <w:lang w:eastAsia="zh-HK"/>
        </w:rPr>
        <w:t>MPS</w:t>
      </w:r>
      <w:r w:rsidR="00ED370D" w:rsidRPr="008B1896">
        <w:rPr>
          <w:lang w:eastAsia="zh-HK"/>
        </w:rPr>
        <w:t xml:space="preserve"> Notify ACPB pick up Rental Vehicle from </w:t>
      </w:r>
      <w:r w:rsidRPr="008B1896">
        <w:rPr>
          <w:lang w:eastAsia="zh-HK"/>
        </w:rPr>
        <w:t>MPS</w:t>
      </w:r>
      <w:r w:rsidR="00ED370D" w:rsidRPr="008B1896">
        <w:rPr>
          <w:lang w:eastAsia="zh-HK"/>
        </w:rPr>
        <w:t xml:space="preserve"> (</w:t>
      </w:r>
      <w:r w:rsidR="00852D90" w:rsidRPr="008B1896">
        <w:rPr>
          <w:lang w:eastAsia="zh-HK"/>
        </w:rPr>
        <w:t>Optional</w:t>
      </w:r>
      <w:r w:rsidR="00ED370D" w:rsidRPr="008B1896">
        <w:rPr>
          <w:lang w:eastAsia="zh-HK"/>
        </w:rPr>
        <w:t>)</w:t>
      </w:r>
      <w:bookmarkEnd w:id="1012"/>
    </w:p>
    <w:p w14:paraId="2E029F07" w14:textId="30FE2422"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276843" w:rsidRPr="008B1896">
        <w:rPr>
          <w:rFonts w:cs="Arial"/>
          <w:lang w:eastAsia="zh-HK"/>
        </w:rPr>
        <w:t>/</w:t>
      </w:r>
      <w:proofErr w:type="spellStart"/>
      <w:r w:rsidR="00276843" w:rsidRPr="008B1896">
        <w:rPr>
          <w:rFonts w:cs="Arial"/>
          <w:lang w:eastAsia="zh-HK"/>
        </w:rPr>
        <w:t>api</w:t>
      </w:r>
      <w:proofErr w:type="spellEnd"/>
      <w:r w:rsidR="00276843" w:rsidRPr="008B1896">
        <w:rPr>
          <w:rFonts w:cs="Arial"/>
          <w:lang w:eastAsia="zh-HK"/>
        </w:rPr>
        <w:t>/aps/</w:t>
      </w:r>
      <w:proofErr w:type="spellStart"/>
      <w:r w:rsidR="00276843" w:rsidRPr="008B1896">
        <w:rPr>
          <w:rFonts w:cs="Arial"/>
          <w:lang w:eastAsia="zh-HK"/>
        </w:rPr>
        <w:t>notifyPickUp</w:t>
      </w:r>
      <w:proofErr w:type="spellEnd"/>
    </w:p>
    <w:p w14:paraId="359B9839"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2D2BA3E4"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7E3B2BDB"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3F0E5C15"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0A40F143" w14:textId="77777777" w:rsidTr="00276843">
        <w:tc>
          <w:tcPr>
            <w:tcW w:w="2673" w:type="dxa"/>
          </w:tcPr>
          <w:p w14:paraId="24EF5E48"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0E00C308"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4E46B95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1CFCE387" w14:textId="77777777" w:rsidTr="00276843">
        <w:tc>
          <w:tcPr>
            <w:tcW w:w="2673" w:type="dxa"/>
          </w:tcPr>
          <w:p w14:paraId="787442B8" w14:textId="04C238D8" w:rsidR="000D7D36" w:rsidRPr="008B1896" w:rsidRDefault="004E0F0B" w:rsidP="000D7D36">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1F309391" w14:textId="1DE54FFD"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2599EBEF" w14:textId="36194CE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1B4A91E0" w14:textId="77777777" w:rsidTr="00276843">
        <w:tc>
          <w:tcPr>
            <w:tcW w:w="2673" w:type="dxa"/>
          </w:tcPr>
          <w:p w14:paraId="05A53D41" w14:textId="24A30764"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2F2BA0FC" w14:textId="627531D3"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37CBAA21" w14:textId="4505645D" w:rsidR="000D7D36" w:rsidRPr="002D7C93" w:rsidRDefault="000D7D36" w:rsidP="000D7D36">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532B0FC1" w14:textId="77777777" w:rsidTr="00276843">
        <w:tc>
          <w:tcPr>
            <w:tcW w:w="2673" w:type="dxa"/>
          </w:tcPr>
          <w:p w14:paraId="448005A9" w14:textId="5ABA283A"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7E65F7A3" w14:textId="339A8DC2"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28DA20DA" w14:textId="4B3D1AAD" w:rsidR="000D7D36" w:rsidRPr="002D7C93" w:rsidRDefault="000D7D36" w:rsidP="000D7D36">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503A15CD" w14:textId="77777777" w:rsidTr="00276843">
        <w:tc>
          <w:tcPr>
            <w:tcW w:w="2673" w:type="dxa"/>
          </w:tcPr>
          <w:p w14:paraId="069D003D" w14:textId="16852F89" w:rsidR="000D7D36" w:rsidRPr="008B1896" w:rsidRDefault="000D7D36" w:rsidP="000D7D36">
            <w:pPr>
              <w:pStyle w:val="ListParagraph"/>
              <w:ind w:leftChars="0" w:left="0"/>
              <w:rPr>
                <w:rFonts w:cs="Arial"/>
                <w:lang w:eastAsia="zh-HK"/>
              </w:rPr>
            </w:pPr>
            <w:proofErr w:type="spellStart"/>
            <w:r w:rsidRPr="008B1896">
              <w:rPr>
                <w:rFonts w:cs="Arial"/>
                <w:lang w:eastAsia="zh-HK"/>
              </w:rPr>
              <w:t>pickUpDatetime</w:t>
            </w:r>
            <w:proofErr w:type="spellEnd"/>
          </w:p>
        </w:tc>
        <w:tc>
          <w:tcPr>
            <w:tcW w:w="2177" w:type="dxa"/>
          </w:tcPr>
          <w:p w14:paraId="501ECC05" w14:textId="685D78C9"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19BDB980"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4885CDEF" w14:textId="42742217" w:rsidR="000D7D36" w:rsidRPr="008B1896" w:rsidRDefault="000D7D36" w:rsidP="000D7D36">
            <w:pPr>
              <w:pStyle w:val="ListParagraph"/>
              <w:ind w:leftChars="0" w:left="0"/>
              <w:rPr>
                <w:rFonts w:eastAsiaTheme="minorEastAsia" w:cs="Arial"/>
                <w:lang w:eastAsia="zh-HK"/>
              </w:rPr>
            </w:pPr>
            <w:r w:rsidRPr="008B1896">
              <w:rPr>
                <w:rFonts w:cs="Arial"/>
              </w:rPr>
              <w:t>Pick Up Date Time</w:t>
            </w:r>
          </w:p>
        </w:tc>
      </w:tr>
    </w:tbl>
    <w:p w14:paraId="2CB17242" w14:textId="77777777" w:rsidR="004F6F45" w:rsidRPr="008B1896" w:rsidRDefault="004F6F45" w:rsidP="004F6F45">
      <w:pPr>
        <w:pStyle w:val="ListParagraph"/>
        <w:ind w:left="440" w:firstLine="411"/>
        <w:rPr>
          <w:rFonts w:cs="Arial"/>
          <w:lang w:eastAsia="zh-HK"/>
        </w:rPr>
      </w:pPr>
    </w:p>
    <w:p w14:paraId="76B8603C" w14:textId="77777777" w:rsidR="00276843" w:rsidRPr="008B1896" w:rsidRDefault="00276843" w:rsidP="00276843">
      <w:pPr>
        <w:pStyle w:val="ListParagraph"/>
        <w:ind w:left="440" w:firstLine="411"/>
        <w:rPr>
          <w:rFonts w:cs="Arial"/>
          <w:lang w:eastAsia="zh-HK"/>
        </w:rPr>
      </w:pPr>
      <w:r w:rsidRPr="008B1896">
        <w:rPr>
          <w:rFonts w:cs="Arial"/>
          <w:lang w:eastAsia="zh-HK"/>
        </w:rPr>
        <w:t>{</w:t>
      </w:r>
    </w:p>
    <w:p w14:paraId="1A50D54F" w14:textId="77777777" w:rsidR="00276843" w:rsidRPr="008B1896" w:rsidRDefault="00276843" w:rsidP="00276843">
      <w:pPr>
        <w:pStyle w:val="ListParagraph"/>
        <w:ind w:left="440" w:firstLine="411"/>
        <w:rPr>
          <w:rFonts w:cs="Arial"/>
          <w:lang w:eastAsia="zh-HK"/>
        </w:rPr>
      </w:pPr>
      <w:r w:rsidRPr="008B1896">
        <w:rPr>
          <w:rFonts w:cs="Arial"/>
          <w:lang w:eastAsia="zh-HK"/>
        </w:rPr>
        <w:t xml:space="preserve">     "lpn":"XX9999",</w:t>
      </w:r>
    </w:p>
    <w:p w14:paraId="5D53BF6D" w14:textId="58B57FA1" w:rsidR="00276843" w:rsidRPr="008B1896" w:rsidRDefault="00276843" w:rsidP="00276843">
      <w:pPr>
        <w:pStyle w:val="ListParagraph"/>
        <w:ind w:left="440" w:firstLine="411"/>
        <w:rPr>
          <w:rFonts w:cs="Arial"/>
          <w:lang w:eastAsia="zh-HK"/>
        </w:rPr>
      </w:pPr>
      <w:r w:rsidRPr="008B1896">
        <w:rPr>
          <w:rFonts w:cs="Arial"/>
          <w:lang w:eastAsia="zh-HK"/>
        </w:rPr>
        <w:t xml:space="preserve">     "</w:t>
      </w:r>
      <w:proofErr w:type="spellStart"/>
      <w:r w:rsidRPr="008B1896">
        <w:rPr>
          <w:rFonts w:cs="Arial"/>
          <w:lang w:eastAsia="zh-HK"/>
        </w:rPr>
        <w:t>pickUpDatetime</w:t>
      </w:r>
      <w:proofErr w:type="spellEnd"/>
      <w:r w:rsidRPr="008B1896">
        <w:rPr>
          <w:rFonts w:cs="Arial"/>
          <w:lang w:eastAsia="zh-HK"/>
        </w:rPr>
        <w:t>":" 2024-01-01 23:00:00",</w:t>
      </w:r>
    </w:p>
    <w:p w14:paraId="4EEFB829" w14:textId="2518BD7E" w:rsidR="004F6F45" w:rsidRPr="008B1896" w:rsidRDefault="00276843" w:rsidP="002D7C93">
      <w:pPr>
        <w:ind w:firstLine="851"/>
        <w:rPr>
          <w:rFonts w:cs="Arial"/>
          <w:lang w:eastAsia="zh-HK"/>
        </w:rPr>
      </w:pPr>
      <w:r w:rsidRPr="008B1896">
        <w:rPr>
          <w:rFonts w:cs="Arial"/>
          <w:lang w:eastAsia="zh-HK"/>
        </w:rPr>
        <w:t>}</w:t>
      </w:r>
    </w:p>
    <w:p w14:paraId="01830F8E" w14:textId="77777777" w:rsidR="00276843" w:rsidRPr="001044FE" w:rsidRDefault="00276843" w:rsidP="002D7C93">
      <w:pPr>
        <w:rPr>
          <w:rFonts w:cs="Arial"/>
          <w:lang w:eastAsia="zh-HK"/>
        </w:rPr>
      </w:pPr>
    </w:p>
    <w:p w14:paraId="5D78CAF8"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7E0F7045"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6CFDC8BD" w14:textId="77777777" w:rsidTr="00276843">
        <w:tc>
          <w:tcPr>
            <w:tcW w:w="2673" w:type="dxa"/>
          </w:tcPr>
          <w:p w14:paraId="315301A6"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58731D70"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533D2D40"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36E667D6" w14:textId="77777777" w:rsidTr="00276843">
        <w:tc>
          <w:tcPr>
            <w:tcW w:w="2673" w:type="dxa"/>
          </w:tcPr>
          <w:p w14:paraId="5F0AE85B" w14:textId="6719606D" w:rsidR="00276843" w:rsidRPr="008B1896" w:rsidRDefault="00276843" w:rsidP="00276843">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4080C1E7" w14:textId="53951B59" w:rsidR="00276843" w:rsidRPr="008B1896" w:rsidRDefault="00276843" w:rsidP="00276843">
            <w:pPr>
              <w:pStyle w:val="ListParagraph"/>
              <w:ind w:leftChars="0" w:left="0"/>
              <w:rPr>
                <w:rFonts w:cs="Arial"/>
                <w:lang w:eastAsia="zh-HK"/>
              </w:rPr>
            </w:pPr>
            <w:r w:rsidRPr="008B1896">
              <w:rPr>
                <w:rFonts w:cs="Arial"/>
                <w:lang w:eastAsia="zh-HK"/>
              </w:rPr>
              <w:t>Number</w:t>
            </w:r>
          </w:p>
        </w:tc>
        <w:tc>
          <w:tcPr>
            <w:tcW w:w="3206" w:type="dxa"/>
          </w:tcPr>
          <w:p w14:paraId="1A4718CD" w14:textId="77777777" w:rsidR="00276843" w:rsidRPr="008B1896" w:rsidRDefault="00276843" w:rsidP="00276843">
            <w:pPr>
              <w:pStyle w:val="ListParagraph"/>
              <w:ind w:leftChars="0" w:left="0"/>
              <w:rPr>
                <w:rFonts w:eastAsiaTheme="minorEastAsia" w:cs="Arial"/>
                <w:lang w:eastAsia="zh-HK"/>
              </w:rPr>
            </w:pPr>
            <w:r w:rsidRPr="008B1896">
              <w:rPr>
                <w:rFonts w:eastAsiaTheme="minorEastAsia" w:cs="Arial"/>
                <w:lang w:eastAsia="zh-HK"/>
              </w:rPr>
              <w:t>0 - fail</w:t>
            </w:r>
          </w:p>
          <w:p w14:paraId="269B8267" w14:textId="348F206E" w:rsidR="00276843" w:rsidRPr="008B1896" w:rsidRDefault="00276843" w:rsidP="00276843">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7FA70CB0" w14:textId="77777777" w:rsidTr="00276843">
        <w:tc>
          <w:tcPr>
            <w:tcW w:w="2673" w:type="dxa"/>
          </w:tcPr>
          <w:p w14:paraId="2905A27C" w14:textId="469EBD90" w:rsidR="00276843" w:rsidRPr="008B1896" w:rsidRDefault="00276843" w:rsidP="00276843">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58373C26" w14:textId="52DB2071" w:rsidR="00276843" w:rsidRPr="008B1896" w:rsidRDefault="00276843" w:rsidP="00276843">
            <w:pPr>
              <w:pStyle w:val="ListParagraph"/>
              <w:ind w:leftChars="0" w:left="0"/>
              <w:rPr>
                <w:rFonts w:cs="Arial"/>
                <w:lang w:eastAsia="zh-HK"/>
              </w:rPr>
            </w:pPr>
            <w:r w:rsidRPr="008B1896">
              <w:rPr>
                <w:rFonts w:cs="Arial"/>
                <w:lang w:eastAsia="zh-HK"/>
              </w:rPr>
              <w:t>String</w:t>
            </w:r>
          </w:p>
        </w:tc>
        <w:tc>
          <w:tcPr>
            <w:tcW w:w="3206" w:type="dxa"/>
          </w:tcPr>
          <w:p w14:paraId="5A0B541F" w14:textId="3B7874CE" w:rsidR="00276843" w:rsidRPr="008B1896" w:rsidRDefault="00276843" w:rsidP="00276843">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77EB8AE1" w14:textId="77777777" w:rsidTr="00276843">
        <w:tc>
          <w:tcPr>
            <w:tcW w:w="2673" w:type="dxa"/>
          </w:tcPr>
          <w:p w14:paraId="2C3B7083" w14:textId="223BD5BF" w:rsidR="00276843" w:rsidRPr="008B1896" w:rsidRDefault="00276843" w:rsidP="00276843">
            <w:pPr>
              <w:pStyle w:val="ListParagraph"/>
              <w:ind w:leftChars="0" w:left="0"/>
              <w:rPr>
                <w:rFonts w:cs="Arial"/>
                <w:lang w:eastAsia="zh-HK"/>
              </w:rPr>
            </w:pPr>
            <w:proofErr w:type="spellStart"/>
            <w:r w:rsidRPr="008B1896">
              <w:rPr>
                <w:rFonts w:cs="Arial"/>
                <w:lang w:eastAsia="zh-HK"/>
              </w:rPr>
              <w:lastRenderedPageBreak/>
              <w:t>sysDatetime</w:t>
            </w:r>
            <w:proofErr w:type="spellEnd"/>
          </w:p>
        </w:tc>
        <w:tc>
          <w:tcPr>
            <w:tcW w:w="2177" w:type="dxa"/>
          </w:tcPr>
          <w:p w14:paraId="7F580E34" w14:textId="6C83CB8A" w:rsidR="00276843" w:rsidRPr="008B1896" w:rsidRDefault="00276843" w:rsidP="00276843">
            <w:pPr>
              <w:pStyle w:val="ListParagraph"/>
              <w:ind w:leftChars="0" w:left="0"/>
              <w:rPr>
                <w:rFonts w:cs="Arial"/>
                <w:lang w:eastAsia="zh-HK"/>
              </w:rPr>
            </w:pPr>
            <w:r w:rsidRPr="008B1896">
              <w:rPr>
                <w:rFonts w:cs="Arial"/>
                <w:lang w:eastAsia="zh-HK"/>
              </w:rPr>
              <w:t>String</w:t>
            </w:r>
          </w:p>
        </w:tc>
        <w:tc>
          <w:tcPr>
            <w:tcW w:w="3206" w:type="dxa"/>
          </w:tcPr>
          <w:p w14:paraId="17244E18" w14:textId="77777777" w:rsidR="00276843" w:rsidRPr="008B1896" w:rsidRDefault="00276843" w:rsidP="00276843">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7025DF11" w14:textId="66D4A3FE" w:rsidR="00276843" w:rsidRPr="008B1896" w:rsidRDefault="00276843" w:rsidP="00276843">
            <w:pPr>
              <w:pStyle w:val="ListParagraph"/>
              <w:ind w:leftChars="0" w:left="0"/>
              <w:rPr>
                <w:rFonts w:eastAsiaTheme="minorEastAsia" w:cs="Arial"/>
                <w:lang w:eastAsia="zh-HK"/>
              </w:rPr>
            </w:pPr>
            <w:r w:rsidRPr="008B1896">
              <w:rPr>
                <w:rFonts w:cs="Arial"/>
              </w:rPr>
              <w:t>System Date Time</w:t>
            </w:r>
          </w:p>
        </w:tc>
      </w:tr>
    </w:tbl>
    <w:p w14:paraId="402A3BFB" w14:textId="77777777" w:rsidR="004F6F45" w:rsidRPr="008B1896" w:rsidRDefault="004F6F45" w:rsidP="004F6F45">
      <w:pPr>
        <w:ind w:firstLine="851"/>
        <w:rPr>
          <w:rFonts w:cs="Arial"/>
          <w:lang w:eastAsia="zh-HK"/>
        </w:rPr>
      </w:pPr>
    </w:p>
    <w:p w14:paraId="204B82D6" w14:textId="4847518F" w:rsidR="00276843" w:rsidRPr="008B1896" w:rsidRDefault="00276843" w:rsidP="00276843">
      <w:pPr>
        <w:pStyle w:val="ListParagraph"/>
        <w:widowControl w:val="0"/>
        <w:adjustRightInd/>
        <w:snapToGrid/>
        <w:ind w:left="440" w:firstLine="411"/>
        <w:jc w:val="left"/>
        <w:rPr>
          <w:rFonts w:cs="Arial"/>
          <w:lang w:eastAsia="zh-HK"/>
        </w:rPr>
      </w:pPr>
      <w:r w:rsidRPr="008B1896">
        <w:rPr>
          <w:rFonts w:cs="Arial"/>
          <w:lang w:eastAsia="zh-HK"/>
        </w:rPr>
        <w:t xml:space="preserve"> {</w:t>
      </w:r>
    </w:p>
    <w:p w14:paraId="0BE71FBE" w14:textId="77777777" w:rsidR="00276843" w:rsidRPr="008B1896" w:rsidRDefault="00276843" w:rsidP="00276843">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3CB960E4" w14:textId="77777777" w:rsidR="00276843" w:rsidRPr="008B1896" w:rsidRDefault="00276843" w:rsidP="00276843">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2EC6CC64" w14:textId="77777777" w:rsidR="00276843" w:rsidRPr="008B1896" w:rsidRDefault="00276843" w:rsidP="00276843">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1B9BEFB2" w14:textId="77777777" w:rsidR="00276843" w:rsidRPr="008B1896" w:rsidRDefault="00276843" w:rsidP="00276843">
      <w:pPr>
        <w:pStyle w:val="ListParagraph"/>
        <w:widowControl w:val="0"/>
        <w:adjustRightInd/>
        <w:snapToGrid/>
        <w:ind w:left="440"/>
        <w:jc w:val="left"/>
        <w:rPr>
          <w:rFonts w:cs="Arial"/>
          <w:lang w:eastAsia="zh-HK"/>
        </w:rPr>
      </w:pPr>
      <w:r w:rsidRPr="008B1896">
        <w:rPr>
          <w:rFonts w:cs="Arial"/>
          <w:lang w:eastAsia="zh-HK"/>
        </w:rPr>
        <w:t xml:space="preserve">         }</w:t>
      </w:r>
    </w:p>
    <w:p w14:paraId="4CFC10F6" w14:textId="77777777" w:rsidR="00ED370D" w:rsidRPr="008B1896" w:rsidRDefault="00ED370D" w:rsidP="00ED370D">
      <w:pPr>
        <w:widowControl w:val="0"/>
        <w:adjustRightInd/>
        <w:snapToGrid/>
        <w:jc w:val="left"/>
        <w:rPr>
          <w:rFonts w:cs="Arial"/>
          <w:b/>
          <w:lang w:eastAsia="zh-HK"/>
        </w:rPr>
      </w:pPr>
    </w:p>
    <w:p w14:paraId="410E51F6" w14:textId="2E37615B" w:rsidR="00276843" w:rsidRPr="008B1896" w:rsidRDefault="00276843" w:rsidP="00276843">
      <w:pPr>
        <w:pStyle w:val="ListParagraph"/>
        <w:widowControl w:val="0"/>
        <w:adjustRightInd/>
        <w:snapToGrid/>
        <w:ind w:leftChars="0" w:left="960"/>
        <w:jc w:val="left"/>
        <w:rPr>
          <w:rFonts w:cs="Arial"/>
          <w:b/>
          <w:lang w:eastAsia="zh-HK"/>
        </w:rPr>
      </w:pPr>
      <w:r w:rsidRPr="008B1896">
        <w:rPr>
          <w:rFonts w:cs="Arial"/>
          <w:b/>
          <w:lang w:eastAsia="zh-HK"/>
        </w:rPr>
        <w:t xml:space="preserve">Remarks: </w:t>
      </w:r>
      <w:r w:rsidR="00B50C3F" w:rsidRPr="008B1896">
        <w:rPr>
          <w:rFonts w:cs="Arial"/>
          <w:b/>
          <w:lang w:eastAsia="zh-HK"/>
        </w:rPr>
        <w:t xml:space="preserve">Middleware </w:t>
      </w:r>
      <w:r w:rsidRPr="008B1896">
        <w:rPr>
          <w:rFonts w:cs="Arial"/>
          <w:b/>
          <w:lang w:eastAsia="zh-HK"/>
        </w:rPr>
        <w:t>n</w:t>
      </w:r>
      <w:r w:rsidR="00B50C3F" w:rsidRPr="008B1896">
        <w:rPr>
          <w:rFonts w:cs="Arial"/>
          <w:b/>
          <w:lang w:eastAsia="zh-HK"/>
        </w:rPr>
        <w:t xml:space="preserve">otify ACPB pick up Rental Vehicle </w:t>
      </w:r>
      <w:r w:rsidRPr="008B1896">
        <w:rPr>
          <w:rFonts w:cs="Arial"/>
          <w:b/>
          <w:lang w:eastAsia="zh-HK"/>
        </w:rPr>
        <w:t>by</w:t>
      </w:r>
      <w:r w:rsidR="00B50C3F" w:rsidRPr="008B1896">
        <w:rPr>
          <w:rFonts w:cs="Arial"/>
          <w:b/>
          <w:lang w:eastAsia="zh-HK"/>
        </w:rPr>
        <w:t xml:space="preserve"> </w:t>
      </w:r>
      <w:r w:rsidRPr="008B1896">
        <w:rPr>
          <w:rFonts w:cs="Arial"/>
          <w:b/>
          <w:lang w:eastAsia="zh-HK"/>
        </w:rPr>
        <w:t>CPVACS API.</w:t>
      </w:r>
    </w:p>
    <w:p w14:paraId="37B64183" w14:textId="77777777" w:rsidR="004F6F45" w:rsidRPr="008B1896" w:rsidRDefault="004F6F45" w:rsidP="00184168">
      <w:pPr>
        <w:widowControl w:val="0"/>
        <w:adjustRightInd/>
        <w:snapToGrid/>
        <w:jc w:val="left"/>
        <w:rPr>
          <w:rFonts w:cs="Arial"/>
          <w:b/>
          <w:lang w:eastAsia="zh-HK"/>
        </w:rPr>
      </w:pPr>
    </w:p>
    <w:p w14:paraId="6AF3371B" w14:textId="7C8D41D1" w:rsidR="00ED370D" w:rsidRPr="008B1896" w:rsidRDefault="00ED370D" w:rsidP="00852D90">
      <w:pPr>
        <w:pStyle w:val="Heading3"/>
        <w:rPr>
          <w:lang w:eastAsia="zh-HK"/>
        </w:rPr>
      </w:pPr>
      <w:bookmarkStart w:id="1013" w:name="_Toc188888827"/>
      <w:r w:rsidRPr="008B1896">
        <w:rPr>
          <w:lang w:eastAsia="zh-HK"/>
        </w:rPr>
        <w:t xml:space="preserve">CPVACS </w:t>
      </w:r>
      <w:r w:rsidR="00455F7C" w:rsidRPr="008B1896">
        <w:rPr>
          <w:lang w:eastAsia="zh-HK"/>
        </w:rPr>
        <w:t>notify</w:t>
      </w:r>
      <w:r w:rsidRPr="008B1896">
        <w:rPr>
          <w:lang w:eastAsia="zh-HK"/>
        </w:rPr>
        <w:t xml:space="preserve"> Boss Vehicle Exit ACPB</w:t>
      </w:r>
      <w:bookmarkEnd w:id="1013"/>
    </w:p>
    <w:p w14:paraId="2E18E899" w14:textId="339C3D57" w:rsidR="004F6F45" w:rsidRPr="008B1896" w:rsidRDefault="004F6F45" w:rsidP="00455F7C">
      <w:pPr>
        <w:pStyle w:val="ListParagraph"/>
        <w:widowControl w:val="0"/>
        <w:adjustRightInd/>
        <w:snapToGrid/>
        <w:ind w:leftChars="0" w:left="960"/>
        <w:jc w:val="left"/>
        <w:rPr>
          <w:rFonts w:cs="Arial"/>
          <w:lang w:eastAsia="zh-HK"/>
        </w:rPr>
      </w:pPr>
      <w:r w:rsidRPr="008B1896">
        <w:rPr>
          <w:rFonts w:cs="Arial"/>
          <w:lang w:eastAsia="zh-HK"/>
        </w:rPr>
        <w:t xml:space="preserve">Path: </w:t>
      </w:r>
      <w:r w:rsidR="00455F7C" w:rsidRPr="008B1896">
        <w:rPr>
          <w:rFonts w:cs="Arial"/>
          <w:lang w:eastAsia="zh-HK"/>
        </w:rPr>
        <w:t>/</w:t>
      </w:r>
      <w:proofErr w:type="spellStart"/>
      <w:r w:rsidR="00455F7C" w:rsidRPr="008B1896">
        <w:rPr>
          <w:rFonts w:cs="Arial"/>
          <w:lang w:eastAsia="zh-HK"/>
        </w:rPr>
        <w:t>api</w:t>
      </w:r>
      <w:proofErr w:type="spellEnd"/>
      <w:r w:rsidR="00455F7C" w:rsidRPr="008B1896">
        <w:rPr>
          <w:rFonts w:cs="Arial"/>
          <w:lang w:eastAsia="zh-HK"/>
        </w:rPr>
        <w:t>/aps/</w:t>
      </w:r>
      <w:proofErr w:type="spellStart"/>
      <w:r w:rsidR="00455F7C" w:rsidRPr="008B1896">
        <w:rPr>
          <w:rFonts w:cs="Arial"/>
          <w:lang w:eastAsia="zh-HK"/>
        </w:rPr>
        <w:t>notifyBOSSExit</w:t>
      </w:r>
      <w:proofErr w:type="spellEnd"/>
    </w:p>
    <w:p w14:paraId="0CA0042F"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71CD474D"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6B355912"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78A6EA5E"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46D80444" w14:textId="77777777" w:rsidTr="00455F7C">
        <w:tc>
          <w:tcPr>
            <w:tcW w:w="2673" w:type="dxa"/>
          </w:tcPr>
          <w:p w14:paraId="367A0878"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02A3A1DD"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5A854C9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5D15AD91" w14:textId="77777777" w:rsidTr="00455F7C">
        <w:tc>
          <w:tcPr>
            <w:tcW w:w="2673" w:type="dxa"/>
          </w:tcPr>
          <w:p w14:paraId="68287327" w14:textId="151421C2" w:rsidR="000D7D36" w:rsidRPr="008B1896" w:rsidRDefault="004E0F0B" w:rsidP="000D7D36">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72D67FD3" w14:textId="3A8550BB"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29F2A7A2" w14:textId="19BF4642"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77FE7A50" w14:textId="77777777" w:rsidTr="00455F7C">
        <w:tc>
          <w:tcPr>
            <w:tcW w:w="2673" w:type="dxa"/>
          </w:tcPr>
          <w:p w14:paraId="4FF8EF66" w14:textId="6C0623FC"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1C04F4C6" w14:textId="76DDAAB0"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052F05CF" w14:textId="30EA06DE" w:rsidR="000D7D36" w:rsidRPr="002D7C93" w:rsidRDefault="000D7D36" w:rsidP="000D7D36">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57CA7F38" w14:textId="77777777" w:rsidTr="00455F7C">
        <w:tc>
          <w:tcPr>
            <w:tcW w:w="2673" w:type="dxa"/>
          </w:tcPr>
          <w:p w14:paraId="64ABFD6E" w14:textId="29301ACF" w:rsidR="000D7D36" w:rsidRPr="008B1896" w:rsidRDefault="004E0F0B" w:rsidP="000D7D36">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35265894" w14:textId="799E3ECE" w:rsidR="000D7D36" w:rsidRPr="008B1896" w:rsidRDefault="000D7D36" w:rsidP="000D7D36">
            <w:pPr>
              <w:pStyle w:val="ListParagraph"/>
              <w:ind w:leftChars="0" w:left="0"/>
              <w:rPr>
                <w:rFonts w:cs="Arial"/>
                <w:lang w:eastAsia="zh-HK"/>
              </w:rPr>
            </w:pPr>
            <w:r w:rsidRPr="002D7C93">
              <w:rPr>
                <w:rFonts w:cs="Arial"/>
                <w:lang w:eastAsia="zh-HK"/>
              </w:rPr>
              <w:t>String</w:t>
            </w:r>
          </w:p>
        </w:tc>
        <w:tc>
          <w:tcPr>
            <w:tcW w:w="3206" w:type="dxa"/>
          </w:tcPr>
          <w:p w14:paraId="1B20E3A9" w14:textId="46DC6663" w:rsidR="000D7D36" w:rsidRPr="002D7C93" w:rsidRDefault="000D7D36" w:rsidP="000D7D36">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3A2B71B2" w14:textId="77777777" w:rsidTr="00455F7C">
        <w:tc>
          <w:tcPr>
            <w:tcW w:w="2673" w:type="dxa"/>
          </w:tcPr>
          <w:p w14:paraId="2ECBBAC9" w14:textId="206054F1" w:rsidR="000D7D36" w:rsidRPr="008B1896" w:rsidRDefault="000D7D36" w:rsidP="000D7D36">
            <w:pPr>
              <w:pStyle w:val="ListParagraph"/>
              <w:ind w:leftChars="0" w:left="0"/>
              <w:rPr>
                <w:rFonts w:cs="Arial"/>
                <w:lang w:eastAsia="zh-HK"/>
              </w:rPr>
            </w:pPr>
            <w:proofErr w:type="spellStart"/>
            <w:r w:rsidRPr="008B1896">
              <w:rPr>
                <w:rFonts w:cs="Arial"/>
                <w:lang w:eastAsia="zh-HK"/>
              </w:rPr>
              <w:t>exit</w:t>
            </w:r>
            <w:r w:rsidR="00E57C79" w:rsidRPr="008B1896">
              <w:rPr>
                <w:rFonts w:cs="Arial"/>
                <w:lang w:eastAsia="zh-HK"/>
              </w:rPr>
              <w:t>Datet</w:t>
            </w:r>
            <w:r w:rsidRPr="008B1896">
              <w:rPr>
                <w:rFonts w:cs="Arial"/>
                <w:lang w:eastAsia="zh-HK"/>
              </w:rPr>
              <w:t>ime</w:t>
            </w:r>
            <w:proofErr w:type="spellEnd"/>
          </w:p>
        </w:tc>
        <w:tc>
          <w:tcPr>
            <w:tcW w:w="2177" w:type="dxa"/>
          </w:tcPr>
          <w:p w14:paraId="58C97BB9" w14:textId="62533FC5" w:rsidR="000D7D36" w:rsidRPr="008B1896" w:rsidRDefault="000D7D36" w:rsidP="000D7D36">
            <w:pPr>
              <w:pStyle w:val="ListParagraph"/>
              <w:ind w:leftChars="0" w:left="0"/>
              <w:rPr>
                <w:rFonts w:cs="Arial"/>
                <w:lang w:eastAsia="zh-HK"/>
              </w:rPr>
            </w:pPr>
            <w:r w:rsidRPr="008B1896">
              <w:rPr>
                <w:rFonts w:cs="Arial"/>
                <w:lang w:eastAsia="zh-HK"/>
              </w:rPr>
              <w:t>String</w:t>
            </w:r>
          </w:p>
        </w:tc>
        <w:tc>
          <w:tcPr>
            <w:tcW w:w="3206" w:type="dxa"/>
          </w:tcPr>
          <w:p w14:paraId="2EC24794" w14:textId="77777777" w:rsidR="000D7D36" w:rsidRPr="008B1896" w:rsidRDefault="000D7D36" w:rsidP="000D7D3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449C45B8" w14:textId="4DD7EBC3" w:rsidR="000D7D36" w:rsidRPr="008B1896" w:rsidRDefault="000D7D36" w:rsidP="000D7D36">
            <w:pPr>
              <w:pStyle w:val="ListParagraph"/>
              <w:ind w:leftChars="0" w:left="0"/>
              <w:rPr>
                <w:rFonts w:eastAsiaTheme="minorEastAsia" w:cs="Arial"/>
                <w:lang w:eastAsia="zh-HK"/>
              </w:rPr>
            </w:pPr>
            <w:r w:rsidRPr="008B1896">
              <w:rPr>
                <w:rFonts w:eastAsiaTheme="minorEastAsia" w:cs="Arial"/>
                <w:lang w:eastAsia="zh-HK"/>
              </w:rPr>
              <w:t>Exit Date Time</w:t>
            </w:r>
          </w:p>
        </w:tc>
      </w:tr>
      <w:tr w:rsidR="008B1896" w:rsidRPr="008B1896" w14:paraId="1393D786" w14:textId="77777777" w:rsidTr="006A58A4">
        <w:tc>
          <w:tcPr>
            <w:tcW w:w="2673" w:type="dxa"/>
          </w:tcPr>
          <w:p w14:paraId="4DEAF4EB" w14:textId="1409AE4E" w:rsidR="00F70DF8" w:rsidRPr="002D7C93" w:rsidRDefault="006E0B7D" w:rsidP="006A58A4">
            <w:pPr>
              <w:pStyle w:val="ListParagraph"/>
              <w:ind w:leftChars="0" w:left="0"/>
              <w:rPr>
                <w:rFonts w:cs="Arial"/>
                <w:b/>
                <w:bCs/>
                <w:lang w:eastAsia="zh-HK"/>
              </w:rPr>
            </w:pPr>
            <w:proofErr w:type="spellStart"/>
            <w:r w:rsidRPr="002D7C93">
              <w:rPr>
                <w:rFonts w:cs="Arial"/>
                <w:lang w:eastAsia="zh-HK"/>
              </w:rPr>
              <w:t>bookingId</w:t>
            </w:r>
            <w:proofErr w:type="spellEnd"/>
          </w:p>
        </w:tc>
        <w:tc>
          <w:tcPr>
            <w:tcW w:w="2177" w:type="dxa"/>
          </w:tcPr>
          <w:p w14:paraId="49C2B19D" w14:textId="77777777" w:rsidR="00F70DF8" w:rsidRPr="002D7C93" w:rsidRDefault="00F70DF8" w:rsidP="006A58A4">
            <w:pPr>
              <w:pStyle w:val="ListParagraph"/>
              <w:ind w:leftChars="0" w:left="0"/>
              <w:rPr>
                <w:rFonts w:cs="Arial"/>
                <w:lang w:eastAsia="zh-HK"/>
              </w:rPr>
            </w:pPr>
            <w:r w:rsidRPr="002D7C93">
              <w:rPr>
                <w:rFonts w:cs="Arial"/>
                <w:lang w:eastAsia="zh-HK"/>
              </w:rPr>
              <w:t>String</w:t>
            </w:r>
          </w:p>
        </w:tc>
        <w:tc>
          <w:tcPr>
            <w:tcW w:w="3206" w:type="dxa"/>
          </w:tcPr>
          <w:p w14:paraId="4D24B07F" w14:textId="467A6C5A" w:rsidR="00F70DF8" w:rsidRPr="002D7C93" w:rsidRDefault="006E0B7D" w:rsidP="006A58A4">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28A7AA29" w14:textId="77777777" w:rsidTr="006A58A4">
        <w:tc>
          <w:tcPr>
            <w:tcW w:w="2673" w:type="dxa"/>
          </w:tcPr>
          <w:p w14:paraId="2046FAF3" w14:textId="6F3E9877" w:rsidR="00E57C79" w:rsidRPr="002D7C93" w:rsidRDefault="00E57C79" w:rsidP="00E57C79">
            <w:pPr>
              <w:pStyle w:val="ListParagraph"/>
              <w:ind w:leftChars="0" w:left="0"/>
              <w:rPr>
                <w:rFonts w:cs="Arial"/>
                <w:lang w:eastAsia="zh-HK"/>
              </w:rPr>
            </w:pPr>
            <w:proofErr w:type="spellStart"/>
            <w:r w:rsidRPr="002D7C93">
              <w:rPr>
                <w:rFonts w:cs="Arial"/>
                <w:lang w:eastAsia="zh-HK"/>
              </w:rPr>
              <w:t>parkingRecordId</w:t>
            </w:r>
            <w:proofErr w:type="spellEnd"/>
          </w:p>
        </w:tc>
        <w:tc>
          <w:tcPr>
            <w:tcW w:w="2177" w:type="dxa"/>
          </w:tcPr>
          <w:p w14:paraId="5E15EE8D" w14:textId="4F6C080A" w:rsidR="00E57C79" w:rsidRPr="002D7C93" w:rsidRDefault="00E57C79" w:rsidP="00E57C79">
            <w:pPr>
              <w:pStyle w:val="ListParagraph"/>
              <w:ind w:leftChars="0" w:left="0"/>
              <w:rPr>
                <w:rFonts w:cs="Arial"/>
                <w:lang w:eastAsia="zh-HK"/>
              </w:rPr>
            </w:pPr>
            <w:r w:rsidRPr="002D7C93">
              <w:rPr>
                <w:rFonts w:cs="Arial"/>
                <w:lang w:eastAsia="zh-HK"/>
              </w:rPr>
              <w:t>String</w:t>
            </w:r>
          </w:p>
        </w:tc>
        <w:tc>
          <w:tcPr>
            <w:tcW w:w="3206" w:type="dxa"/>
          </w:tcPr>
          <w:p w14:paraId="0A6D92DC" w14:textId="7E7D3661" w:rsidR="00E57C79" w:rsidRPr="002D7C93" w:rsidRDefault="00E57C79" w:rsidP="00E57C79">
            <w:pPr>
              <w:pStyle w:val="ListParagraph"/>
              <w:ind w:leftChars="0" w:left="0"/>
              <w:rPr>
                <w:rFonts w:cs="Arial"/>
                <w:shd w:val="clear" w:color="auto" w:fill="FFFFFF"/>
              </w:rPr>
            </w:pPr>
            <w:r w:rsidRPr="002D7C93">
              <w:rPr>
                <w:rFonts w:eastAsiaTheme="minorEastAsia" w:cs="Arial"/>
                <w:lang w:eastAsia="zh-HK"/>
              </w:rPr>
              <w:t>CPVACS Parking Record ID</w:t>
            </w:r>
          </w:p>
        </w:tc>
      </w:tr>
      <w:tr w:rsidR="009F115F" w:rsidRPr="008B1896" w14:paraId="67900C8A" w14:textId="77777777" w:rsidTr="006A58A4">
        <w:trPr>
          <w:ins w:id="1014" w:author="Sherry Chan" w:date="2024-09-11T17:18:00Z"/>
        </w:trPr>
        <w:tc>
          <w:tcPr>
            <w:tcW w:w="2673" w:type="dxa"/>
          </w:tcPr>
          <w:p w14:paraId="04A6926E" w14:textId="698FE6E2" w:rsidR="009F115F" w:rsidRPr="002D7C93" w:rsidRDefault="009F115F" w:rsidP="009F115F">
            <w:pPr>
              <w:pStyle w:val="ListParagraph"/>
              <w:ind w:leftChars="0" w:left="0"/>
              <w:rPr>
                <w:ins w:id="1015" w:author="Sherry Chan" w:date="2024-09-11T17:18:00Z" w16du:dateUtc="2024-09-11T09:18:00Z"/>
                <w:rFonts w:cs="Arial"/>
                <w:lang w:eastAsia="zh-HK"/>
              </w:rPr>
            </w:pPr>
            <w:proofErr w:type="spellStart"/>
            <w:ins w:id="1016" w:author="Sherry Chan" w:date="2024-09-11T17:18:00Z" w16du:dateUtc="2024-09-11T09:18:00Z">
              <w:r w:rsidRPr="009F115F">
                <w:rPr>
                  <w:rFonts w:cs="Arial"/>
                  <w:lang w:eastAsia="zh-HK"/>
                </w:rPr>
                <w:t>laneCode</w:t>
              </w:r>
              <w:proofErr w:type="spellEnd"/>
            </w:ins>
          </w:p>
        </w:tc>
        <w:tc>
          <w:tcPr>
            <w:tcW w:w="2177" w:type="dxa"/>
          </w:tcPr>
          <w:p w14:paraId="054C2DFA" w14:textId="50994E08" w:rsidR="009F115F" w:rsidRPr="002D7C93" w:rsidRDefault="009F115F" w:rsidP="009F115F">
            <w:pPr>
              <w:pStyle w:val="ListParagraph"/>
              <w:ind w:leftChars="0" w:left="0"/>
              <w:rPr>
                <w:ins w:id="1017" w:author="Sherry Chan" w:date="2024-09-11T17:18:00Z" w16du:dateUtc="2024-09-11T09:18:00Z"/>
                <w:rFonts w:cs="Arial"/>
                <w:lang w:eastAsia="zh-HK"/>
              </w:rPr>
            </w:pPr>
            <w:ins w:id="1018" w:author="Sherry Chan" w:date="2024-09-11T17:18:00Z" w16du:dateUtc="2024-09-11T09:18:00Z">
              <w:r>
                <w:rPr>
                  <w:rFonts w:cs="Arial"/>
                  <w:lang w:eastAsia="zh-HK"/>
                </w:rPr>
                <w:t>String</w:t>
              </w:r>
            </w:ins>
          </w:p>
        </w:tc>
        <w:tc>
          <w:tcPr>
            <w:tcW w:w="3206" w:type="dxa"/>
          </w:tcPr>
          <w:p w14:paraId="568C8325" w14:textId="24537242" w:rsidR="009F115F" w:rsidRPr="002D7C93" w:rsidRDefault="009F115F" w:rsidP="009F115F">
            <w:pPr>
              <w:pStyle w:val="ListParagraph"/>
              <w:ind w:leftChars="0" w:left="0"/>
              <w:rPr>
                <w:ins w:id="1019" w:author="Sherry Chan" w:date="2024-09-11T17:18:00Z" w16du:dateUtc="2024-09-11T09:18:00Z"/>
                <w:rFonts w:eastAsiaTheme="minorEastAsia" w:cs="Arial"/>
                <w:lang w:eastAsia="zh-HK"/>
              </w:rPr>
            </w:pPr>
            <w:ins w:id="1020" w:author="Sherry Chan" w:date="2024-09-11T17:18:00Z" w16du:dateUtc="2024-09-11T09:18:00Z">
              <w:r>
                <w:rPr>
                  <w:rFonts w:eastAsiaTheme="minorEastAsia" w:cs="Arial"/>
                  <w:lang w:eastAsia="zh-HK"/>
                </w:rPr>
                <w:t>Lane Code</w:t>
              </w:r>
            </w:ins>
          </w:p>
        </w:tc>
      </w:tr>
      <w:tr w:rsidR="009F115F" w:rsidRPr="008B1896" w14:paraId="2C3C931B" w14:textId="77777777" w:rsidTr="006A58A4">
        <w:tc>
          <w:tcPr>
            <w:tcW w:w="2673" w:type="dxa"/>
          </w:tcPr>
          <w:p w14:paraId="29BFEBEC" w14:textId="77777777" w:rsidR="009F115F" w:rsidRPr="002D7C93" w:rsidRDefault="009F115F" w:rsidP="009F115F">
            <w:pPr>
              <w:pStyle w:val="ListParagraph"/>
              <w:ind w:leftChars="0" w:left="0"/>
              <w:rPr>
                <w:rFonts w:cs="Arial"/>
                <w:lang w:eastAsia="zh-HK"/>
              </w:rPr>
            </w:pPr>
            <w:r w:rsidRPr="002D7C93">
              <w:rPr>
                <w:rFonts w:cs="Arial"/>
                <w:lang w:eastAsia="zh-HK"/>
              </w:rPr>
              <w:t>remark</w:t>
            </w:r>
          </w:p>
        </w:tc>
        <w:tc>
          <w:tcPr>
            <w:tcW w:w="2177" w:type="dxa"/>
          </w:tcPr>
          <w:p w14:paraId="42CA9812" w14:textId="77777777" w:rsidR="009F115F" w:rsidRPr="002D7C93" w:rsidRDefault="009F115F" w:rsidP="009F115F">
            <w:pPr>
              <w:pStyle w:val="ListParagraph"/>
              <w:ind w:leftChars="0" w:left="0"/>
              <w:rPr>
                <w:rFonts w:cs="Arial"/>
                <w:lang w:eastAsia="zh-HK"/>
              </w:rPr>
            </w:pPr>
            <w:r w:rsidRPr="002D7C93">
              <w:rPr>
                <w:rFonts w:cs="Arial"/>
                <w:lang w:eastAsia="zh-HK"/>
              </w:rPr>
              <w:t>String</w:t>
            </w:r>
          </w:p>
        </w:tc>
        <w:tc>
          <w:tcPr>
            <w:tcW w:w="3206" w:type="dxa"/>
          </w:tcPr>
          <w:p w14:paraId="7138D47C" w14:textId="6251AD03" w:rsidR="009F115F" w:rsidRPr="002D7C93" w:rsidRDefault="008837B5" w:rsidP="009F115F">
            <w:pPr>
              <w:pStyle w:val="ListParagraph"/>
              <w:ind w:leftChars="0" w:left="0"/>
              <w:rPr>
                <w:rFonts w:cs="Arial"/>
                <w:shd w:val="clear" w:color="auto" w:fill="FFFFFF"/>
              </w:rPr>
            </w:pPr>
            <w:ins w:id="1021" w:author="Siu Ham Wong" w:date="2024-11-05T14:45:00Z" w16du:dateUtc="2024-11-05T06:45:00Z">
              <w:r>
                <w:rPr>
                  <w:rFonts w:cs="Arial"/>
                  <w:shd w:val="clear" w:color="auto" w:fill="FFFFFF"/>
                </w:rPr>
                <w:t>With the value ‘M</w:t>
              </w:r>
              <w:r w:rsidRPr="006D1159">
                <w:rPr>
                  <w:rFonts w:cs="Arial"/>
                  <w:shd w:val="clear" w:color="auto" w:fill="FFFFFF"/>
                </w:rPr>
                <w:t>odified LPN</w:t>
              </w:r>
              <w:r>
                <w:rPr>
                  <w:rFonts w:cs="Arial"/>
                  <w:shd w:val="clear" w:color="auto" w:fill="FFFFFF"/>
                </w:rPr>
                <w:t>’ if LPN was modified</w:t>
              </w:r>
            </w:ins>
            <w:del w:id="1022" w:author="Siu Ham Wong" w:date="2024-11-05T14:45:00Z" w16du:dateUtc="2024-11-05T06:45:00Z">
              <w:r w:rsidR="009F115F" w:rsidRPr="002D7C93" w:rsidDel="008837B5">
                <w:rPr>
                  <w:rFonts w:cs="Arial"/>
                  <w:shd w:val="clear" w:color="auto" w:fill="FFFFFF"/>
                </w:rPr>
                <w:delText>Remark</w:delText>
              </w:r>
            </w:del>
          </w:p>
        </w:tc>
      </w:tr>
    </w:tbl>
    <w:p w14:paraId="23B08AF7" w14:textId="77777777" w:rsidR="004F6F45" w:rsidRPr="008B1896" w:rsidRDefault="004F6F45" w:rsidP="004F6F45">
      <w:pPr>
        <w:pStyle w:val="ListParagraph"/>
        <w:ind w:left="440" w:firstLine="411"/>
        <w:rPr>
          <w:rFonts w:cs="Arial"/>
          <w:lang w:eastAsia="zh-HK"/>
        </w:rPr>
      </w:pPr>
    </w:p>
    <w:p w14:paraId="50E66777" w14:textId="77777777" w:rsidR="00ED3750" w:rsidRPr="008B1896" w:rsidRDefault="00455F7C" w:rsidP="00ED3750">
      <w:pPr>
        <w:pStyle w:val="ListParagraph"/>
        <w:ind w:left="440" w:firstLine="411"/>
        <w:rPr>
          <w:rFonts w:cs="Arial"/>
          <w:lang w:eastAsia="zh-HK"/>
        </w:rPr>
      </w:pPr>
      <w:r w:rsidRPr="008B1896">
        <w:rPr>
          <w:rFonts w:cs="Arial"/>
          <w:lang w:eastAsia="zh-HK"/>
        </w:rPr>
        <w:t>{</w:t>
      </w:r>
    </w:p>
    <w:p w14:paraId="321C13DA" w14:textId="36DD8442" w:rsidR="00ED3750" w:rsidRPr="002D7C93" w:rsidRDefault="00ED3750" w:rsidP="00ED3750">
      <w:pPr>
        <w:pStyle w:val="ListParagraph"/>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7A3260F1" w14:textId="791E418C"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79BDFA14" w14:textId="39C48433"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888380B" w14:textId="1912BB27" w:rsidR="00455F7C" w:rsidRPr="008B1896" w:rsidRDefault="00455F7C" w:rsidP="00ED3750">
      <w:pPr>
        <w:pStyle w:val="ListParagraph"/>
        <w:ind w:left="440" w:firstLine="411"/>
        <w:rPr>
          <w:rFonts w:cs="Arial"/>
          <w:lang w:eastAsia="zh-HK"/>
        </w:rPr>
      </w:pPr>
      <w:r w:rsidRPr="008B1896">
        <w:rPr>
          <w:rFonts w:cs="Arial"/>
          <w:lang w:eastAsia="zh-HK"/>
        </w:rPr>
        <w:t xml:space="preserve">     “exit</w:t>
      </w:r>
      <w:r w:rsidR="00E57C79" w:rsidRPr="008B1896">
        <w:rPr>
          <w:rFonts w:cs="Arial"/>
          <w:lang w:eastAsia="zh-HK"/>
        </w:rPr>
        <w:t>Datet</w:t>
      </w:r>
      <w:r w:rsidRPr="008B1896">
        <w:rPr>
          <w:rFonts w:cs="Arial"/>
          <w:lang w:eastAsia="zh-HK"/>
        </w:rPr>
        <w:t>ime”:”2024-01-01 23:00:00”</w:t>
      </w:r>
      <w:r w:rsidR="00614478" w:rsidRPr="008B1896">
        <w:rPr>
          <w:rFonts w:cs="Arial"/>
          <w:lang w:eastAsia="zh-HK"/>
        </w:rPr>
        <w:t>,</w:t>
      </w:r>
    </w:p>
    <w:p w14:paraId="6C25657D" w14:textId="476D13D8" w:rsidR="00614478" w:rsidRPr="008B1896" w:rsidRDefault="00614478" w:rsidP="00614478">
      <w:pPr>
        <w:pStyle w:val="ListParagraph"/>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w:t>
      </w:r>
      <w:proofErr w:type="gramStart"/>
      <w:r w:rsidRPr="008B1896">
        <w:rPr>
          <w:rFonts w:cs="Arial"/>
          <w:lang w:eastAsia="zh-HK"/>
        </w:rPr>
        <w:t>:”XXXX</w:t>
      </w:r>
      <w:proofErr w:type="gramEnd"/>
      <w:r w:rsidRPr="008B1896">
        <w:rPr>
          <w:rFonts w:cs="Arial"/>
          <w:lang w:eastAsia="zh-HK"/>
        </w:rPr>
        <w:t>01”,</w:t>
      </w:r>
    </w:p>
    <w:p w14:paraId="1E265CE6" w14:textId="77777777" w:rsidR="009F115F" w:rsidRPr="008B1896" w:rsidRDefault="00E57C79" w:rsidP="009F115F">
      <w:pPr>
        <w:pStyle w:val="ListParagraph"/>
        <w:ind w:left="440" w:firstLine="411"/>
        <w:rPr>
          <w:ins w:id="1023" w:author="Sherry Chan" w:date="2024-09-11T17:18:00Z" w16du:dateUtc="2024-09-11T09:18:00Z"/>
          <w:rFonts w:cs="Arial"/>
          <w:lang w:eastAsia="zh-HK"/>
        </w:rPr>
      </w:pPr>
      <w:r w:rsidRPr="008B1896">
        <w:rPr>
          <w:rFonts w:cs="Arial"/>
          <w:lang w:eastAsia="zh-HK"/>
        </w:rPr>
        <w:t xml:space="preserve">     “parkingRecordId”:”PR00001”,</w:t>
      </w:r>
    </w:p>
    <w:p w14:paraId="46A195B4" w14:textId="1EC3795A" w:rsidR="00E57C79" w:rsidRPr="009F115F" w:rsidRDefault="009F115F" w:rsidP="009F115F">
      <w:pPr>
        <w:pStyle w:val="ListParagraph"/>
        <w:ind w:left="440" w:firstLine="411"/>
        <w:rPr>
          <w:rFonts w:cs="Arial"/>
          <w:lang w:eastAsia="zh-HK"/>
        </w:rPr>
      </w:pPr>
      <w:ins w:id="1024" w:author="Sherry Chan" w:date="2024-09-11T17:18:00Z" w16du:dateUtc="2024-09-11T09:18:00Z">
        <w:r w:rsidRPr="008B1896">
          <w:rPr>
            <w:rFonts w:cs="Arial"/>
            <w:lang w:eastAsia="zh-HK"/>
          </w:rPr>
          <w:lastRenderedPageBreak/>
          <w:t xml:space="preserve">     “</w:t>
        </w:r>
        <w:r w:rsidRPr="009F115F">
          <w:rPr>
            <w:rFonts w:cs="Arial"/>
            <w:lang w:eastAsia="zh-HK"/>
          </w:rPr>
          <w:t>laneCode</w:t>
        </w:r>
        <w:r w:rsidRPr="008B1896">
          <w:rPr>
            <w:rFonts w:cs="Arial"/>
            <w:lang w:eastAsia="zh-HK"/>
          </w:rPr>
          <w:t>”</w:t>
        </w:r>
        <w:proofErr w:type="gramStart"/>
        <w:r w:rsidRPr="008B1896">
          <w:rPr>
            <w:rFonts w:cs="Arial"/>
            <w:lang w:eastAsia="zh-HK"/>
          </w:rPr>
          <w:t>:”</w:t>
        </w:r>
        <w:r>
          <w:rPr>
            <w:rFonts w:cs="Arial"/>
            <w:lang w:eastAsia="zh-HK"/>
          </w:rPr>
          <w:t>exit</w:t>
        </w:r>
        <w:proofErr w:type="gramEnd"/>
        <w:r>
          <w:rPr>
            <w:rFonts w:cs="Arial"/>
            <w:lang w:eastAsia="zh-HK"/>
          </w:rPr>
          <w:t>_1</w:t>
        </w:r>
        <w:r w:rsidRPr="008B1896">
          <w:rPr>
            <w:rFonts w:cs="Arial"/>
            <w:lang w:eastAsia="zh-HK"/>
          </w:rPr>
          <w:t>”,</w:t>
        </w:r>
      </w:ins>
    </w:p>
    <w:p w14:paraId="4EBBE21D" w14:textId="1079677F" w:rsidR="00614478" w:rsidRPr="008B1896" w:rsidRDefault="00614478" w:rsidP="00614478">
      <w:pPr>
        <w:pStyle w:val="ListParagraph"/>
        <w:ind w:left="440" w:firstLine="411"/>
        <w:rPr>
          <w:rFonts w:cs="Arial"/>
          <w:lang w:eastAsia="zh-HK"/>
        </w:rPr>
      </w:pPr>
      <w:r w:rsidRPr="008B1896">
        <w:rPr>
          <w:rFonts w:cs="Arial"/>
          <w:lang w:eastAsia="zh-HK"/>
        </w:rPr>
        <w:t xml:space="preserve">     “remark”:””,</w:t>
      </w:r>
    </w:p>
    <w:p w14:paraId="2AC7FA8A" w14:textId="0CDDDC46" w:rsidR="00455F7C" w:rsidRPr="001044FE" w:rsidRDefault="00455F7C" w:rsidP="002D7C93">
      <w:pPr>
        <w:ind w:firstLine="851"/>
        <w:rPr>
          <w:rFonts w:cs="Arial"/>
          <w:lang w:eastAsia="zh-HK"/>
        </w:rPr>
      </w:pPr>
      <w:r w:rsidRPr="008B1896">
        <w:rPr>
          <w:rFonts w:cs="Arial"/>
          <w:lang w:eastAsia="zh-HK"/>
        </w:rPr>
        <w:t>}</w:t>
      </w:r>
    </w:p>
    <w:p w14:paraId="2D4801F0" w14:textId="77777777" w:rsidR="00455F7C" w:rsidRPr="008B1896" w:rsidRDefault="00455F7C" w:rsidP="004F6F45">
      <w:pPr>
        <w:pStyle w:val="ListParagraph"/>
        <w:ind w:leftChars="0" w:left="960"/>
        <w:rPr>
          <w:rFonts w:cs="Arial"/>
          <w:lang w:eastAsia="zh-HK"/>
        </w:rPr>
      </w:pPr>
    </w:p>
    <w:p w14:paraId="10E98A54" w14:textId="77777777" w:rsidR="00455F7C" w:rsidRPr="008B1896" w:rsidRDefault="00455F7C" w:rsidP="00455F7C">
      <w:pPr>
        <w:pStyle w:val="ListParagraph"/>
        <w:ind w:leftChars="0" w:left="960"/>
        <w:rPr>
          <w:rFonts w:cs="Arial"/>
          <w:lang w:eastAsia="zh-HK"/>
        </w:rPr>
      </w:pPr>
      <w:r w:rsidRPr="008B1896">
        <w:rPr>
          <w:rFonts w:cs="Arial"/>
          <w:lang w:eastAsia="zh-HK"/>
        </w:rPr>
        <w:t>Response</w:t>
      </w:r>
    </w:p>
    <w:p w14:paraId="6A6C6DDD" w14:textId="77777777" w:rsidR="00455F7C" w:rsidRPr="008B1896" w:rsidRDefault="00455F7C" w:rsidP="00455F7C">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16C0B34B" w14:textId="77777777" w:rsidTr="006A58A4">
        <w:tc>
          <w:tcPr>
            <w:tcW w:w="2673" w:type="dxa"/>
          </w:tcPr>
          <w:p w14:paraId="5CBF9DB6" w14:textId="77777777" w:rsidR="00455F7C" w:rsidRPr="008B1896" w:rsidRDefault="00455F7C" w:rsidP="006A58A4">
            <w:pPr>
              <w:pStyle w:val="ListParagraph"/>
              <w:ind w:leftChars="0" w:left="0"/>
              <w:rPr>
                <w:rFonts w:cs="Arial"/>
                <w:b/>
                <w:lang w:eastAsia="zh-HK"/>
              </w:rPr>
            </w:pPr>
            <w:r w:rsidRPr="008B1896">
              <w:rPr>
                <w:rFonts w:cs="Arial"/>
                <w:b/>
                <w:lang w:eastAsia="zh-HK"/>
              </w:rPr>
              <w:t>Field</w:t>
            </w:r>
          </w:p>
        </w:tc>
        <w:tc>
          <w:tcPr>
            <w:tcW w:w="2177" w:type="dxa"/>
          </w:tcPr>
          <w:p w14:paraId="3E123492" w14:textId="77777777" w:rsidR="00455F7C" w:rsidRPr="008B1896" w:rsidRDefault="00455F7C" w:rsidP="006A58A4">
            <w:pPr>
              <w:pStyle w:val="ListParagraph"/>
              <w:ind w:leftChars="0" w:left="0"/>
              <w:rPr>
                <w:rFonts w:cs="Arial"/>
                <w:b/>
                <w:lang w:eastAsia="zh-HK"/>
              </w:rPr>
            </w:pPr>
            <w:r w:rsidRPr="008B1896">
              <w:rPr>
                <w:rFonts w:cs="Arial"/>
                <w:b/>
                <w:lang w:eastAsia="zh-HK"/>
              </w:rPr>
              <w:t>Type</w:t>
            </w:r>
          </w:p>
        </w:tc>
        <w:tc>
          <w:tcPr>
            <w:tcW w:w="3206" w:type="dxa"/>
          </w:tcPr>
          <w:p w14:paraId="5B779CA1" w14:textId="77777777" w:rsidR="00455F7C" w:rsidRPr="008B1896" w:rsidRDefault="00455F7C" w:rsidP="006A58A4">
            <w:pPr>
              <w:pStyle w:val="ListParagraph"/>
              <w:ind w:leftChars="0" w:left="0"/>
              <w:rPr>
                <w:rFonts w:cs="Arial"/>
                <w:b/>
                <w:lang w:eastAsia="zh-HK"/>
              </w:rPr>
            </w:pPr>
            <w:r w:rsidRPr="008B1896">
              <w:rPr>
                <w:rFonts w:cs="Arial"/>
                <w:b/>
                <w:lang w:eastAsia="zh-HK"/>
              </w:rPr>
              <w:t>Description</w:t>
            </w:r>
          </w:p>
        </w:tc>
      </w:tr>
      <w:tr w:rsidR="008B1896" w:rsidRPr="008B1896" w14:paraId="129BAB5E" w14:textId="77777777" w:rsidTr="006A58A4">
        <w:tc>
          <w:tcPr>
            <w:tcW w:w="2673" w:type="dxa"/>
          </w:tcPr>
          <w:p w14:paraId="79AAFFD0" w14:textId="77777777" w:rsidR="00455F7C" w:rsidRPr="008B1896" w:rsidRDefault="00455F7C" w:rsidP="006A58A4">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3024B7EA" w14:textId="77777777" w:rsidR="00455F7C" w:rsidRPr="008B1896" w:rsidRDefault="00455F7C" w:rsidP="006A58A4">
            <w:pPr>
              <w:pStyle w:val="ListParagraph"/>
              <w:ind w:leftChars="0" w:left="0"/>
              <w:rPr>
                <w:rFonts w:cs="Arial"/>
                <w:lang w:eastAsia="zh-HK"/>
              </w:rPr>
            </w:pPr>
            <w:r w:rsidRPr="008B1896">
              <w:rPr>
                <w:rFonts w:cs="Arial"/>
                <w:lang w:eastAsia="zh-HK"/>
              </w:rPr>
              <w:t>Number</w:t>
            </w:r>
          </w:p>
        </w:tc>
        <w:tc>
          <w:tcPr>
            <w:tcW w:w="3206" w:type="dxa"/>
          </w:tcPr>
          <w:p w14:paraId="0BB04E79" w14:textId="77777777" w:rsidR="00455F7C" w:rsidRPr="008B1896" w:rsidRDefault="00455F7C" w:rsidP="006A58A4">
            <w:pPr>
              <w:pStyle w:val="ListParagraph"/>
              <w:ind w:leftChars="0" w:left="0"/>
              <w:rPr>
                <w:rFonts w:eastAsiaTheme="minorEastAsia" w:cs="Arial"/>
                <w:lang w:eastAsia="zh-HK"/>
              </w:rPr>
            </w:pPr>
            <w:r w:rsidRPr="008B1896">
              <w:rPr>
                <w:rFonts w:eastAsiaTheme="minorEastAsia" w:cs="Arial"/>
                <w:lang w:eastAsia="zh-HK"/>
              </w:rPr>
              <w:t>0 - fail</w:t>
            </w:r>
          </w:p>
          <w:p w14:paraId="05BF2FDC" w14:textId="77777777" w:rsidR="00455F7C" w:rsidRPr="008B1896" w:rsidRDefault="00455F7C" w:rsidP="006A58A4">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7742FA1D" w14:textId="77777777" w:rsidTr="006A58A4">
        <w:tc>
          <w:tcPr>
            <w:tcW w:w="2673" w:type="dxa"/>
          </w:tcPr>
          <w:p w14:paraId="790A0192" w14:textId="77777777" w:rsidR="00455F7C" w:rsidRPr="008B1896" w:rsidRDefault="00455F7C" w:rsidP="006A58A4">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0FEB48BC" w14:textId="77777777" w:rsidR="00455F7C" w:rsidRPr="008B1896" w:rsidRDefault="00455F7C" w:rsidP="006A58A4">
            <w:pPr>
              <w:pStyle w:val="ListParagraph"/>
              <w:ind w:leftChars="0" w:left="0"/>
              <w:rPr>
                <w:rFonts w:cs="Arial"/>
                <w:lang w:eastAsia="zh-HK"/>
              </w:rPr>
            </w:pPr>
            <w:r w:rsidRPr="008B1896">
              <w:rPr>
                <w:rFonts w:cs="Arial"/>
                <w:lang w:eastAsia="zh-HK"/>
              </w:rPr>
              <w:t>String</w:t>
            </w:r>
          </w:p>
        </w:tc>
        <w:tc>
          <w:tcPr>
            <w:tcW w:w="3206" w:type="dxa"/>
          </w:tcPr>
          <w:p w14:paraId="5052102A" w14:textId="77777777" w:rsidR="00455F7C" w:rsidRPr="008B1896" w:rsidRDefault="00455F7C" w:rsidP="006A58A4">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58650C15" w14:textId="77777777" w:rsidTr="006A58A4">
        <w:tc>
          <w:tcPr>
            <w:tcW w:w="2673" w:type="dxa"/>
          </w:tcPr>
          <w:p w14:paraId="5F822916" w14:textId="77777777" w:rsidR="00455F7C" w:rsidRPr="008B1896" w:rsidRDefault="00455F7C" w:rsidP="006A58A4">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F6F2941" w14:textId="77777777" w:rsidR="00455F7C" w:rsidRPr="008B1896" w:rsidRDefault="00455F7C" w:rsidP="006A58A4">
            <w:pPr>
              <w:pStyle w:val="ListParagraph"/>
              <w:ind w:leftChars="0" w:left="0"/>
              <w:rPr>
                <w:rFonts w:cs="Arial"/>
                <w:lang w:eastAsia="zh-HK"/>
              </w:rPr>
            </w:pPr>
            <w:r w:rsidRPr="008B1896">
              <w:rPr>
                <w:rFonts w:cs="Arial"/>
                <w:lang w:eastAsia="zh-HK"/>
              </w:rPr>
              <w:t>String</w:t>
            </w:r>
          </w:p>
        </w:tc>
        <w:tc>
          <w:tcPr>
            <w:tcW w:w="3206" w:type="dxa"/>
          </w:tcPr>
          <w:p w14:paraId="068E6A8C" w14:textId="77777777" w:rsidR="00455F7C" w:rsidRPr="008B1896" w:rsidRDefault="00455F7C" w:rsidP="006A58A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209A3EB9" w14:textId="77777777" w:rsidR="00455F7C" w:rsidRPr="008B1896" w:rsidRDefault="00455F7C" w:rsidP="006A58A4">
            <w:pPr>
              <w:pStyle w:val="ListParagraph"/>
              <w:ind w:leftChars="0" w:left="0"/>
              <w:rPr>
                <w:rFonts w:eastAsiaTheme="minorEastAsia" w:cs="Arial"/>
                <w:lang w:eastAsia="zh-HK"/>
              </w:rPr>
            </w:pPr>
            <w:r w:rsidRPr="008B1896">
              <w:rPr>
                <w:rFonts w:cs="Arial"/>
              </w:rPr>
              <w:t>System Date Time</w:t>
            </w:r>
          </w:p>
        </w:tc>
      </w:tr>
    </w:tbl>
    <w:p w14:paraId="378D6968" w14:textId="77777777" w:rsidR="00455F7C" w:rsidRPr="008B1896" w:rsidRDefault="00455F7C" w:rsidP="00455F7C">
      <w:pPr>
        <w:ind w:firstLine="851"/>
        <w:rPr>
          <w:rFonts w:cs="Arial"/>
          <w:lang w:eastAsia="zh-HK"/>
        </w:rPr>
      </w:pPr>
    </w:p>
    <w:p w14:paraId="47118436" w14:textId="77777777" w:rsidR="00455F7C" w:rsidRPr="008B1896" w:rsidRDefault="00455F7C" w:rsidP="00455F7C">
      <w:pPr>
        <w:pStyle w:val="ListParagraph"/>
        <w:widowControl w:val="0"/>
        <w:adjustRightInd/>
        <w:snapToGrid/>
        <w:ind w:left="440" w:firstLine="411"/>
        <w:jc w:val="left"/>
        <w:rPr>
          <w:rFonts w:cs="Arial"/>
          <w:lang w:eastAsia="zh-HK"/>
        </w:rPr>
      </w:pPr>
      <w:r w:rsidRPr="008B1896">
        <w:rPr>
          <w:rFonts w:cs="Arial"/>
          <w:lang w:eastAsia="zh-HK"/>
        </w:rPr>
        <w:t>{</w:t>
      </w:r>
    </w:p>
    <w:p w14:paraId="0609E5C3" w14:textId="77777777" w:rsidR="00455F7C" w:rsidRPr="008B1896" w:rsidRDefault="00455F7C" w:rsidP="00455F7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44C00AA9" w14:textId="77777777" w:rsidR="00455F7C" w:rsidRPr="008B1896" w:rsidRDefault="00455F7C" w:rsidP="00455F7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1665BE4D" w14:textId="77777777" w:rsidR="00455F7C" w:rsidRPr="008B1896" w:rsidRDefault="00455F7C" w:rsidP="00455F7C">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58425FB2" w14:textId="77777777" w:rsidR="00455F7C" w:rsidRPr="008B1896" w:rsidRDefault="00455F7C" w:rsidP="00455F7C">
      <w:pPr>
        <w:pStyle w:val="ListParagraph"/>
        <w:widowControl w:val="0"/>
        <w:adjustRightInd/>
        <w:snapToGrid/>
        <w:ind w:left="440"/>
        <w:jc w:val="left"/>
        <w:rPr>
          <w:rFonts w:cs="Arial"/>
          <w:lang w:eastAsia="zh-HK"/>
        </w:rPr>
      </w:pPr>
      <w:r w:rsidRPr="008B1896">
        <w:rPr>
          <w:rFonts w:cs="Arial"/>
          <w:lang w:eastAsia="zh-HK"/>
        </w:rPr>
        <w:t xml:space="preserve">       }</w:t>
      </w:r>
    </w:p>
    <w:p w14:paraId="055E13B2" w14:textId="77777777" w:rsidR="00455F7C" w:rsidRPr="008B1896" w:rsidRDefault="00455F7C" w:rsidP="00455F7C">
      <w:pPr>
        <w:pStyle w:val="ListParagraph"/>
        <w:widowControl w:val="0"/>
        <w:adjustRightInd/>
        <w:snapToGrid/>
        <w:ind w:leftChars="0" w:left="960"/>
        <w:jc w:val="left"/>
        <w:rPr>
          <w:rFonts w:cs="Arial"/>
          <w:b/>
          <w:lang w:eastAsia="zh-HK"/>
        </w:rPr>
      </w:pPr>
    </w:p>
    <w:p w14:paraId="1AC80613" w14:textId="79E154F4" w:rsidR="004F6F45" w:rsidRPr="002D7C93" w:rsidRDefault="00455F7C" w:rsidP="00455F7C">
      <w:pPr>
        <w:widowControl w:val="0"/>
        <w:adjustRightInd/>
        <w:snapToGrid/>
        <w:ind w:left="851"/>
        <w:jc w:val="left"/>
        <w:rPr>
          <w:rFonts w:cs="Arial"/>
          <w:bCs/>
          <w:lang w:eastAsia="zh-HK"/>
        </w:rPr>
      </w:pPr>
      <w:r w:rsidRPr="002D7C93">
        <w:rPr>
          <w:rFonts w:cs="Arial"/>
          <w:bCs/>
          <w:lang w:eastAsia="zh-HK"/>
        </w:rPr>
        <w:t xml:space="preserve">Remarks: </w:t>
      </w:r>
      <w:r w:rsidR="001552D3" w:rsidRPr="008B1896">
        <w:rPr>
          <w:rFonts w:cs="Arial"/>
          <w:bCs/>
          <w:lang w:eastAsia="zh-HK"/>
        </w:rPr>
        <w:t xml:space="preserve">ACPB-CPVACS call </w:t>
      </w:r>
      <w:r w:rsidR="001552D3" w:rsidRPr="002D7C93">
        <w:rPr>
          <w:rFonts w:cs="Arial"/>
          <w:b/>
          <w:i/>
          <w:iCs/>
          <w:lang w:eastAsia="zh-HK"/>
        </w:rPr>
        <w:t>BOSS API - INT-APS-BOSS-005</w:t>
      </w:r>
      <w:r w:rsidR="001552D3" w:rsidRPr="008B1896">
        <w:rPr>
          <w:rFonts w:cs="Arial"/>
          <w:bCs/>
          <w:lang w:eastAsia="zh-HK"/>
        </w:rPr>
        <w:t xml:space="preserve"> through </w:t>
      </w:r>
      <w:r w:rsidR="001552D3" w:rsidRPr="002D7C93">
        <w:rPr>
          <w:rFonts w:cs="Arial"/>
          <w:b/>
          <w:i/>
          <w:iCs/>
          <w:lang w:eastAsia="zh-HK"/>
        </w:rPr>
        <w:t>APS API - CPVACS notify Boss Vehicle Exit ACPB</w:t>
      </w:r>
      <w:r w:rsidR="001552D3" w:rsidRPr="008B1896">
        <w:rPr>
          <w:rFonts w:cs="Arial"/>
          <w:bCs/>
          <w:lang w:eastAsia="zh-HK"/>
        </w:rPr>
        <w:t xml:space="preserve"> to inform BOSS the vehicle has been exited from car park b. BOSS receive the vehicle exit time of car park b.</w:t>
      </w:r>
    </w:p>
    <w:p w14:paraId="4683A554" w14:textId="77777777" w:rsidR="00CD5676" w:rsidRPr="008B1896" w:rsidRDefault="00CD5676" w:rsidP="00455F7C">
      <w:pPr>
        <w:widowControl w:val="0"/>
        <w:adjustRightInd/>
        <w:snapToGrid/>
        <w:jc w:val="left"/>
        <w:rPr>
          <w:rFonts w:cs="Arial"/>
          <w:b/>
          <w:lang w:eastAsia="zh-HK"/>
        </w:rPr>
      </w:pPr>
    </w:p>
    <w:p w14:paraId="62AF3828" w14:textId="2A1ED57D" w:rsidR="00ED370D" w:rsidRPr="008B1896" w:rsidRDefault="00312386" w:rsidP="00852D90">
      <w:pPr>
        <w:pStyle w:val="Heading3"/>
        <w:rPr>
          <w:lang w:eastAsia="zh-HK"/>
        </w:rPr>
      </w:pPr>
      <w:bookmarkStart w:id="1025" w:name="_Toc188888828"/>
      <w:r w:rsidRPr="008B1896">
        <w:rPr>
          <w:lang w:eastAsia="zh-HK"/>
        </w:rPr>
        <w:t>MPS</w:t>
      </w:r>
      <w:r w:rsidR="00396273" w:rsidRPr="008B1896">
        <w:rPr>
          <w:lang w:eastAsia="zh-HK"/>
        </w:rPr>
        <w:t xml:space="preserve"> Create Booking Information</w:t>
      </w:r>
      <w:bookmarkEnd w:id="1025"/>
    </w:p>
    <w:p w14:paraId="6D59989C" w14:textId="322852D0"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E24FB4" w:rsidRPr="008B1896">
        <w:rPr>
          <w:rFonts w:cs="Arial"/>
          <w:lang w:eastAsia="zh-HK"/>
        </w:rPr>
        <w:t>/</w:t>
      </w:r>
      <w:proofErr w:type="spellStart"/>
      <w:r w:rsidR="00E24FB4" w:rsidRPr="008B1896">
        <w:rPr>
          <w:rFonts w:cs="Arial"/>
          <w:lang w:eastAsia="zh-HK"/>
        </w:rPr>
        <w:t>api</w:t>
      </w:r>
      <w:proofErr w:type="spellEnd"/>
      <w:r w:rsidR="00E24FB4" w:rsidRPr="008B1896">
        <w:rPr>
          <w:rFonts w:cs="Arial"/>
          <w:lang w:eastAsia="zh-HK"/>
        </w:rPr>
        <w:t>/aps/</w:t>
      </w:r>
      <w:proofErr w:type="spellStart"/>
      <w:r w:rsidR="00E24FB4" w:rsidRPr="008B1896">
        <w:rPr>
          <w:rFonts w:cs="Arial"/>
          <w:lang w:eastAsia="zh-HK"/>
        </w:rPr>
        <w:t>fetchCreateBOSSBooking</w:t>
      </w:r>
      <w:proofErr w:type="spellEnd"/>
    </w:p>
    <w:p w14:paraId="214081A6"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42BA8337"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08489A85"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645C8302"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51"/>
        <w:gridCol w:w="2142"/>
        <w:gridCol w:w="3163"/>
      </w:tblGrid>
      <w:tr w:rsidR="008B1896" w:rsidRPr="008B1896" w14:paraId="698331C5" w14:textId="77777777" w:rsidTr="00CD5676">
        <w:tc>
          <w:tcPr>
            <w:tcW w:w="2751" w:type="dxa"/>
          </w:tcPr>
          <w:p w14:paraId="4C1AC163"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42" w:type="dxa"/>
          </w:tcPr>
          <w:p w14:paraId="3979CEC1"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163" w:type="dxa"/>
          </w:tcPr>
          <w:p w14:paraId="10FD892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4E40EC61" w14:textId="77777777" w:rsidTr="00CD5676">
        <w:tc>
          <w:tcPr>
            <w:tcW w:w="2751" w:type="dxa"/>
          </w:tcPr>
          <w:p w14:paraId="691950E5" w14:textId="2E023EB2" w:rsidR="00CD5676" w:rsidRPr="008B1896" w:rsidRDefault="00FF019C" w:rsidP="00CD5676">
            <w:pPr>
              <w:pStyle w:val="ListParagraph"/>
              <w:ind w:leftChars="0" w:left="0"/>
              <w:rPr>
                <w:rFonts w:cs="Arial"/>
                <w:lang w:eastAsia="zh-HK"/>
              </w:rPr>
            </w:pPr>
            <w:r w:rsidRPr="008B1896">
              <w:rPr>
                <w:rFonts w:cs="Arial"/>
                <w:lang w:eastAsia="zh-HK"/>
              </w:rPr>
              <w:t>date</w:t>
            </w:r>
          </w:p>
        </w:tc>
        <w:tc>
          <w:tcPr>
            <w:tcW w:w="2142" w:type="dxa"/>
          </w:tcPr>
          <w:p w14:paraId="0B41447A" w14:textId="59FF50B5" w:rsidR="00CD5676" w:rsidRPr="008B1896" w:rsidRDefault="00CD5676" w:rsidP="00CD5676">
            <w:pPr>
              <w:pStyle w:val="ListParagraph"/>
              <w:ind w:leftChars="0" w:left="0"/>
              <w:rPr>
                <w:rFonts w:cs="Arial"/>
                <w:lang w:eastAsia="zh-HK"/>
              </w:rPr>
            </w:pPr>
            <w:r w:rsidRPr="008B1896">
              <w:rPr>
                <w:rFonts w:cs="Arial"/>
                <w:lang w:eastAsia="zh-HK"/>
              </w:rPr>
              <w:t>String</w:t>
            </w:r>
          </w:p>
        </w:tc>
        <w:tc>
          <w:tcPr>
            <w:tcW w:w="3163" w:type="dxa"/>
          </w:tcPr>
          <w:p w14:paraId="32C8222C" w14:textId="4145C91C" w:rsidR="00CD5676" w:rsidRPr="008B1896" w:rsidRDefault="00CD5676" w:rsidP="00CD5676">
            <w:pPr>
              <w:pStyle w:val="ListParagraph"/>
              <w:ind w:leftChars="0" w:left="0"/>
              <w:rPr>
                <w:rFonts w:cs="Arial"/>
                <w:shd w:val="clear" w:color="auto" w:fill="FFFFFF"/>
              </w:rPr>
            </w:pPr>
            <w:r w:rsidRPr="002D7C93">
              <w:rPr>
                <w:rFonts w:cs="Arial"/>
                <w:shd w:val="clear" w:color="auto" w:fill="FFFFFF"/>
              </w:rPr>
              <w:t>YYYY-MM-DD</w:t>
            </w:r>
          </w:p>
          <w:p w14:paraId="61ECA348" w14:textId="6BD2014A" w:rsidR="00CD5676" w:rsidRPr="008B1896" w:rsidRDefault="00CD5676" w:rsidP="00CD5676">
            <w:pPr>
              <w:pStyle w:val="ListParagraph"/>
              <w:ind w:leftChars="0" w:left="0"/>
              <w:rPr>
                <w:rFonts w:cs="Arial"/>
                <w:shd w:val="clear" w:color="auto" w:fill="FFFFFF"/>
              </w:rPr>
            </w:pPr>
            <w:r w:rsidRPr="008B1896">
              <w:rPr>
                <w:rFonts w:eastAsiaTheme="minorEastAsia" w:cs="Arial"/>
                <w:lang w:eastAsia="zh-HK"/>
              </w:rPr>
              <w:t xml:space="preserve">Fetch BOSS new Booking Date </w:t>
            </w:r>
          </w:p>
        </w:tc>
      </w:tr>
      <w:tr w:rsidR="008B1896" w:rsidRPr="008B1896" w14:paraId="26C98583" w14:textId="77777777" w:rsidTr="00CD5676">
        <w:tc>
          <w:tcPr>
            <w:tcW w:w="2751" w:type="dxa"/>
          </w:tcPr>
          <w:p w14:paraId="7506949E" w14:textId="608F3B08" w:rsidR="00312386" w:rsidRPr="002D7C93" w:rsidRDefault="00FF019C" w:rsidP="00CD5676">
            <w:pPr>
              <w:pStyle w:val="ListParagraph"/>
              <w:ind w:leftChars="0" w:left="0"/>
              <w:rPr>
                <w:rFonts w:cs="Arial"/>
                <w:lang w:eastAsia="zh-HK"/>
              </w:rPr>
            </w:pPr>
            <w:r w:rsidRPr="002D7C93">
              <w:rPr>
                <w:rFonts w:cs="Arial"/>
                <w:lang w:eastAsia="zh-HK"/>
              </w:rPr>
              <w:t>o</w:t>
            </w:r>
            <w:r w:rsidR="00312386" w:rsidRPr="002D7C93">
              <w:rPr>
                <w:rFonts w:cs="Arial"/>
                <w:lang w:eastAsia="zh-HK"/>
              </w:rPr>
              <w:t>ffset</w:t>
            </w:r>
          </w:p>
        </w:tc>
        <w:tc>
          <w:tcPr>
            <w:tcW w:w="2142" w:type="dxa"/>
          </w:tcPr>
          <w:p w14:paraId="18806757" w14:textId="462B27AF" w:rsidR="00312386" w:rsidRPr="002D7C93" w:rsidRDefault="00312386" w:rsidP="00CD5676">
            <w:pPr>
              <w:pStyle w:val="ListParagraph"/>
              <w:ind w:leftChars="0" w:left="0"/>
              <w:rPr>
                <w:rFonts w:cs="Arial"/>
                <w:lang w:eastAsia="zh-HK"/>
              </w:rPr>
            </w:pPr>
            <w:r w:rsidRPr="002D7C93">
              <w:rPr>
                <w:rFonts w:cs="Arial"/>
                <w:lang w:eastAsia="zh-HK"/>
              </w:rPr>
              <w:t>Number</w:t>
            </w:r>
          </w:p>
        </w:tc>
        <w:tc>
          <w:tcPr>
            <w:tcW w:w="3163" w:type="dxa"/>
          </w:tcPr>
          <w:p w14:paraId="1109247D" w14:textId="0CA41867" w:rsidR="00312386" w:rsidRPr="002D7C93" w:rsidRDefault="00312386" w:rsidP="00CD5676">
            <w:pPr>
              <w:pStyle w:val="ListParagraph"/>
              <w:ind w:leftChars="0" w:left="0"/>
              <w:rPr>
                <w:rFonts w:cs="Arial"/>
                <w:shd w:val="clear" w:color="auto" w:fill="FFFFFF"/>
              </w:rPr>
            </w:pPr>
            <w:r w:rsidRPr="002D7C93">
              <w:rPr>
                <w:rFonts w:cs="Arial"/>
                <w:shd w:val="clear" w:color="auto" w:fill="FFFFFF"/>
              </w:rPr>
              <w:t>0 as initial Value</w:t>
            </w:r>
          </w:p>
        </w:tc>
      </w:tr>
      <w:tr w:rsidR="008B1896" w:rsidRPr="008B1896" w14:paraId="15C0F6CA" w14:textId="77777777" w:rsidTr="00CD5676">
        <w:tc>
          <w:tcPr>
            <w:tcW w:w="2751" w:type="dxa"/>
          </w:tcPr>
          <w:p w14:paraId="4F2FA93A" w14:textId="079A2AEE" w:rsidR="00312386" w:rsidRPr="002D7C93" w:rsidRDefault="00312386" w:rsidP="00CD5676">
            <w:pPr>
              <w:pStyle w:val="ListParagraph"/>
              <w:ind w:leftChars="0" w:left="0"/>
              <w:rPr>
                <w:rFonts w:cs="Arial"/>
                <w:lang w:eastAsia="zh-HK"/>
              </w:rPr>
            </w:pPr>
            <w:proofErr w:type="spellStart"/>
            <w:r w:rsidRPr="002D7C93">
              <w:rPr>
                <w:rFonts w:cs="Arial"/>
                <w:lang w:eastAsia="zh-HK"/>
              </w:rPr>
              <w:t>batchCount</w:t>
            </w:r>
            <w:proofErr w:type="spellEnd"/>
          </w:p>
        </w:tc>
        <w:tc>
          <w:tcPr>
            <w:tcW w:w="2142" w:type="dxa"/>
          </w:tcPr>
          <w:p w14:paraId="727BF35A" w14:textId="3081DBAE" w:rsidR="00312386" w:rsidRPr="002D7C93" w:rsidRDefault="00312386" w:rsidP="00CD5676">
            <w:pPr>
              <w:pStyle w:val="ListParagraph"/>
              <w:ind w:leftChars="0" w:left="0"/>
              <w:rPr>
                <w:rFonts w:cs="Arial"/>
                <w:lang w:eastAsia="zh-HK"/>
              </w:rPr>
            </w:pPr>
            <w:r w:rsidRPr="002D7C93">
              <w:rPr>
                <w:rFonts w:cs="Arial"/>
                <w:lang w:eastAsia="zh-HK"/>
              </w:rPr>
              <w:t>Number</w:t>
            </w:r>
          </w:p>
        </w:tc>
        <w:tc>
          <w:tcPr>
            <w:tcW w:w="3163" w:type="dxa"/>
          </w:tcPr>
          <w:p w14:paraId="1833C95F" w14:textId="625BC8F5" w:rsidR="00312386" w:rsidRPr="002D7C93" w:rsidRDefault="00312386" w:rsidP="00CD5676">
            <w:pPr>
              <w:pStyle w:val="ListParagraph"/>
              <w:ind w:leftChars="0" w:left="0"/>
              <w:rPr>
                <w:rFonts w:cs="Arial"/>
                <w:shd w:val="clear" w:color="auto" w:fill="FFFFFF"/>
              </w:rPr>
            </w:pPr>
            <w:r w:rsidRPr="002D7C93">
              <w:rPr>
                <w:rFonts w:cs="Arial"/>
                <w:shd w:val="clear" w:color="auto" w:fill="FFFFFF"/>
              </w:rPr>
              <w:t>Batch request Count</w:t>
            </w:r>
          </w:p>
        </w:tc>
      </w:tr>
    </w:tbl>
    <w:p w14:paraId="70A2B92F" w14:textId="77777777" w:rsidR="009D6ECD" w:rsidRPr="008B1896" w:rsidRDefault="009D6ECD" w:rsidP="004F6F45">
      <w:pPr>
        <w:pStyle w:val="ListParagraph"/>
        <w:ind w:left="440" w:firstLine="411"/>
        <w:rPr>
          <w:rFonts w:cs="Arial"/>
          <w:lang w:eastAsia="zh-HK"/>
        </w:rPr>
      </w:pPr>
    </w:p>
    <w:p w14:paraId="777FB8B8" w14:textId="445E4C52" w:rsidR="004F6F45" w:rsidRPr="008B1896" w:rsidRDefault="004F6F45" w:rsidP="004F6F45">
      <w:pPr>
        <w:pStyle w:val="ListParagraph"/>
        <w:ind w:left="440" w:firstLine="411"/>
        <w:rPr>
          <w:rFonts w:cs="Arial"/>
          <w:lang w:eastAsia="zh-HK"/>
        </w:rPr>
      </w:pPr>
      <w:r w:rsidRPr="008B1896">
        <w:rPr>
          <w:rFonts w:cs="Arial"/>
          <w:lang w:eastAsia="zh-HK"/>
        </w:rPr>
        <w:t>{</w:t>
      </w:r>
    </w:p>
    <w:p w14:paraId="79DE699F" w14:textId="538E6D95" w:rsidR="004F6F45" w:rsidRPr="008B1896" w:rsidRDefault="004F6F45" w:rsidP="004F6F45">
      <w:pPr>
        <w:pStyle w:val="ListParagraph"/>
        <w:ind w:left="440" w:firstLine="411"/>
        <w:rPr>
          <w:rFonts w:cs="Arial"/>
          <w:lang w:eastAsia="zh-HK"/>
        </w:rPr>
      </w:pPr>
      <w:r w:rsidRPr="008B1896">
        <w:rPr>
          <w:rFonts w:cs="Arial"/>
          <w:lang w:eastAsia="zh-HK"/>
        </w:rPr>
        <w:lastRenderedPageBreak/>
        <w:t xml:space="preserve">     "</w:t>
      </w:r>
      <w:r w:rsidR="00FF019C" w:rsidRPr="008B1896">
        <w:rPr>
          <w:rFonts w:cs="Arial"/>
          <w:lang w:eastAsia="zh-HK"/>
        </w:rPr>
        <w:t>date</w:t>
      </w:r>
      <w:r w:rsidRPr="008B1896">
        <w:rPr>
          <w:rFonts w:cs="Arial"/>
          <w:lang w:eastAsia="zh-HK"/>
        </w:rPr>
        <w:t>":"</w:t>
      </w:r>
      <w:r w:rsidR="00CD5676" w:rsidRPr="008B1896">
        <w:rPr>
          <w:rFonts w:cs="Arial"/>
          <w:lang w:eastAsia="zh-HK"/>
        </w:rPr>
        <w:t>2024-01-01</w:t>
      </w:r>
      <w:r w:rsidRPr="008B1896">
        <w:rPr>
          <w:rFonts w:cs="Arial"/>
          <w:lang w:eastAsia="zh-HK"/>
        </w:rPr>
        <w:t>"</w:t>
      </w:r>
      <w:r w:rsidR="00312386" w:rsidRPr="008B1896">
        <w:rPr>
          <w:rFonts w:cs="Arial"/>
          <w:lang w:eastAsia="zh-HK"/>
        </w:rPr>
        <w:t>,</w:t>
      </w:r>
    </w:p>
    <w:p w14:paraId="193159DC" w14:textId="4AE97A78" w:rsidR="00312386" w:rsidRPr="002D7C93" w:rsidRDefault="00312386" w:rsidP="00312386">
      <w:pPr>
        <w:pStyle w:val="ListParagraph"/>
        <w:ind w:left="440" w:firstLine="411"/>
        <w:rPr>
          <w:rFonts w:cs="Arial"/>
          <w:lang w:eastAsia="zh-HK"/>
        </w:rPr>
      </w:pPr>
      <w:r w:rsidRPr="002D7C93">
        <w:rPr>
          <w:rFonts w:cs="Arial"/>
          <w:lang w:eastAsia="zh-HK"/>
        </w:rPr>
        <w:t xml:space="preserve">     "offset":0,</w:t>
      </w:r>
    </w:p>
    <w:p w14:paraId="3C18FD34" w14:textId="3F9C5BA2" w:rsidR="00312386" w:rsidRPr="002D7C93" w:rsidRDefault="00312386" w:rsidP="00312386">
      <w:pPr>
        <w:ind w:leftChars="218" w:left="480"/>
        <w:rPr>
          <w:rFonts w:cs="Arial"/>
          <w:lang w:eastAsia="zh-HK"/>
        </w:rPr>
      </w:pPr>
      <w:r w:rsidRPr="002D7C93">
        <w:rPr>
          <w:rFonts w:cs="Arial"/>
          <w:lang w:eastAsia="zh-HK"/>
        </w:rPr>
        <w:t xml:space="preserve"> </w:t>
      </w:r>
      <w:r w:rsidRPr="002D7C93">
        <w:rPr>
          <w:rFonts w:cs="Arial"/>
          <w:lang w:eastAsia="zh-HK"/>
        </w:rPr>
        <w:tab/>
        <w:t xml:space="preserve">     "batchCount":10</w:t>
      </w:r>
    </w:p>
    <w:p w14:paraId="6C913CA8" w14:textId="77777777" w:rsidR="00312386" w:rsidRPr="008B1896" w:rsidRDefault="00312386" w:rsidP="004F6F45">
      <w:pPr>
        <w:pStyle w:val="ListParagraph"/>
        <w:ind w:left="440" w:firstLine="411"/>
        <w:rPr>
          <w:rFonts w:cs="Arial"/>
          <w:lang w:eastAsia="zh-HK"/>
        </w:rPr>
      </w:pPr>
    </w:p>
    <w:p w14:paraId="6486DF7D" w14:textId="77777777" w:rsidR="004F6F45" w:rsidRPr="008B1896" w:rsidRDefault="004F6F45" w:rsidP="004F6F45">
      <w:pPr>
        <w:ind w:firstLine="851"/>
        <w:rPr>
          <w:rFonts w:cs="Arial"/>
          <w:lang w:eastAsia="zh-HK"/>
        </w:rPr>
      </w:pPr>
      <w:r w:rsidRPr="008B1896">
        <w:rPr>
          <w:rFonts w:cs="Arial"/>
          <w:lang w:eastAsia="zh-HK"/>
        </w:rPr>
        <w:t>}</w:t>
      </w:r>
    </w:p>
    <w:p w14:paraId="45CC8DA1" w14:textId="77777777" w:rsidR="009D6ECD" w:rsidRPr="008B1896" w:rsidRDefault="009D6ECD" w:rsidP="00312386">
      <w:pPr>
        <w:rPr>
          <w:rFonts w:cs="Arial"/>
          <w:lang w:eastAsia="zh-HK"/>
        </w:rPr>
      </w:pPr>
    </w:p>
    <w:p w14:paraId="07639EDB"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13D1F561"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149CC8D7" w14:textId="77777777" w:rsidTr="00CD5676">
        <w:tc>
          <w:tcPr>
            <w:tcW w:w="2673" w:type="dxa"/>
          </w:tcPr>
          <w:p w14:paraId="78BF3817"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5AD7D0DA"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247416D6"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3AFA5018" w14:textId="77777777" w:rsidTr="00CD5676">
        <w:tc>
          <w:tcPr>
            <w:tcW w:w="2673" w:type="dxa"/>
          </w:tcPr>
          <w:p w14:paraId="5DD1A351" w14:textId="1A9D7341" w:rsidR="00CD5676" w:rsidRPr="008B1896" w:rsidRDefault="00CD5676" w:rsidP="00CD5676">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4E7331A4" w14:textId="255B32FF" w:rsidR="00CD5676" w:rsidRPr="008B1896" w:rsidRDefault="00CD5676" w:rsidP="00CD5676">
            <w:pPr>
              <w:pStyle w:val="ListParagraph"/>
              <w:ind w:leftChars="0" w:left="0"/>
              <w:rPr>
                <w:rFonts w:cs="Arial"/>
                <w:lang w:eastAsia="zh-HK"/>
              </w:rPr>
            </w:pPr>
            <w:r w:rsidRPr="008B1896">
              <w:rPr>
                <w:rFonts w:cs="Arial"/>
                <w:lang w:eastAsia="zh-HK"/>
              </w:rPr>
              <w:t>Number</w:t>
            </w:r>
          </w:p>
        </w:tc>
        <w:tc>
          <w:tcPr>
            <w:tcW w:w="3206" w:type="dxa"/>
          </w:tcPr>
          <w:p w14:paraId="36C024D3" w14:textId="77777777" w:rsidR="00CD5676" w:rsidRPr="008B1896" w:rsidRDefault="00CD5676" w:rsidP="00CD5676">
            <w:pPr>
              <w:pStyle w:val="ListParagraph"/>
              <w:ind w:leftChars="0" w:left="0"/>
              <w:rPr>
                <w:rFonts w:eastAsiaTheme="minorEastAsia" w:cs="Arial"/>
                <w:lang w:eastAsia="zh-HK"/>
              </w:rPr>
            </w:pPr>
            <w:r w:rsidRPr="008B1896">
              <w:rPr>
                <w:rFonts w:eastAsiaTheme="minorEastAsia" w:cs="Arial"/>
                <w:lang w:eastAsia="zh-HK"/>
              </w:rPr>
              <w:t>0 - fail</w:t>
            </w:r>
          </w:p>
          <w:p w14:paraId="34444AE7" w14:textId="0451715F" w:rsidR="00CD5676" w:rsidRPr="008B1896" w:rsidRDefault="00CD5676" w:rsidP="00CD567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27D10F95" w14:textId="77777777" w:rsidTr="00CD5676">
        <w:tc>
          <w:tcPr>
            <w:tcW w:w="2673" w:type="dxa"/>
          </w:tcPr>
          <w:p w14:paraId="35BE27FD" w14:textId="1A4F7CDB" w:rsidR="00CD5676" w:rsidRPr="008B1896" w:rsidRDefault="00CD5676" w:rsidP="00CD5676">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5B10F185" w14:textId="76759A19" w:rsidR="00CD5676" w:rsidRPr="008B1896" w:rsidRDefault="00CD5676" w:rsidP="00CD5676">
            <w:pPr>
              <w:pStyle w:val="ListParagraph"/>
              <w:ind w:leftChars="0" w:left="0"/>
              <w:rPr>
                <w:rFonts w:cs="Arial"/>
                <w:lang w:eastAsia="zh-HK"/>
              </w:rPr>
            </w:pPr>
            <w:r w:rsidRPr="008B1896">
              <w:rPr>
                <w:rFonts w:cs="Arial"/>
                <w:lang w:eastAsia="zh-HK"/>
              </w:rPr>
              <w:t>String</w:t>
            </w:r>
          </w:p>
        </w:tc>
        <w:tc>
          <w:tcPr>
            <w:tcW w:w="3206" w:type="dxa"/>
          </w:tcPr>
          <w:p w14:paraId="340E68A3" w14:textId="18A5A84C" w:rsidR="00CD5676" w:rsidRPr="008B1896" w:rsidRDefault="00CD5676" w:rsidP="00CD567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227BD0B9" w14:textId="77777777" w:rsidTr="00CD5676">
        <w:tc>
          <w:tcPr>
            <w:tcW w:w="2673" w:type="dxa"/>
          </w:tcPr>
          <w:p w14:paraId="7775C637" w14:textId="03031A49" w:rsidR="00CD5676" w:rsidRPr="008B1896" w:rsidRDefault="00CD5676" w:rsidP="00CD5676">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7C422C2E" w14:textId="2914042A" w:rsidR="00CD5676" w:rsidRPr="008B1896" w:rsidRDefault="00CD5676" w:rsidP="00CD5676">
            <w:pPr>
              <w:pStyle w:val="ListParagraph"/>
              <w:ind w:leftChars="0" w:left="0"/>
              <w:rPr>
                <w:rFonts w:cs="Arial"/>
                <w:lang w:eastAsia="zh-HK"/>
              </w:rPr>
            </w:pPr>
            <w:r w:rsidRPr="008B1896">
              <w:rPr>
                <w:rFonts w:cs="Arial"/>
                <w:lang w:eastAsia="zh-HK"/>
              </w:rPr>
              <w:t>String</w:t>
            </w:r>
          </w:p>
        </w:tc>
        <w:tc>
          <w:tcPr>
            <w:tcW w:w="3206" w:type="dxa"/>
          </w:tcPr>
          <w:p w14:paraId="7FF08816" w14:textId="77777777" w:rsidR="00CD5676" w:rsidRPr="008B1896" w:rsidRDefault="00CD5676" w:rsidP="00CD567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11A5D8D3" w14:textId="49A1BA1D" w:rsidR="00CD5676" w:rsidRPr="008B1896" w:rsidRDefault="00CD5676" w:rsidP="00CD5676">
            <w:pPr>
              <w:pStyle w:val="ListParagraph"/>
              <w:ind w:leftChars="0" w:left="0"/>
              <w:rPr>
                <w:rFonts w:eastAsiaTheme="minorEastAsia" w:cs="Arial"/>
                <w:lang w:eastAsia="zh-HK"/>
              </w:rPr>
            </w:pPr>
            <w:r w:rsidRPr="008B1896">
              <w:rPr>
                <w:rFonts w:cs="Arial"/>
              </w:rPr>
              <w:t>System Date Time</w:t>
            </w:r>
          </w:p>
        </w:tc>
      </w:tr>
      <w:tr w:rsidR="008B1896" w:rsidRPr="008B1896" w14:paraId="33D1F451" w14:textId="77777777" w:rsidTr="00CD5676">
        <w:tc>
          <w:tcPr>
            <w:tcW w:w="2673" w:type="dxa"/>
          </w:tcPr>
          <w:p w14:paraId="5CF96997" w14:textId="0231EFC3" w:rsidR="00312386" w:rsidRPr="002D7C93" w:rsidRDefault="00312386" w:rsidP="00CD5676">
            <w:pPr>
              <w:pStyle w:val="ListParagraph"/>
              <w:ind w:leftChars="0" w:left="0"/>
              <w:rPr>
                <w:rFonts w:cs="Arial"/>
                <w:lang w:eastAsia="zh-HK"/>
              </w:rPr>
            </w:pPr>
            <w:proofErr w:type="spellStart"/>
            <w:r w:rsidRPr="002D7C93">
              <w:rPr>
                <w:rFonts w:cs="Arial"/>
                <w:lang w:eastAsia="zh-HK"/>
              </w:rPr>
              <w:t>totalCount</w:t>
            </w:r>
            <w:proofErr w:type="spellEnd"/>
          </w:p>
        </w:tc>
        <w:tc>
          <w:tcPr>
            <w:tcW w:w="2177" w:type="dxa"/>
          </w:tcPr>
          <w:p w14:paraId="6754B7E5" w14:textId="315008B2" w:rsidR="00312386" w:rsidRPr="002D7C93" w:rsidRDefault="00312386" w:rsidP="00CD5676">
            <w:pPr>
              <w:pStyle w:val="ListParagraph"/>
              <w:ind w:leftChars="0" w:left="0"/>
              <w:rPr>
                <w:rFonts w:cs="Arial"/>
                <w:lang w:eastAsia="zh-HK"/>
              </w:rPr>
            </w:pPr>
            <w:r w:rsidRPr="002D7C93">
              <w:rPr>
                <w:rFonts w:cs="Arial"/>
                <w:lang w:eastAsia="zh-HK"/>
              </w:rPr>
              <w:t>Number</w:t>
            </w:r>
          </w:p>
        </w:tc>
        <w:tc>
          <w:tcPr>
            <w:tcW w:w="3206" w:type="dxa"/>
          </w:tcPr>
          <w:p w14:paraId="381FB791" w14:textId="748A557D" w:rsidR="00312386" w:rsidRPr="002D7C93" w:rsidRDefault="00B43514" w:rsidP="00CD5676">
            <w:pPr>
              <w:pStyle w:val="ListParagraph"/>
              <w:ind w:leftChars="0" w:left="0"/>
              <w:rPr>
                <w:rFonts w:cs="Arial"/>
              </w:rPr>
            </w:pPr>
            <w:r w:rsidRPr="002D7C93">
              <w:rPr>
                <w:rFonts w:cs="Arial"/>
              </w:rPr>
              <w:t>Total number of booking record</w:t>
            </w:r>
          </w:p>
        </w:tc>
      </w:tr>
      <w:tr w:rsidR="008B1896" w:rsidRPr="008B1896" w14:paraId="091B90F3" w14:textId="77777777" w:rsidTr="00CD5676">
        <w:tc>
          <w:tcPr>
            <w:tcW w:w="2673" w:type="dxa"/>
          </w:tcPr>
          <w:p w14:paraId="2E53A027" w14:textId="32087DE4" w:rsidR="00CD5676" w:rsidRPr="008B1896" w:rsidRDefault="00CD5676" w:rsidP="00CD5676">
            <w:pPr>
              <w:pStyle w:val="ListParagraph"/>
              <w:ind w:leftChars="0" w:left="0"/>
              <w:rPr>
                <w:rFonts w:cs="Arial"/>
                <w:lang w:eastAsia="zh-HK"/>
              </w:rPr>
            </w:pPr>
            <w:proofErr w:type="spellStart"/>
            <w:r w:rsidRPr="008B1896">
              <w:rPr>
                <w:rFonts w:cs="Arial"/>
                <w:lang w:eastAsia="zh-HK"/>
              </w:rPr>
              <w:t>bookingInfo</w:t>
            </w:r>
            <w:proofErr w:type="spellEnd"/>
          </w:p>
        </w:tc>
        <w:tc>
          <w:tcPr>
            <w:tcW w:w="2177" w:type="dxa"/>
          </w:tcPr>
          <w:p w14:paraId="5933B383" w14:textId="34AB2927" w:rsidR="00CD5676" w:rsidRPr="008B1896" w:rsidRDefault="00CD5676" w:rsidP="00CD5676">
            <w:pPr>
              <w:pStyle w:val="ListParagraph"/>
              <w:ind w:leftChars="0" w:left="0"/>
              <w:rPr>
                <w:rFonts w:cs="Arial"/>
                <w:lang w:eastAsia="zh-HK"/>
              </w:rPr>
            </w:pPr>
            <w:r w:rsidRPr="008B1896">
              <w:rPr>
                <w:rFonts w:cs="Arial"/>
                <w:lang w:eastAsia="zh-HK"/>
              </w:rPr>
              <w:t>String</w:t>
            </w:r>
          </w:p>
        </w:tc>
        <w:tc>
          <w:tcPr>
            <w:tcW w:w="3206" w:type="dxa"/>
          </w:tcPr>
          <w:p w14:paraId="2F7A7D09" w14:textId="1733ED01" w:rsidR="00CD5676" w:rsidRPr="002D7C93" w:rsidRDefault="00CD5676" w:rsidP="00CD5676">
            <w:pPr>
              <w:pStyle w:val="ListParagraph"/>
              <w:ind w:leftChars="0" w:left="0"/>
              <w:rPr>
                <w:rFonts w:cs="Arial"/>
                <w:shd w:val="clear" w:color="auto" w:fill="FFFFFF"/>
              </w:rPr>
            </w:pPr>
            <w:r w:rsidRPr="008B1896">
              <w:rPr>
                <w:rFonts w:cs="Arial"/>
              </w:rPr>
              <w:t>JSON String store the related BOSS Booking Information</w:t>
            </w:r>
          </w:p>
        </w:tc>
      </w:tr>
    </w:tbl>
    <w:p w14:paraId="2FDF69D5" w14:textId="77777777" w:rsidR="004F6F45" w:rsidRPr="002D7C93" w:rsidRDefault="004F6F45" w:rsidP="004F6F45">
      <w:pPr>
        <w:ind w:firstLine="851"/>
        <w:rPr>
          <w:rFonts w:cs="Arial"/>
          <w:lang w:val="en-HK" w:eastAsia="zh-HK"/>
        </w:rPr>
      </w:pPr>
    </w:p>
    <w:p w14:paraId="79512186" w14:textId="30D19C8E" w:rsidR="00E24FB4" w:rsidRPr="008B1896" w:rsidRDefault="00E24FB4" w:rsidP="00E24FB4">
      <w:pPr>
        <w:ind w:firstLine="851"/>
        <w:rPr>
          <w:rFonts w:cs="Arial"/>
          <w:lang w:eastAsia="zh-HK"/>
        </w:rPr>
      </w:pPr>
      <w:r w:rsidRPr="008B1896">
        <w:rPr>
          <w:rFonts w:cs="Arial"/>
          <w:lang w:eastAsia="zh-HK"/>
        </w:rPr>
        <w:t xml:space="preserve">  &lt;</w:t>
      </w:r>
      <w:proofErr w:type="spellStart"/>
      <w:r w:rsidRPr="008B1896">
        <w:rPr>
          <w:rFonts w:cs="Arial"/>
          <w:lang w:eastAsia="zh-HK"/>
        </w:rPr>
        <w:t>bookingInfo</w:t>
      </w:r>
      <w:proofErr w:type="spellEnd"/>
      <w:r w:rsidRPr="008B1896">
        <w:rPr>
          <w:rFonts w:cs="Arial"/>
          <w:lang w:eastAsia="zh-HK"/>
        </w:rPr>
        <w:t>&gt;</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54B79596" w14:textId="77777777" w:rsidTr="006A58A4">
        <w:tc>
          <w:tcPr>
            <w:tcW w:w="2673" w:type="dxa"/>
          </w:tcPr>
          <w:p w14:paraId="38800645" w14:textId="77777777" w:rsidR="00E24FB4" w:rsidRPr="008B1896" w:rsidRDefault="00E24FB4" w:rsidP="006A58A4">
            <w:pPr>
              <w:pStyle w:val="ListParagraph"/>
              <w:ind w:leftChars="0" w:left="0"/>
              <w:rPr>
                <w:rFonts w:cs="Arial"/>
                <w:b/>
                <w:lang w:eastAsia="zh-HK"/>
              </w:rPr>
            </w:pPr>
            <w:r w:rsidRPr="008B1896">
              <w:rPr>
                <w:rFonts w:cs="Arial"/>
                <w:b/>
                <w:lang w:eastAsia="zh-HK"/>
              </w:rPr>
              <w:t>Field</w:t>
            </w:r>
          </w:p>
        </w:tc>
        <w:tc>
          <w:tcPr>
            <w:tcW w:w="2177" w:type="dxa"/>
          </w:tcPr>
          <w:p w14:paraId="227D50D2" w14:textId="77777777" w:rsidR="00E24FB4" w:rsidRPr="008B1896" w:rsidRDefault="00E24FB4" w:rsidP="006A58A4">
            <w:pPr>
              <w:pStyle w:val="ListParagraph"/>
              <w:ind w:leftChars="0" w:left="0"/>
              <w:rPr>
                <w:rFonts w:cs="Arial"/>
                <w:b/>
                <w:lang w:eastAsia="zh-HK"/>
              </w:rPr>
            </w:pPr>
            <w:r w:rsidRPr="008B1896">
              <w:rPr>
                <w:rFonts w:cs="Arial"/>
                <w:b/>
                <w:lang w:eastAsia="zh-HK"/>
              </w:rPr>
              <w:t>Type</w:t>
            </w:r>
          </w:p>
        </w:tc>
        <w:tc>
          <w:tcPr>
            <w:tcW w:w="3206" w:type="dxa"/>
          </w:tcPr>
          <w:p w14:paraId="3C925444" w14:textId="77777777" w:rsidR="00E24FB4" w:rsidRPr="008B1896" w:rsidRDefault="00E24FB4" w:rsidP="006A58A4">
            <w:pPr>
              <w:pStyle w:val="ListParagraph"/>
              <w:ind w:leftChars="0" w:left="0"/>
              <w:rPr>
                <w:rFonts w:cs="Arial"/>
                <w:b/>
                <w:lang w:eastAsia="zh-HK"/>
              </w:rPr>
            </w:pPr>
            <w:r w:rsidRPr="008B1896">
              <w:rPr>
                <w:rFonts w:cs="Arial"/>
                <w:b/>
                <w:lang w:eastAsia="zh-HK"/>
              </w:rPr>
              <w:t>Description</w:t>
            </w:r>
          </w:p>
        </w:tc>
      </w:tr>
      <w:tr w:rsidR="008B1896" w:rsidRPr="008B1896" w14:paraId="3278B004" w14:textId="77777777" w:rsidTr="006A58A4">
        <w:tc>
          <w:tcPr>
            <w:tcW w:w="2673" w:type="dxa"/>
          </w:tcPr>
          <w:p w14:paraId="21F27003" w14:textId="6CE8F014" w:rsidR="00E24FB4" w:rsidRPr="002D7C93" w:rsidRDefault="004E0F0B" w:rsidP="006A58A4">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6CBFF8BB" w14:textId="77777777" w:rsidR="00E24FB4" w:rsidRPr="002D7C93" w:rsidRDefault="00E24FB4" w:rsidP="006A58A4">
            <w:pPr>
              <w:pStyle w:val="ListParagraph"/>
              <w:ind w:leftChars="0" w:left="0"/>
              <w:rPr>
                <w:rFonts w:cs="Arial"/>
                <w:lang w:eastAsia="zh-HK"/>
              </w:rPr>
            </w:pPr>
            <w:r w:rsidRPr="002D7C93">
              <w:rPr>
                <w:rFonts w:cs="Arial"/>
                <w:lang w:eastAsia="zh-HK"/>
              </w:rPr>
              <w:t>String</w:t>
            </w:r>
          </w:p>
        </w:tc>
        <w:tc>
          <w:tcPr>
            <w:tcW w:w="3206" w:type="dxa"/>
          </w:tcPr>
          <w:p w14:paraId="1BB60F61" w14:textId="3342AFD0" w:rsidR="00E24FB4" w:rsidRPr="002D7C93" w:rsidRDefault="00B43514" w:rsidP="006A58A4">
            <w:pPr>
              <w:pStyle w:val="ListParagraph"/>
              <w:ind w:leftChars="0" w:left="0"/>
              <w:rPr>
                <w:rFonts w:eastAsiaTheme="minorEastAsia" w:cs="Arial"/>
                <w:lang w:eastAsia="zh-HK"/>
              </w:rPr>
            </w:pPr>
            <w:r w:rsidRPr="002D7C93">
              <w:rPr>
                <w:rFonts w:cs="Arial"/>
                <w:shd w:val="clear" w:color="auto" w:fill="FFFFFF"/>
              </w:rPr>
              <w:t xml:space="preserve">HK </w:t>
            </w:r>
            <w:r w:rsidR="00E24FB4" w:rsidRPr="002D7C93">
              <w:rPr>
                <w:rFonts w:cs="Arial"/>
                <w:shd w:val="clear" w:color="auto" w:fill="FFFFFF"/>
              </w:rPr>
              <w:t>License Plate Number</w:t>
            </w:r>
            <w:r w:rsidRPr="002D7C93">
              <w:rPr>
                <w:rFonts w:cs="Arial"/>
                <w:shd w:val="clear" w:color="auto" w:fill="FFFFFF"/>
              </w:rPr>
              <w:t xml:space="preserve"> </w:t>
            </w:r>
          </w:p>
        </w:tc>
      </w:tr>
      <w:tr w:rsidR="008B1896" w:rsidRPr="008B1896" w14:paraId="094CFD15" w14:textId="77777777" w:rsidTr="006A58A4">
        <w:tc>
          <w:tcPr>
            <w:tcW w:w="2673" w:type="dxa"/>
          </w:tcPr>
          <w:p w14:paraId="1CF8EFDB" w14:textId="7044C586" w:rsidR="00B43514" w:rsidRPr="002D7C93" w:rsidRDefault="004E0F0B" w:rsidP="00B43514">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1516709D" w14:textId="0CA31DF0" w:rsidR="00B43514" w:rsidRPr="002D7C93" w:rsidRDefault="00B43514" w:rsidP="00B43514">
            <w:pPr>
              <w:pStyle w:val="ListParagraph"/>
              <w:ind w:leftChars="0" w:left="0"/>
              <w:rPr>
                <w:rFonts w:cs="Arial"/>
                <w:lang w:eastAsia="zh-HK"/>
              </w:rPr>
            </w:pPr>
            <w:r w:rsidRPr="002D7C93">
              <w:rPr>
                <w:rFonts w:cs="Arial"/>
                <w:lang w:eastAsia="zh-HK"/>
              </w:rPr>
              <w:t>String</w:t>
            </w:r>
          </w:p>
        </w:tc>
        <w:tc>
          <w:tcPr>
            <w:tcW w:w="3206" w:type="dxa"/>
          </w:tcPr>
          <w:p w14:paraId="18EAF886" w14:textId="1E17AD91" w:rsidR="00B43514" w:rsidRPr="002D7C93" w:rsidRDefault="00B43514" w:rsidP="00B43514">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6A790250" w14:textId="77777777" w:rsidTr="006A58A4">
        <w:tc>
          <w:tcPr>
            <w:tcW w:w="2673" w:type="dxa"/>
          </w:tcPr>
          <w:p w14:paraId="57838F88" w14:textId="65E9D562" w:rsidR="00B43514" w:rsidRPr="002D7C93" w:rsidRDefault="004E0F0B" w:rsidP="00B43514">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6D2647B8" w14:textId="6F803926" w:rsidR="00B43514" w:rsidRPr="002D7C93" w:rsidRDefault="00B43514" w:rsidP="00B43514">
            <w:pPr>
              <w:pStyle w:val="ListParagraph"/>
              <w:ind w:leftChars="0" w:left="0"/>
              <w:rPr>
                <w:rFonts w:cs="Arial"/>
                <w:lang w:eastAsia="zh-HK"/>
              </w:rPr>
            </w:pPr>
            <w:r w:rsidRPr="002D7C93">
              <w:rPr>
                <w:rFonts w:cs="Arial"/>
                <w:lang w:eastAsia="zh-HK"/>
              </w:rPr>
              <w:t>String</w:t>
            </w:r>
          </w:p>
        </w:tc>
        <w:tc>
          <w:tcPr>
            <w:tcW w:w="3206" w:type="dxa"/>
          </w:tcPr>
          <w:p w14:paraId="709A4C96" w14:textId="4AE8098C" w:rsidR="00B43514" w:rsidRPr="002D7C93" w:rsidRDefault="00B43514" w:rsidP="00B43514">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3CE5BA62" w14:textId="77777777" w:rsidTr="006A58A4">
        <w:tc>
          <w:tcPr>
            <w:tcW w:w="2673" w:type="dxa"/>
          </w:tcPr>
          <w:p w14:paraId="0C10E423" w14:textId="2CECC2BE" w:rsidR="00DC4478" w:rsidRPr="002D7C93" w:rsidRDefault="00DC4478" w:rsidP="00B43514">
            <w:pPr>
              <w:pStyle w:val="ListParagraph"/>
              <w:ind w:leftChars="0" w:left="0"/>
              <w:rPr>
                <w:rFonts w:cs="Arial"/>
                <w:lang w:eastAsia="zh-HK"/>
              </w:rPr>
            </w:pPr>
            <w:proofErr w:type="spellStart"/>
            <w:r w:rsidRPr="002D7C93">
              <w:rPr>
                <w:rFonts w:cs="Arial"/>
                <w:lang w:eastAsia="zh-HK"/>
              </w:rPr>
              <w:t>vehicleType</w:t>
            </w:r>
            <w:proofErr w:type="spellEnd"/>
          </w:p>
        </w:tc>
        <w:tc>
          <w:tcPr>
            <w:tcW w:w="2177" w:type="dxa"/>
          </w:tcPr>
          <w:p w14:paraId="7F0CD120" w14:textId="2867E1C2" w:rsidR="00DC4478" w:rsidRPr="002D7C93" w:rsidRDefault="00DC4478" w:rsidP="00B43514">
            <w:pPr>
              <w:pStyle w:val="ListParagraph"/>
              <w:ind w:leftChars="0" w:left="0"/>
              <w:rPr>
                <w:rFonts w:cs="Arial"/>
                <w:lang w:eastAsia="zh-HK"/>
              </w:rPr>
            </w:pPr>
            <w:r w:rsidRPr="002D7C93">
              <w:rPr>
                <w:rFonts w:cs="Arial"/>
                <w:lang w:eastAsia="zh-HK"/>
              </w:rPr>
              <w:t>String</w:t>
            </w:r>
          </w:p>
        </w:tc>
        <w:tc>
          <w:tcPr>
            <w:tcW w:w="3206" w:type="dxa"/>
          </w:tcPr>
          <w:p w14:paraId="29BFC498" w14:textId="7FD5E747" w:rsidR="00DC4478" w:rsidRPr="002D7C93" w:rsidRDefault="00DC4478" w:rsidP="00B43514">
            <w:pPr>
              <w:pStyle w:val="ListParagraph"/>
              <w:ind w:leftChars="0" w:left="0"/>
              <w:rPr>
                <w:rFonts w:cs="Arial"/>
                <w:shd w:val="clear" w:color="auto" w:fill="FFFFFF"/>
              </w:rPr>
            </w:pPr>
            <w:r w:rsidRPr="002D7C93">
              <w:rPr>
                <w:rFonts w:cs="Arial"/>
                <w:shd w:val="clear" w:color="auto" w:fill="FFFFFF"/>
              </w:rPr>
              <w:t>Vehicle Type</w:t>
            </w:r>
          </w:p>
        </w:tc>
      </w:tr>
      <w:tr w:rsidR="008B1896" w:rsidRPr="008B1896" w14:paraId="26859B57" w14:textId="77777777" w:rsidTr="006A58A4">
        <w:tc>
          <w:tcPr>
            <w:tcW w:w="2673" w:type="dxa"/>
          </w:tcPr>
          <w:p w14:paraId="32C6E1E3" w14:textId="78085C4F" w:rsidR="00B43514" w:rsidRPr="008B1896" w:rsidRDefault="006E0B7D" w:rsidP="00B43514">
            <w:pPr>
              <w:pStyle w:val="ListParagraph"/>
              <w:ind w:leftChars="0" w:left="0"/>
              <w:rPr>
                <w:rFonts w:cs="Arial"/>
                <w:lang w:eastAsia="zh-HK"/>
              </w:rPr>
            </w:pPr>
            <w:proofErr w:type="spellStart"/>
            <w:r w:rsidRPr="008B1896">
              <w:rPr>
                <w:rFonts w:cs="Arial"/>
                <w:lang w:eastAsia="zh-HK"/>
              </w:rPr>
              <w:t>bookingId</w:t>
            </w:r>
            <w:proofErr w:type="spellEnd"/>
          </w:p>
        </w:tc>
        <w:tc>
          <w:tcPr>
            <w:tcW w:w="2177" w:type="dxa"/>
          </w:tcPr>
          <w:p w14:paraId="12D483DB" w14:textId="77777777" w:rsidR="00B43514" w:rsidRPr="008B1896" w:rsidRDefault="00B43514" w:rsidP="00B43514">
            <w:pPr>
              <w:pStyle w:val="ListParagraph"/>
              <w:ind w:leftChars="0" w:left="0"/>
              <w:rPr>
                <w:rFonts w:cs="Arial"/>
                <w:lang w:eastAsia="zh-HK"/>
              </w:rPr>
            </w:pPr>
            <w:r w:rsidRPr="008B1896">
              <w:rPr>
                <w:rFonts w:cs="Arial"/>
                <w:lang w:eastAsia="zh-HK"/>
              </w:rPr>
              <w:t>String</w:t>
            </w:r>
          </w:p>
        </w:tc>
        <w:tc>
          <w:tcPr>
            <w:tcW w:w="3206" w:type="dxa"/>
          </w:tcPr>
          <w:p w14:paraId="7DD3197C" w14:textId="26549A55" w:rsidR="00B43514" w:rsidRPr="008B1896" w:rsidRDefault="006E0B7D" w:rsidP="00B43514">
            <w:pPr>
              <w:pStyle w:val="ListParagraph"/>
              <w:ind w:leftChars="0" w:left="0"/>
              <w:rPr>
                <w:rFonts w:eastAsiaTheme="minorEastAsia" w:cs="Arial"/>
                <w:lang w:eastAsia="zh-HK"/>
              </w:rPr>
            </w:pPr>
            <w:r w:rsidRPr="002D7C93">
              <w:rPr>
                <w:rFonts w:cs="Arial"/>
                <w:shd w:val="clear" w:color="auto" w:fill="FFFFFF"/>
              </w:rPr>
              <w:t>Booking ID</w:t>
            </w:r>
          </w:p>
        </w:tc>
      </w:tr>
      <w:tr w:rsidR="008B1896" w:rsidRPr="008B1896" w14:paraId="47B3E976" w14:textId="77777777" w:rsidTr="006A58A4">
        <w:tc>
          <w:tcPr>
            <w:tcW w:w="2673" w:type="dxa"/>
          </w:tcPr>
          <w:p w14:paraId="7CD90BD6" w14:textId="37C25815" w:rsidR="00B43514" w:rsidRPr="002D7C93" w:rsidRDefault="00B43514" w:rsidP="00B43514">
            <w:pPr>
              <w:pStyle w:val="ListParagraph"/>
              <w:ind w:leftChars="0" w:left="0"/>
              <w:rPr>
                <w:rFonts w:cs="Arial"/>
                <w:lang w:eastAsia="zh-HK"/>
              </w:rPr>
            </w:pPr>
            <w:proofErr w:type="spellStart"/>
            <w:r w:rsidRPr="002D7C93">
              <w:rPr>
                <w:rFonts w:cs="Arial"/>
                <w:lang w:eastAsia="zh-HK"/>
              </w:rPr>
              <w:t>bookingType</w:t>
            </w:r>
            <w:proofErr w:type="spellEnd"/>
          </w:p>
        </w:tc>
        <w:tc>
          <w:tcPr>
            <w:tcW w:w="2177" w:type="dxa"/>
          </w:tcPr>
          <w:p w14:paraId="2DA80003" w14:textId="32A91AEE" w:rsidR="00B43514" w:rsidRPr="002D7C93" w:rsidRDefault="00B43514" w:rsidP="00B43514">
            <w:pPr>
              <w:pStyle w:val="ListParagraph"/>
              <w:ind w:leftChars="0" w:left="0"/>
              <w:rPr>
                <w:rFonts w:cs="Arial"/>
                <w:lang w:eastAsia="zh-HK"/>
              </w:rPr>
            </w:pPr>
            <w:r w:rsidRPr="002D7C93">
              <w:rPr>
                <w:rFonts w:cs="Arial"/>
                <w:lang w:eastAsia="zh-HK"/>
              </w:rPr>
              <w:t>String</w:t>
            </w:r>
          </w:p>
        </w:tc>
        <w:tc>
          <w:tcPr>
            <w:tcW w:w="3206" w:type="dxa"/>
          </w:tcPr>
          <w:p w14:paraId="211542E4" w14:textId="229F24A3" w:rsidR="00B43514" w:rsidRPr="002D7C93" w:rsidRDefault="00B43514" w:rsidP="00B43514">
            <w:pPr>
              <w:pStyle w:val="ListParagraph"/>
              <w:ind w:leftChars="0" w:left="0"/>
              <w:rPr>
                <w:rFonts w:cs="Arial"/>
                <w:shd w:val="clear" w:color="auto" w:fill="FFFFFF"/>
              </w:rPr>
            </w:pPr>
            <w:r w:rsidRPr="002D7C93">
              <w:rPr>
                <w:rFonts w:cs="Arial"/>
                <w:shd w:val="clear" w:color="auto" w:fill="FFFFFF"/>
              </w:rPr>
              <w:t>Booking Type</w:t>
            </w:r>
          </w:p>
        </w:tc>
      </w:tr>
      <w:tr w:rsidR="008B1896" w:rsidRPr="008B1896" w14:paraId="324724EB" w14:textId="77777777" w:rsidTr="006A58A4">
        <w:tc>
          <w:tcPr>
            <w:tcW w:w="2673" w:type="dxa"/>
          </w:tcPr>
          <w:p w14:paraId="7A3EB641" w14:textId="69C3479A" w:rsidR="00B43514" w:rsidRPr="002D7C93" w:rsidRDefault="00FF019C" w:rsidP="006A58A4">
            <w:pPr>
              <w:pStyle w:val="ListParagraph"/>
              <w:ind w:leftChars="0" w:left="0"/>
              <w:rPr>
                <w:rFonts w:cs="Arial"/>
                <w:lang w:eastAsia="zh-HK"/>
              </w:rPr>
            </w:pPr>
            <w:proofErr w:type="spellStart"/>
            <w:r w:rsidRPr="002D7C93">
              <w:rPr>
                <w:rFonts w:cs="Arial"/>
                <w:lang w:eastAsia="zh-HK"/>
              </w:rPr>
              <w:t>parkingFrom</w:t>
            </w:r>
            <w:proofErr w:type="spellEnd"/>
          </w:p>
        </w:tc>
        <w:tc>
          <w:tcPr>
            <w:tcW w:w="2177" w:type="dxa"/>
          </w:tcPr>
          <w:p w14:paraId="52E2E2A2" w14:textId="77777777" w:rsidR="00B43514" w:rsidRPr="002D7C93" w:rsidRDefault="00B43514" w:rsidP="006A58A4">
            <w:pPr>
              <w:pStyle w:val="ListParagraph"/>
              <w:ind w:leftChars="0" w:left="0"/>
              <w:rPr>
                <w:rFonts w:cs="Arial"/>
                <w:lang w:eastAsia="zh-HK"/>
              </w:rPr>
            </w:pPr>
            <w:r w:rsidRPr="002D7C93">
              <w:rPr>
                <w:rFonts w:cs="Arial"/>
                <w:lang w:eastAsia="zh-HK"/>
              </w:rPr>
              <w:t>String</w:t>
            </w:r>
          </w:p>
        </w:tc>
        <w:tc>
          <w:tcPr>
            <w:tcW w:w="3206" w:type="dxa"/>
          </w:tcPr>
          <w:p w14:paraId="651D46FA" w14:textId="77777777" w:rsidR="00B43514" w:rsidRPr="002D7C93" w:rsidRDefault="00B43514" w:rsidP="006A58A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2F38D4C4" w14:textId="44AAAD15" w:rsidR="00B43514" w:rsidRPr="002D7C93" w:rsidRDefault="00B43514" w:rsidP="006A58A4">
            <w:pPr>
              <w:pStyle w:val="ListParagraph"/>
              <w:ind w:leftChars="0" w:left="0"/>
              <w:rPr>
                <w:rFonts w:eastAsiaTheme="minorEastAsia" w:cs="Arial"/>
                <w:lang w:eastAsia="zh-HK"/>
              </w:rPr>
            </w:pPr>
            <w:r w:rsidRPr="002D7C93">
              <w:rPr>
                <w:rFonts w:cs="Arial"/>
                <w:shd w:val="clear" w:color="auto" w:fill="FFFFFF"/>
              </w:rPr>
              <w:t>Booking From Time</w:t>
            </w:r>
          </w:p>
        </w:tc>
      </w:tr>
      <w:tr w:rsidR="008B1896" w:rsidRPr="008B1896" w14:paraId="08C2FD67" w14:textId="77777777" w:rsidTr="006A58A4">
        <w:tc>
          <w:tcPr>
            <w:tcW w:w="2673" w:type="dxa"/>
          </w:tcPr>
          <w:p w14:paraId="74CFEFF3" w14:textId="5EA0AF5F" w:rsidR="00B43514" w:rsidRPr="002D7C93" w:rsidRDefault="00FF019C" w:rsidP="00B43514">
            <w:pPr>
              <w:pStyle w:val="ListParagraph"/>
              <w:ind w:leftChars="0" w:left="0"/>
              <w:rPr>
                <w:rFonts w:cs="Arial"/>
                <w:lang w:eastAsia="zh-HK"/>
              </w:rPr>
            </w:pPr>
            <w:proofErr w:type="spellStart"/>
            <w:r w:rsidRPr="002D7C93">
              <w:rPr>
                <w:rFonts w:cs="Arial"/>
                <w:lang w:eastAsia="zh-HK"/>
              </w:rPr>
              <w:t>parkingTo</w:t>
            </w:r>
            <w:proofErr w:type="spellEnd"/>
          </w:p>
        </w:tc>
        <w:tc>
          <w:tcPr>
            <w:tcW w:w="2177" w:type="dxa"/>
          </w:tcPr>
          <w:p w14:paraId="683536A9" w14:textId="6C1296A4" w:rsidR="00B43514" w:rsidRPr="002D7C93" w:rsidRDefault="00B43514" w:rsidP="00B43514">
            <w:pPr>
              <w:pStyle w:val="ListParagraph"/>
              <w:ind w:leftChars="0" w:left="0"/>
              <w:rPr>
                <w:rFonts w:cs="Arial"/>
                <w:lang w:eastAsia="zh-HK"/>
              </w:rPr>
            </w:pPr>
            <w:r w:rsidRPr="002D7C93">
              <w:rPr>
                <w:rFonts w:cs="Arial"/>
                <w:lang w:eastAsia="zh-HK"/>
              </w:rPr>
              <w:t>String</w:t>
            </w:r>
          </w:p>
        </w:tc>
        <w:tc>
          <w:tcPr>
            <w:tcW w:w="3206" w:type="dxa"/>
          </w:tcPr>
          <w:p w14:paraId="0B71B8D6" w14:textId="77777777" w:rsidR="00B43514" w:rsidRPr="002D7C93" w:rsidRDefault="00B43514" w:rsidP="00B43514">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5C7ED51F" w14:textId="13649C63" w:rsidR="00B43514" w:rsidRPr="002D7C93" w:rsidRDefault="00B43514" w:rsidP="00B43514">
            <w:pPr>
              <w:pStyle w:val="ListParagraph"/>
              <w:ind w:leftChars="0" w:left="0"/>
              <w:rPr>
                <w:rFonts w:cs="Arial"/>
                <w:shd w:val="clear" w:color="auto" w:fill="FFFFFF"/>
              </w:rPr>
            </w:pPr>
            <w:r w:rsidRPr="002D7C93">
              <w:rPr>
                <w:rFonts w:cs="Arial"/>
                <w:shd w:val="clear" w:color="auto" w:fill="FFFFFF"/>
              </w:rPr>
              <w:t>Booking To Time</w:t>
            </w:r>
          </w:p>
        </w:tc>
      </w:tr>
      <w:tr w:rsidR="00A839B9" w:rsidRPr="008B1896" w14:paraId="65ED1DF5" w14:textId="77777777" w:rsidTr="006A58A4">
        <w:trPr>
          <w:ins w:id="1026" w:author="Siu Ham Wong" w:date="2025-01-26T00:22:00Z"/>
        </w:trPr>
        <w:tc>
          <w:tcPr>
            <w:tcW w:w="2673" w:type="dxa"/>
          </w:tcPr>
          <w:p w14:paraId="2D62AAE7" w14:textId="4B822962" w:rsidR="00A839B9" w:rsidRPr="002D7C93" w:rsidRDefault="00A839B9" w:rsidP="00B43514">
            <w:pPr>
              <w:pStyle w:val="ListParagraph"/>
              <w:ind w:leftChars="0" w:left="0"/>
              <w:rPr>
                <w:ins w:id="1027" w:author="Siu Ham Wong" w:date="2025-01-26T00:22:00Z" w16du:dateUtc="2025-01-25T16:22:00Z"/>
                <w:rFonts w:cs="Arial"/>
                <w:lang w:eastAsia="zh-HK"/>
              </w:rPr>
            </w:pPr>
            <w:proofErr w:type="spellStart"/>
            <w:ins w:id="1028" w:author="Siu Ham Wong" w:date="2025-01-26T00:23:00Z" w16du:dateUtc="2025-01-25T16:23:00Z">
              <w:r w:rsidRPr="00A839B9">
                <w:rPr>
                  <w:rFonts w:cs="Arial"/>
                  <w:lang w:eastAsia="zh-HK"/>
                </w:rPr>
                <w:t>primaryVehicleRegion</w:t>
              </w:r>
            </w:ins>
            <w:proofErr w:type="spellEnd"/>
          </w:p>
        </w:tc>
        <w:tc>
          <w:tcPr>
            <w:tcW w:w="2177" w:type="dxa"/>
          </w:tcPr>
          <w:p w14:paraId="3D431D23" w14:textId="4088D5C8" w:rsidR="00A839B9" w:rsidRPr="00A839B9" w:rsidRDefault="00A839B9" w:rsidP="00B43514">
            <w:pPr>
              <w:pStyle w:val="ListParagraph"/>
              <w:ind w:leftChars="0" w:left="0"/>
              <w:rPr>
                <w:ins w:id="1029" w:author="Siu Ham Wong" w:date="2025-01-26T00:22:00Z" w16du:dateUtc="2025-01-25T16:22:00Z"/>
                <w:rFonts w:cs="Arial"/>
                <w:lang w:val="en-HK" w:eastAsia="zh-HK"/>
                <w:rPrChange w:id="1030" w:author="Siu Ham Wong" w:date="2025-01-26T00:23:00Z" w16du:dateUtc="2025-01-25T16:23:00Z">
                  <w:rPr>
                    <w:ins w:id="1031" w:author="Siu Ham Wong" w:date="2025-01-26T00:22:00Z" w16du:dateUtc="2025-01-25T16:22:00Z"/>
                    <w:rFonts w:cs="Arial"/>
                    <w:lang w:eastAsia="zh-HK"/>
                  </w:rPr>
                </w:rPrChange>
              </w:rPr>
            </w:pPr>
            <w:ins w:id="1032" w:author="Siu Ham Wong" w:date="2025-01-26T00:23:00Z" w16du:dateUtc="2025-01-25T16:23:00Z">
              <w:r>
                <w:rPr>
                  <w:rFonts w:cs="Arial"/>
                  <w:lang w:eastAsia="zh-HK"/>
                </w:rPr>
                <w:t>S</w:t>
              </w:r>
              <w:proofErr w:type="spellStart"/>
              <w:r>
                <w:rPr>
                  <w:rFonts w:cs="Arial"/>
                  <w:lang w:val="en-HK" w:eastAsia="zh-HK"/>
                </w:rPr>
                <w:t>tring</w:t>
              </w:r>
            </w:ins>
            <w:proofErr w:type="spellEnd"/>
          </w:p>
        </w:tc>
        <w:tc>
          <w:tcPr>
            <w:tcW w:w="3206" w:type="dxa"/>
          </w:tcPr>
          <w:p w14:paraId="255E3483" w14:textId="77777777" w:rsidR="00A839B9" w:rsidRDefault="00A839B9" w:rsidP="00B43514">
            <w:pPr>
              <w:pStyle w:val="ListParagraph"/>
              <w:ind w:leftChars="0" w:left="0"/>
              <w:rPr>
                <w:ins w:id="1033" w:author="Siu Ham Wong" w:date="2025-01-26T00:26:00Z" w16du:dateUtc="2025-01-25T16:26:00Z"/>
                <w:rFonts w:cs="Arial"/>
                <w:shd w:val="clear" w:color="auto" w:fill="FFFFFF"/>
              </w:rPr>
            </w:pPr>
            <w:ins w:id="1034" w:author="Siu Ham Wong" w:date="2025-01-26T00:23:00Z" w16du:dateUtc="2025-01-25T16:23:00Z">
              <w:r>
                <w:rPr>
                  <w:rFonts w:cs="Arial"/>
                  <w:shd w:val="clear" w:color="auto" w:fill="FFFFFF"/>
                </w:rPr>
                <w:t xml:space="preserve">Used </w:t>
              </w:r>
            </w:ins>
            <w:ins w:id="1035" w:author="Siu Ham Wong" w:date="2025-01-26T00:24:00Z" w16du:dateUtc="2025-01-25T16:24:00Z">
              <w:r>
                <w:rPr>
                  <w:rFonts w:cs="Arial"/>
                  <w:shd w:val="clear" w:color="auto" w:fill="FFFFFF"/>
                </w:rPr>
                <w:t>for LPN Display</w:t>
              </w:r>
            </w:ins>
          </w:p>
          <w:p w14:paraId="40EC1922" w14:textId="142D3B70" w:rsidR="00A839B9" w:rsidRDefault="00A839B9" w:rsidP="00B43514">
            <w:pPr>
              <w:pStyle w:val="ListParagraph"/>
              <w:ind w:leftChars="0" w:left="0"/>
              <w:rPr>
                <w:ins w:id="1036" w:author="Siu Ham Wong" w:date="2025-01-26T00:26:00Z" w16du:dateUtc="2025-01-25T16:26:00Z"/>
                <w:rFonts w:cs="Arial"/>
                <w:shd w:val="clear" w:color="auto" w:fill="FFFFFF"/>
              </w:rPr>
            </w:pPr>
            <w:proofErr w:type="spellStart"/>
            <w:ins w:id="1037" w:author="Siu Ham Wong" w:date="2025-01-26T00:26:00Z" w16du:dateUtc="2025-01-25T16:26: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20A51167" w14:textId="1C05407C" w:rsidR="00A839B9" w:rsidRDefault="00A839B9" w:rsidP="00B43514">
            <w:pPr>
              <w:pStyle w:val="ListParagraph"/>
              <w:ind w:leftChars="0" w:left="0"/>
              <w:rPr>
                <w:ins w:id="1038" w:author="Siu Ham Wong" w:date="2025-01-26T00:26:00Z" w16du:dateUtc="2025-01-25T16:26:00Z"/>
                <w:rFonts w:cs="Arial"/>
                <w:shd w:val="clear" w:color="auto" w:fill="FFFFFF"/>
              </w:rPr>
            </w:pPr>
            <w:proofErr w:type="spellStart"/>
            <w:ins w:id="1039" w:author="Siu Ham Wong" w:date="2025-01-26T00:26:00Z" w16du:dateUtc="2025-01-25T16:26:00Z">
              <w:r w:rsidRPr="00A839B9">
                <w:rPr>
                  <w:rFonts w:cs="Arial"/>
                  <w:shd w:val="clear" w:color="auto" w:fill="FFFFFF"/>
                </w:rPr>
                <w:t>hk</w:t>
              </w:r>
              <w:proofErr w:type="spellEnd"/>
              <w:r>
                <w:rPr>
                  <w:rFonts w:cs="Arial"/>
                  <w:shd w:val="clear" w:color="auto" w:fill="FFFFFF"/>
                </w:rPr>
                <w:t xml:space="preserve"> – Hong Kong</w:t>
              </w:r>
            </w:ins>
          </w:p>
          <w:p w14:paraId="52C18A8D" w14:textId="13991947" w:rsidR="00A839B9" w:rsidRPr="002D7C93" w:rsidRDefault="00A839B9" w:rsidP="00B43514">
            <w:pPr>
              <w:pStyle w:val="ListParagraph"/>
              <w:ind w:leftChars="0" w:left="0"/>
              <w:rPr>
                <w:ins w:id="1040" w:author="Siu Ham Wong" w:date="2025-01-26T00:22:00Z" w16du:dateUtc="2025-01-25T16:22:00Z"/>
                <w:rFonts w:cs="Arial"/>
                <w:shd w:val="clear" w:color="auto" w:fill="FFFFFF"/>
              </w:rPr>
            </w:pPr>
            <w:proofErr w:type="spellStart"/>
            <w:ins w:id="1041" w:author="Siu Ham Wong" w:date="2025-01-26T00:26:00Z" w16du:dateUtc="2025-01-25T16:26:00Z">
              <w:r w:rsidRPr="00A839B9">
                <w:rPr>
                  <w:rFonts w:cs="Arial"/>
                  <w:shd w:val="clear" w:color="auto" w:fill="FFFFFF"/>
                </w:rPr>
                <w:t>mo</w:t>
              </w:r>
              <w:proofErr w:type="spellEnd"/>
              <w:r>
                <w:rPr>
                  <w:rFonts w:cs="Arial"/>
                  <w:shd w:val="clear" w:color="auto" w:fill="FFFFFF"/>
                </w:rPr>
                <w:t xml:space="preserve"> - Macau</w:t>
              </w:r>
            </w:ins>
          </w:p>
        </w:tc>
      </w:tr>
    </w:tbl>
    <w:p w14:paraId="318603A1" w14:textId="77777777" w:rsidR="00E24FB4" w:rsidRPr="008B1896" w:rsidRDefault="00E24FB4" w:rsidP="00E24FB4">
      <w:pPr>
        <w:rPr>
          <w:rFonts w:cs="Arial"/>
          <w:lang w:eastAsia="zh-HK"/>
        </w:rPr>
      </w:pPr>
    </w:p>
    <w:p w14:paraId="0B599941" w14:textId="77777777" w:rsidR="00E24FB4" w:rsidRPr="008B1896" w:rsidRDefault="00E24FB4" w:rsidP="009D6ECD">
      <w:pPr>
        <w:rPr>
          <w:rFonts w:cs="Arial"/>
          <w:lang w:eastAsia="zh-HK"/>
        </w:rPr>
      </w:pPr>
    </w:p>
    <w:p w14:paraId="6D90609F" w14:textId="77777777" w:rsidR="00E24FB4" w:rsidRPr="008B1896" w:rsidRDefault="00E24FB4" w:rsidP="00E24FB4">
      <w:pPr>
        <w:pStyle w:val="ListParagraph"/>
        <w:widowControl w:val="0"/>
        <w:adjustRightInd/>
        <w:snapToGrid/>
        <w:ind w:left="440" w:firstLine="411"/>
        <w:jc w:val="left"/>
        <w:rPr>
          <w:rFonts w:cs="Arial"/>
          <w:lang w:eastAsia="zh-HK"/>
        </w:rPr>
      </w:pPr>
      <w:r w:rsidRPr="008B1896">
        <w:rPr>
          <w:rFonts w:cs="Arial"/>
          <w:lang w:eastAsia="zh-HK"/>
        </w:rPr>
        <w:lastRenderedPageBreak/>
        <w:t>{</w:t>
      </w:r>
    </w:p>
    <w:p w14:paraId="56D79FCF" w14:textId="77777777"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"resultCode":1,</w:t>
      </w:r>
    </w:p>
    <w:p w14:paraId="291A9F58" w14:textId="4FFDD29F"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proofErr w:type="gramStart"/>
      <w:r w:rsidRPr="008B1896">
        <w:rPr>
          <w:rFonts w:cs="Arial"/>
          <w:lang w:eastAsia="zh-HK"/>
        </w:rPr>
        <w:t>":“</w:t>
      </w:r>
      <w:proofErr w:type="gramEnd"/>
      <w:r w:rsidRPr="008B1896">
        <w:rPr>
          <w:rFonts w:cs="Arial"/>
          <w:lang w:eastAsia="zh-HK"/>
        </w:rPr>
        <w:t>”,</w:t>
      </w:r>
    </w:p>
    <w:p w14:paraId="7D5FAFF5" w14:textId="77777777"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0192CBFF" w14:textId="73EB7CBE" w:rsidR="00C50D41" w:rsidRPr="008B1896" w:rsidRDefault="00C50D41" w:rsidP="00E24FB4">
      <w:pPr>
        <w:pStyle w:val="ListParagraph"/>
        <w:widowControl w:val="0"/>
        <w:adjustRightInd/>
        <w:snapToGrid/>
        <w:ind w:left="440"/>
        <w:jc w:val="left"/>
        <w:rPr>
          <w:rFonts w:cs="Arial"/>
          <w:lang w:eastAsia="zh-HK"/>
        </w:rPr>
      </w:pPr>
      <w:r w:rsidRPr="008B1896">
        <w:rPr>
          <w:rFonts w:cs="Arial"/>
          <w:lang w:eastAsia="zh-HK"/>
        </w:rPr>
        <w:tab/>
        <w:t xml:space="preserve">    </w:t>
      </w:r>
      <w:r w:rsidRPr="002D7C93">
        <w:rPr>
          <w:rFonts w:cs="Arial"/>
          <w:lang w:eastAsia="zh-HK"/>
        </w:rPr>
        <w:t>“totalCount”:2,</w:t>
      </w:r>
    </w:p>
    <w:p w14:paraId="5AEE44A9" w14:textId="2BFEF165"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bookingInfo</w:t>
      </w:r>
      <w:proofErr w:type="spellEnd"/>
      <w:r w:rsidRPr="008B1896">
        <w:rPr>
          <w:rFonts w:cs="Arial"/>
          <w:lang w:eastAsia="zh-HK"/>
        </w:rPr>
        <w:t>": [</w:t>
      </w:r>
    </w:p>
    <w:p w14:paraId="01CCEE93" w14:textId="77777777" w:rsidR="00E24FB4" w:rsidRPr="002D7C93" w:rsidRDefault="00E24FB4" w:rsidP="00E24FB4">
      <w:pPr>
        <w:pStyle w:val="ListParagraph"/>
        <w:widowControl w:val="0"/>
        <w:adjustRightInd/>
        <w:snapToGrid/>
        <w:ind w:left="440" w:firstLine="411"/>
        <w:jc w:val="left"/>
        <w:rPr>
          <w:rFonts w:cs="Arial"/>
          <w:lang w:eastAsia="zh-HK"/>
        </w:rPr>
      </w:pPr>
      <w:r w:rsidRPr="008B1896">
        <w:rPr>
          <w:rFonts w:cs="Arial"/>
          <w:lang w:eastAsia="zh-HK"/>
        </w:rPr>
        <w:t xml:space="preserve">        </w:t>
      </w:r>
      <w:r w:rsidRPr="002D7C93">
        <w:rPr>
          <w:rFonts w:cs="Arial"/>
          <w:lang w:eastAsia="zh-HK"/>
        </w:rPr>
        <w:tab/>
        <w:t>{</w:t>
      </w:r>
    </w:p>
    <w:p w14:paraId="2DE93573" w14:textId="5958FD4F" w:rsidR="00E24FB4" w:rsidRPr="002D7C93" w:rsidRDefault="00E24FB4" w:rsidP="00E24FB4">
      <w:pPr>
        <w:pStyle w:val="ListParagraph"/>
        <w:ind w:left="440" w:firstLine="411"/>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w:t>
      </w:r>
      <w:r w:rsidR="004E0F0B" w:rsidRPr="002D7C93">
        <w:rPr>
          <w:rFonts w:cs="Arial"/>
          <w:lang w:eastAsia="zh-HK"/>
        </w:rPr>
        <w:t>vehicleHongkong</w:t>
      </w:r>
      <w:r w:rsidRPr="002D7C93">
        <w:rPr>
          <w:rFonts w:cs="Arial"/>
          <w:lang w:eastAsia="zh-HK"/>
        </w:rPr>
        <w:t>":"XX9999",</w:t>
      </w:r>
    </w:p>
    <w:p w14:paraId="4030A7D4" w14:textId="43F9D3AD" w:rsidR="00B43514" w:rsidRPr="002D7C93" w:rsidRDefault="00B43514" w:rsidP="00B43514">
      <w:pPr>
        <w:pStyle w:val="ListParagraph"/>
        <w:ind w:leftChars="784" w:left="1725" w:firstLine="826"/>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":"XX9999",</w:t>
      </w:r>
    </w:p>
    <w:p w14:paraId="72D25467" w14:textId="1F58BFAD" w:rsidR="00B43514" w:rsidRPr="002D7C93" w:rsidRDefault="00B43514" w:rsidP="00B43514">
      <w:pPr>
        <w:pStyle w:val="ListParagraph"/>
        <w:ind w:leftChars="784" w:left="1725" w:firstLine="826"/>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":"XX9999",</w:t>
      </w:r>
    </w:p>
    <w:p w14:paraId="092A8B5A" w14:textId="45B3BA85" w:rsidR="00B43514" w:rsidRPr="002D7C93" w:rsidRDefault="00DC4478" w:rsidP="00DC4478">
      <w:pPr>
        <w:pStyle w:val="ListParagraph"/>
        <w:ind w:leftChars="784" w:left="1725" w:firstLine="826"/>
        <w:rPr>
          <w:rFonts w:cs="Arial"/>
          <w:lang w:eastAsia="zh-HK"/>
        </w:rPr>
      </w:pPr>
      <w:r w:rsidRPr="002D7C93">
        <w:rPr>
          <w:rFonts w:cs="Arial"/>
          <w:lang w:eastAsia="zh-HK"/>
        </w:rPr>
        <w:t>"vehicleType":"L1",</w:t>
      </w:r>
    </w:p>
    <w:p w14:paraId="2EA85CDE" w14:textId="31CE85BB" w:rsidR="00E24FB4" w:rsidRPr="002D7C93" w:rsidRDefault="00E24FB4" w:rsidP="00E24FB4">
      <w:pPr>
        <w:pStyle w:val="ListParagraph"/>
        <w:ind w:leftChars="597" w:left="1313" w:firstLine="824"/>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":"XX9998",</w:t>
      </w:r>
    </w:p>
    <w:p w14:paraId="44612E44" w14:textId="605A3A2F" w:rsidR="00B43514" w:rsidRPr="002D7C93" w:rsidRDefault="00B43514" w:rsidP="00B43514">
      <w:pPr>
        <w:pStyle w:val="ListParagraph"/>
        <w:ind w:leftChars="597" w:left="1313" w:firstLine="824"/>
        <w:rPr>
          <w:rFonts w:cs="Arial"/>
          <w:lang w:eastAsia="zh-HK"/>
        </w:rPr>
      </w:pPr>
      <w:r w:rsidRPr="002D7C93">
        <w:rPr>
          <w:rFonts w:cs="Arial"/>
          <w:lang w:eastAsia="zh-HK"/>
        </w:rPr>
        <w:t xml:space="preserve">       "</w:t>
      </w:r>
      <w:proofErr w:type="spellStart"/>
      <w:r w:rsidRPr="002D7C93">
        <w:rPr>
          <w:rFonts w:cs="Arial"/>
          <w:lang w:eastAsia="zh-HK"/>
        </w:rPr>
        <w:t>bookingType</w:t>
      </w:r>
      <w:proofErr w:type="spellEnd"/>
      <w:r w:rsidRPr="002D7C93">
        <w:rPr>
          <w:rFonts w:cs="Arial"/>
          <w:lang w:eastAsia="zh-HK"/>
        </w:rPr>
        <w:t>":"XX",</w:t>
      </w:r>
    </w:p>
    <w:p w14:paraId="77B58761" w14:textId="3624C3B3" w:rsidR="00B43514" w:rsidRPr="002D7C93" w:rsidRDefault="00B43514" w:rsidP="00B43514">
      <w:pPr>
        <w:pStyle w:val="ListParagraph"/>
        <w:ind w:leftChars="972" w:left="2138" w:firstLine="413"/>
        <w:rPr>
          <w:rFonts w:cs="Arial"/>
          <w:lang w:eastAsia="zh-HK"/>
        </w:rPr>
      </w:pPr>
      <w:r w:rsidRPr="002D7C93">
        <w:rPr>
          <w:rFonts w:cs="Arial"/>
          <w:lang w:eastAsia="zh-HK"/>
        </w:rPr>
        <w:t>"</w:t>
      </w:r>
      <w:r w:rsidR="00FF019C" w:rsidRPr="002D7C93">
        <w:rPr>
          <w:rFonts w:cs="Arial"/>
          <w:lang w:eastAsia="zh-HK"/>
        </w:rPr>
        <w:t>parkingFrom</w:t>
      </w:r>
      <w:r w:rsidRPr="002D7C93">
        <w:rPr>
          <w:rFonts w:cs="Arial"/>
          <w:lang w:eastAsia="zh-HK"/>
        </w:rPr>
        <w:t>":"2024-01-01 22:00:00",</w:t>
      </w:r>
    </w:p>
    <w:p w14:paraId="75E73990" w14:textId="77777777" w:rsidR="00A839B9" w:rsidRPr="002D7C93" w:rsidRDefault="00E72B80" w:rsidP="00A839B9">
      <w:pPr>
        <w:pStyle w:val="ListParagraph"/>
        <w:ind w:leftChars="972" w:left="2138" w:firstLine="413"/>
        <w:rPr>
          <w:ins w:id="1042" w:author="Siu Ham Wong" w:date="2025-01-26T00:25:00Z" w16du:dateUtc="2025-01-25T16:25:00Z"/>
          <w:rFonts w:cs="Arial"/>
          <w:lang w:eastAsia="zh-HK"/>
        </w:rPr>
      </w:pPr>
      <w:r w:rsidRPr="002D7C93">
        <w:rPr>
          <w:rFonts w:cs="Arial"/>
          <w:lang w:eastAsia="zh-HK"/>
        </w:rPr>
        <w:t>"</w:t>
      </w:r>
      <w:r w:rsidR="00FF019C" w:rsidRPr="002D7C93">
        <w:rPr>
          <w:rFonts w:cs="Arial"/>
          <w:lang w:eastAsia="zh-HK"/>
        </w:rPr>
        <w:t>parkingTo</w:t>
      </w:r>
      <w:r w:rsidRPr="002D7C93">
        <w:rPr>
          <w:rFonts w:cs="Arial"/>
          <w:lang w:eastAsia="zh-HK"/>
        </w:rPr>
        <w:t>":"2024-01-02 22:00:00"</w:t>
      </w:r>
      <w:ins w:id="1043" w:author="Siu Ham Wong" w:date="2025-01-26T00:25:00Z" w16du:dateUtc="2025-01-25T16:25:00Z">
        <w:r w:rsidR="00A839B9" w:rsidRPr="002D7C93">
          <w:rPr>
            <w:rFonts w:cs="Arial"/>
            <w:lang w:eastAsia="zh-HK"/>
          </w:rPr>
          <w:t>,</w:t>
        </w:r>
      </w:ins>
    </w:p>
    <w:p w14:paraId="37920423" w14:textId="564E1B3F" w:rsidR="00B43514" w:rsidRPr="00A839B9" w:rsidRDefault="00A839B9" w:rsidP="00A839B9">
      <w:pPr>
        <w:pStyle w:val="ListParagraph"/>
        <w:ind w:leftChars="972" w:left="2138" w:firstLine="413"/>
        <w:rPr>
          <w:rFonts w:cs="Arial"/>
          <w:lang w:eastAsia="zh-HK"/>
        </w:rPr>
      </w:pPr>
      <w:ins w:id="1044" w:author="Siu Ham Wong" w:date="2025-01-26T00:25:00Z" w16du:dateUtc="2025-01-25T16:25:00Z">
        <w:r w:rsidRPr="002D7C93">
          <w:rPr>
            <w:rFonts w:cs="Arial"/>
            <w:lang w:eastAsia="zh-HK"/>
          </w:rPr>
          <w:t>"</w:t>
        </w:r>
        <w:proofErr w:type="spellStart"/>
        <w:r w:rsidRPr="002D7C93">
          <w:rPr>
            <w:rFonts w:cs="Arial"/>
            <w:lang w:eastAsia="zh-HK"/>
          </w:rPr>
          <w:t>p</w:t>
        </w:r>
        <w:r w:rsidRPr="00A839B9">
          <w:rPr>
            <w:rFonts w:cs="Arial"/>
            <w:lang w:eastAsia="zh-HK"/>
          </w:rPr>
          <w:t>rimaryVehicleRegion</w:t>
        </w:r>
        <w:proofErr w:type="spellEnd"/>
        <w:r w:rsidRPr="002D7C93">
          <w:rPr>
            <w:rFonts w:cs="Arial"/>
            <w:lang w:eastAsia="zh-HK"/>
          </w:rPr>
          <w:t>":"</w:t>
        </w:r>
      </w:ins>
      <w:proofErr w:type="spellStart"/>
      <w:ins w:id="1045" w:author="Siu Ham Wong" w:date="2025-01-26T00:26:00Z" w16du:dateUtc="2025-01-25T16:26:00Z">
        <w:r>
          <w:rPr>
            <w:rFonts w:cs="Arial"/>
            <w:lang w:eastAsia="zh-HK"/>
          </w:rPr>
          <w:t>hk</w:t>
        </w:r>
      </w:ins>
      <w:proofErr w:type="spellEnd"/>
      <w:ins w:id="1046" w:author="Siu Ham Wong" w:date="2025-01-26T00:25:00Z" w16du:dateUtc="2025-01-25T16:25:00Z">
        <w:r w:rsidRPr="002D7C93">
          <w:rPr>
            <w:rFonts w:cs="Arial"/>
            <w:lang w:eastAsia="zh-HK"/>
          </w:rPr>
          <w:t>"</w:t>
        </w:r>
      </w:ins>
    </w:p>
    <w:p w14:paraId="2CF390D9" w14:textId="77777777" w:rsidR="00E24FB4" w:rsidRPr="002D7C93" w:rsidRDefault="00E24FB4" w:rsidP="00E24FB4">
      <w:pPr>
        <w:pStyle w:val="ListParagraph"/>
        <w:widowControl w:val="0"/>
        <w:adjustRightInd/>
        <w:snapToGrid/>
        <w:ind w:leftChars="586" w:left="1289" w:firstLine="411"/>
        <w:jc w:val="left"/>
        <w:rPr>
          <w:rFonts w:cs="Arial"/>
          <w:lang w:eastAsia="zh-HK"/>
        </w:rPr>
      </w:pPr>
      <w:r w:rsidRPr="002D7C93">
        <w:rPr>
          <w:rFonts w:cs="Arial"/>
          <w:lang w:eastAsia="zh-HK"/>
        </w:rPr>
        <w:t>},</w:t>
      </w:r>
    </w:p>
    <w:p w14:paraId="1708ADED" w14:textId="77777777" w:rsidR="00E24FB4" w:rsidRPr="002D7C93" w:rsidRDefault="00E24FB4" w:rsidP="00E24FB4">
      <w:pPr>
        <w:pStyle w:val="ListParagraph"/>
        <w:widowControl w:val="0"/>
        <w:adjustRightInd/>
        <w:snapToGrid/>
        <w:ind w:left="440" w:firstLine="411"/>
        <w:jc w:val="left"/>
        <w:rPr>
          <w:rFonts w:cs="Arial"/>
          <w:lang w:eastAsia="zh-HK"/>
        </w:rPr>
      </w:pPr>
      <w:r w:rsidRPr="002D7C93">
        <w:rPr>
          <w:rFonts w:cs="Arial"/>
          <w:lang w:eastAsia="zh-HK"/>
        </w:rPr>
        <w:t xml:space="preserve">             {</w:t>
      </w:r>
    </w:p>
    <w:p w14:paraId="599F14A1" w14:textId="3B37256A" w:rsidR="00E72B80" w:rsidRPr="002D7C93" w:rsidRDefault="00E24FB4" w:rsidP="00E72B80">
      <w:pPr>
        <w:pStyle w:val="ListParagraph"/>
        <w:ind w:left="440" w:firstLine="411"/>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r>
      <w:r w:rsidR="00E72B80" w:rsidRPr="002D7C93">
        <w:rPr>
          <w:rFonts w:cs="Arial"/>
          <w:lang w:eastAsia="zh-HK"/>
        </w:rPr>
        <w:t>"</w:t>
      </w:r>
      <w:r w:rsidR="004E0F0B" w:rsidRPr="002D7C93">
        <w:rPr>
          <w:rFonts w:cs="Arial"/>
          <w:lang w:eastAsia="zh-HK"/>
        </w:rPr>
        <w:t>vehicleHongkong</w:t>
      </w:r>
      <w:r w:rsidR="00E72B80" w:rsidRPr="002D7C93">
        <w:rPr>
          <w:rFonts w:cs="Arial"/>
          <w:lang w:eastAsia="zh-HK"/>
        </w:rPr>
        <w:t>":"XX9998",</w:t>
      </w:r>
    </w:p>
    <w:p w14:paraId="46E75721" w14:textId="76246F64" w:rsidR="00E72B80" w:rsidRPr="002D7C93" w:rsidRDefault="00E72B80" w:rsidP="00E72B80">
      <w:pPr>
        <w:pStyle w:val="ListParagraph"/>
        <w:ind w:leftChars="784" w:left="1725" w:firstLine="826"/>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":"XX9998",</w:t>
      </w:r>
    </w:p>
    <w:p w14:paraId="741F6AA2" w14:textId="5B9CFEC1" w:rsidR="00E72B80" w:rsidRPr="002D7C93" w:rsidRDefault="00E72B80" w:rsidP="00E72B80">
      <w:pPr>
        <w:pStyle w:val="ListParagraph"/>
        <w:ind w:leftChars="784" w:left="1725" w:firstLine="826"/>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":"XX9998",</w:t>
      </w:r>
    </w:p>
    <w:p w14:paraId="09AA8822" w14:textId="6B1C88A4" w:rsidR="00DC4478" w:rsidRPr="002D7C93" w:rsidRDefault="00DC4478" w:rsidP="00DC4478">
      <w:pPr>
        <w:pStyle w:val="ListParagraph"/>
        <w:ind w:leftChars="784" w:left="1725" w:firstLine="826"/>
        <w:rPr>
          <w:rFonts w:cs="Arial"/>
          <w:lang w:eastAsia="zh-HK"/>
        </w:rPr>
      </w:pPr>
      <w:r w:rsidRPr="002D7C93">
        <w:rPr>
          <w:rFonts w:cs="Arial"/>
          <w:lang w:eastAsia="zh-HK"/>
        </w:rPr>
        <w:t>"vehicleType":"L1",</w:t>
      </w:r>
    </w:p>
    <w:p w14:paraId="744AC65B" w14:textId="58976C0C" w:rsidR="00E72B80" w:rsidRPr="002D7C93" w:rsidRDefault="00E72B80" w:rsidP="00E72B80">
      <w:pPr>
        <w:pStyle w:val="ListParagraph"/>
        <w:ind w:leftChars="597" w:left="1313" w:firstLine="824"/>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":"XX9999",</w:t>
      </w:r>
    </w:p>
    <w:p w14:paraId="07E6835B" w14:textId="72E76318" w:rsidR="00FF019C" w:rsidRPr="002D7C93" w:rsidRDefault="00E72B80" w:rsidP="00FF019C">
      <w:pPr>
        <w:pStyle w:val="ListParagraph"/>
        <w:ind w:leftChars="597" w:left="1313" w:firstLine="824"/>
        <w:rPr>
          <w:rFonts w:cs="Arial"/>
          <w:lang w:eastAsia="zh-HK"/>
        </w:rPr>
      </w:pPr>
      <w:r w:rsidRPr="002D7C93">
        <w:rPr>
          <w:rFonts w:cs="Arial"/>
          <w:lang w:eastAsia="zh-HK"/>
        </w:rPr>
        <w:t xml:space="preserve">       "</w:t>
      </w:r>
      <w:proofErr w:type="spellStart"/>
      <w:r w:rsidRPr="002D7C93">
        <w:rPr>
          <w:rFonts w:cs="Arial"/>
          <w:lang w:eastAsia="zh-HK"/>
        </w:rPr>
        <w:t>bookingType</w:t>
      </w:r>
      <w:proofErr w:type="spellEnd"/>
      <w:r w:rsidRPr="002D7C93">
        <w:rPr>
          <w:rFonts w:cs="Arial"/>
          <w:lang w:eastAsia="zh-HK"/>
        </w:rPr>
        <w:t>":"XX",</w:t>
      </w:r>
    </w:p>
    <w:p w14:paraId="3149FE05" w14:textId="77777777" w:rsidR="00FF019C" w:rsidRPr="002D7C93" w:rsidRDefault="00FF019C" w:rsidP="00FF019C">
      <w:pPr>
        <w:pStyle w:val="ListParagraph"/>
        <w:ind w:leftChars="972" w:left="2138" w:firstLine="413"/>
        <w:rPr>
          <w:rFonts w:cs="Arial"/>
          <w:lang w:eastAsia="zh-HK"/>
        </w:rPr>
      </w:pPr>
      <w:r w:rsidRPr="002D7C93">
        <w:rPr>
          <w:rFonts w:cs="Arial"/>
          <w:lang w:eastAsia="zh-HK"/>
        </w:rPr>
        <w:t>"parkingFrom":"2024-01-01 22:00:00",</w:t>
      </w:r>
    </w:p>
    <w:p w14:paraId="6F63F8FE" w14:textId="77777777" w:rsidR="00A839B9" w:rsidRPr="002D7C93" w:rsidRDefault="00FF019C" w:rsidP="00A839B9">
      <w:pPr>
        <w:pStyle w:val="ListParagraph"/>
        <w:ind w:leftChars="972" w:left="2138" w:firstLine="413"/>
        <w:rPr>
          <w:ins w:id="1047" w:author="Siu Ham Wong" w:date="2025-01-26T00:27:00Z" w16du:dateUtc="2025-01-25T16:27:00Z"/>
          <w:rFonts w:cs="Arial"/>
          <w:lang w:eastAsia="zh-HK"/>
        </w:rPr>
      </w:pPr>
      <w:r w:rsidRPr="002D7C93">
        <w:rPr>
          <w:rFonts w:cs="Arial"/>
          <w:lang w:eastAsia="zh-HK"/>
        </w:rPr>
        <w:t>"parkingTo":"2024-01-02 22:00:00</w:t>
      </w:r>
      <w:ins w:id="1048" w:author="Siu Ham Wong" w:date="2025-01-26T00:27:00Z" w16du:dateUtc="2025-01-25T16:27:00Z">
        <w:r w:rsidR="00A839B9" w:rsidRPr="002D7C93">
          <w:rPr>
            <w:rFonts w:cs="Arial"/>
            <w:lang w:eastAsia="zh-HK"/>
          </w:rPr>
          <w:t>",</w:t>
        </w:r>
      </w:ins>
    </w:p>
    <w:p w14:paraId="7EA2D5FC" w14:textId="6954269A" w:rsidR="00FF019C" w:rsidRPr="002D7C93" w:rsidRDefault="00A839B9" w:rsidP="00A839B9">
      <w:pPr>
        <w:pStyle w:val="ListParagraph"/>
        <w:ind w:leftChars="972" w:left="2138" w:firstLine="413"/>
        <w:rPr>
          <w:rFonts w:cs="Arial"/>
          <w:lang w:eastAsia="zh-HK"/>
        </w:rPr>
      </w:pPr>
      <w:ins w:id="1049" w:author="Siu Ham Wong" w:date="2025-01-26T00:27:00Z" w16du:dateUtc="2025-01-25T16:27:00Z">
        <w:r w:rsidRPr="002D7C93">
          <w:rPr>
            <w:rFonts w:cs="Arial"/>
            <w:lang w:eastAsia="zh-HK"/>
          </w:rPr>
          <w:t>"</w:t>
        </w:r>
        <w:proofErr w:type="spellStart"/>
        <w:r w:rsidRPr="002D7C93">
          <w:rPr>
            <w:rFonts w:cs="Arial"/>
            <w:lang w:eastAsia="zh-HK"/>
          </w:rPr>
          <w:t>p</w:t>
        </w:r>
        <w:r w:rsidRPr="00A839B9">
          <w:rPr>
            <w:rFonts w:cs="Arial"/>
            <w:lang w:eastAsia="zh-HK"/>
          </w:rPr>
          <w:t>rimaryVehicleRegion</w:t>
        </w:r>
        <w:proofErr w:type="spellEnd"/>
        <w:r w:rsidRPr="002D7C93">
          <w:rPr>
            <w:rFonts w:cs="Arial"/>
            <w:lang w:eastAsia="zh-HK"/>
          </w:rPr>
          <w:t>":"</w:t>
        </w:r>
        <w:proofErr w:type="spellStart"/>
        <w:r>
          <w:rPr>
            <w:rFonts w:cs="Arial"/>
            <w:lang w:eastAsia="zh-HK"/>
          </w:rPr>
          <w:t>hk</w:t>
        </w:r>
        <w:proofErr w:type="spellEnd"/>
        <w:r w:rsidRPr="002D7C93">
          <w:rPr>
            <w:rFonts w:cs="Arial"/>
            <w:lang w:eastAsia="zh-HK"/>
          </w:rPr>
          <w:t>"</w:t>
        </w:r>
      </w:ins>
      <w:del w:id="1050" w:author="Siu Ham Wong" w:date="2025-01-26T00:27:00Z" w16du:dateUtc="2025-01-25T16:27:00Z">
        <w:r w:rsidR="00FF019C" w:rsidRPr="002D7C93" w:rsidDel="00A839B9">
          <w:rPr>
            <w:rFonts w:cs="Arial"/>
            <w:lang w:eastAsia="zh-HK"/>
          </w:rPr>
          <w:delText>"</w:delText>
        </w:r>
      </w:del>
    </w:p>
    <w:p w14:paraId="7A273571" w14:textId="3F317C03" w:rsidR="00E24FB4" w:rsidRPr="002D7C93" w:rsidRDefault="00E24FB4" w:rsidP="00E72B80">
      <w:pPr>
        <w:ind w:leftChars="604" w:left="1329" w:firstLine="371"/>
        <w:rPr>
          <w:rFonts w:cs="Arial"/>
          <w:lang w:eastAsia="zh-HK"/>
        </w:rPr>
      </w:pPr>
      <w:r w:rsidRPr="002D7C93">
        <w:rPr>
          <w:rFonts w:cs="Arial"/>
          <w:lang w:eastAsia="zh-HK"/>
        </w:rPr>
        <w:t>}</w:t>
      </w:r>
    </w:p>
    <w:p w14:paraId="4D3A1E0C" w14:textId="77777777"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499F7EB6" w14:textId="77777777" w:rsidR="00E24FB4" w:rsidRPr="008B1896" w:rsidRDefault="00E24FB4" w:rsidP="00E24FB4">
      <w:pPr>
        <w:widowControl w:val="0"/>
        <w:adjustRightInd/>
        <w:snapToGrid/>
        <w:ind w:firstLine="851"/>
        <w:jc w:val="left"/>
        <w:rPr>
          <w:rFonts w:cs="Arial"/>
          <w:lang w:eastAsia="zh-HK"/>
        </w:rPr>
      </w:pPr>
      <w:r w:rsidRPr="008B1896">
        <w:rPr>
          <w:rFonts w:cs="Arial"/>
          <w:lang w:eastAsia="zh-HK"/>
        </w:rPr>
        <w:t>}</w:t>
      </w:r>
    </w:p>
    <w:p w14:paraId="06CCE97B" w14:textId="77777777" w:rsidR="00E24FB4" w:rsidRPr="008B1896" w:rsidRDefault="00E24FB4" w:rsidP="00E24FB4">
      <w:pPr>
        <w:widowControl w:val="0"/>
        <w:adjustRightInd/>
        <w:snapToGrid/>
        <w:jc w:val="left"/>
        <w:rPr>
          <w:rFonts w:cs="Arial"/>
          <w:b/>
          <w:lang w:eastAsia="zh-HK"/>
        </w:rPr>
      </w:pPr>
    </w:p>
    <w:p w14:paraId="463B55DB" w14:textId="5758CC8F" w:rsidR="004F6F45" w:rsidRPr="002D7C93" w:rsidRDefault="00E24FB4" w:rsidP="00E24FB4">
      <w:pPr>
        <w:widowControl w:val="0"/>
        <w:adjustRightInd/>
        <w:snapToGrid/>
        <w:ind w:left="851"/>
        <w:jc w:val="left"/>
        <w:rPr>
          <w:rFonts w:cs="Arial"/>
          <w:bCs/>
          <w:lang w:eastAsia="zh-HK"/>
        </w:rPr>
      </w:pPr>
      <w:r w:rsidRPr="002D7C93">
        <w:rPr>
          <w:rFonts w:cs="Arial"/>
          <w:bCs/>
          <w:lang w:eastAsia="zh-HK"/>
        </w:rPr>
        <w:t xml:space="preserve">Remarks: </w:t>
      </w:r>
      <w:r w:rsidR="00092672" w:rsidRPr="008B1896">
        <w:rPr>
          <w:rFonts w:cs="Arial"/>
          <w:bCs/>
          <w:lang w:eastAsia="zh-HK"/>
        </w:rPr>
        <w:t xml:space="preserve">MPS schedule to fetch the booking information in batch from BOSS for ACPB use in different scenarios. MPS will call </w:t>
      </w:r>
      <w:r w:rsidR="00092672" w:rsidRPr="002D7C93">
        <w:rPr>
          <w:rFonts w:cs="Arial"/>
          <w:b/>
          <w:i/>
          <w:iCs/>
          <w:lang w:eastAsia="zh-HK"/>
        </w:rPr>
        <w:t>BOSS API - INT-APS-BOSS-001</w:t>
      </w:r>
      <w:r w:rsidR="00092672" w:rsidRPr="008B1896">
        <w:rPr>
          <w:rFonts w:cs="Arial"/>
          <w:bCs/>
          <w:lang w:eastAsia="zh-HK"/>
        </w:rPr>
        <w:t xml:space="preserve"> through </w:t>
      </w:r>
      <w:r w:rsidR="00092672" w:rsidRPr="002D7C93">
        <w:rPr>
          <w:rFonts w:cs="Arial"/>
          <w:b/>
          <w:i/>
          <w:iCs/>
          <w:lang w:eastAsia="zh-HK"/>
        </w:rPr>
        <w:t>APS API - MPS Create Booking Information</w:t>
      </w:r>
      <w:r w:rsidR="00092672" w:rsidRPr="008B1896">
        <w:rPr>
          <w:rFonts w:cs="Arial"/>
          <w:bCs/>
          <w:lang w:eastAsia="zh-HK"/>
        </w:rPr>
        <w:t xml:space="preserve"> to get and create booking record stored in MPS data storage.</w:t>
      </w:r>
    </w:p>
    <w:p w14:paraId="4B685496" w14:textId="77777777" w:rsidR="00E24FB4" w:rsidRPr="008B1896" w:rsidRDefault="00E24FB4" w:rsidP="00E24FB4">
      <w:pPr>
        <w:widowControl w:val="0"/>
        <w:adjustRightInd/>
        <w:snapToGrid/>
        <w:ind w:left="851"/>
        <w:jc w:val="left"/>
        <w:rPr>
          <w:rFonts w:cs="Arial"/>
          <w:b/>
          <w:lang w:eastAsia="zh-HK"/>
        </w:rPr>
      </w:pPr>
    </w:p>
    <w:p w14:paraId="5D5236DD" w14:textId="4722C7F6" w:rsidR="00396273" w:rsidRPr="00896D2A" w:rsidRDefault="008538DE" w:rsidP="00852D90">
      <w:pPr>
        <w:pStyle w:val="Heading3"/>
        <w:rPr>
          <w:highlight w:val="yellow"/>
          <w:lang w:eastAsia="zh-HK"/>
        </w:rPr>
      </w:pPr>
      <w:bookmarkStart w:id="1051" w:name="_Toc188888829"/>
      <w:r w:rsidRPr="00896D2A">
        <w:rPr>
          <w:highlight w:val="yellow"/>
          <w:lang w:eastAsia="zh-HK"/>
        </w:rPr>
        <w:lastRenderedPageBreak/>
        <w:t>CPVACS</w:t>
      </w:r>
      <w:r w:rsidR="00990074" w:rsidRPr="002D7C93">
        <w:rPr>
          <w:highlight w:val="yellow"/>
          <w:lang w:eastAsia="zh-HK"/>
        </w:rPr>
        <w:t>/BOSS</w:t>
      </w:r>
      <w:r w:rsidR="00396273" w:rsidRPr="00896D2A">
        <w:rPr>
          <w:highlight w:val="yellow"/>
          <w:lang w:eastAsia="zh-HK"/>
        </w:rPr>
        <w:t xml:space="preserve"> </w:t>
      </w:r>
      <w:r w:rsidR="003511EB" w:rsidRPr="00896D2A">
        <w:rPr>
          <w:highlight w:val="yellow"/>
          <w:lang w:eastAsia="zh-HK"/>
        </w:rPr>
        <w:t>Enquiry</w:t>
      </w:r>
      <w:r w:rsidR="00396273" w:rsidRPr="00896D2A">
        <w:rPr>
          <w:highlight w:val="yellow"/>
          <w:lang w:eastAsia="zh-HK"/>
        </w:rPr>
        <w:t xml:space="preserve"> </w:t>
      </w:r>
      <w:r w:rsidR="001B3DF6" w:rsidRPr="00896D2A">
        <w:rPr>
          <w:highlight w:val="yellow"/>
          <w:lang w:eastAsia="zh-HK"/>
        </w:rPr>
        <w:t>Vehicle Tracking Information</w:t>
      </w:r>
      <w:bookmarkEnd w:id="1051"/>
    </w:p>
    <w:p w14:paraId="3D61E0EC" w14:textId="763B2488"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 xml:space="preserve">Path: </w:t>
      </w:r>
      <w:r w:rsidR="00E24FB4" w:rsidRPr="008B1896">
        <w:rPr>
          <w:rFonts w:cs="Arial"/>
          <w:lang w:eastAsia="zh-HK"/>
        </w:rPr>
        <w:t>/</w:t>
      </w:r>
      <w:proofErr w:type="spellStart"/>
      <w:r w:rsidR="00E24FB4" w:rsidRPr="008B1896">
        <w:rPr>
          <w:rFonts w:cs="Arial"/>
          <w:lang w:eastAsia="zh-HK"/>
        </w:rPr>
        <w:t>api</w:t>
      </w:r>
      <w:proofErr w:type="spellEnd"/>
      <w:r w:rsidR="00E24FB4" w:rsidRPr="008B1896">
        <w:rPr>
          <w:rFonts w:cs="Arial"/>
          <w:lang w:eastAsia="zh-HK"/>
        </w:rPr>
        <w:t>/aps</w:t>
      </w:r>
      <w:r w:rsidR="00E24FB4" w:rsidRPr="002D7C93">
        <w:rPr>
          <w:rFonts w:cs="Arial"/>
          <w:lang w:eastAsia="zh-HK"/>
        </w:rPr>
        <w:t>/</w:t>
      </w:r>
      <w:proofErr w:type="spellStart"/>
      <w:r w:rsidR="00E37128" w:rsidRPr="008B1896">
        <w:rPr>
          <w:rFonts w:cs="Arial"/>
          <w:lang w:eastAsia="zh-HK"/>
        </w:rPr>
        <w:t>bulkExportBooking</w:t>
      </w:r>
      <w:proofErr w:type="spellEnd"/>
    </w:p>
    <w:p w14:paraId="6EFE988C"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382F1265"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00E176F3"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649CFBFA"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51"/>
        <w:gridCol w:w="2142"/>
        <w:gridCol w:w="3163"/>
      </w:tblGrid>
      <w:tr w:rsidR="008B1896" w:rsidRPr="008B1896" w14:paraId="0248F3DC" w14:textId="77777777" w:rsidTr="006A58A4">
        <w:tc>
          <w:tcPr>
            <w:tcW w:w="2751" w:type="dxa"/>
          </w:tcPr>
          <w:p w14:paraId="31610FAE" w14:textId="77777777" w:rsidR="003B2D49" w:rsidRPr="002D7C93" w:rsidRDefault="003B2D49" w:rsidP="006A58A4">
            <w:pPr>
              <w:pStyle w:val="ListParagraph"/>
              <w:ind w:leftChars="0" w:left="0"/>
              <w:rPr>
                <w:rFonts w:cs="Arial"/>
                <w:b/>
                <w:lang w:eastAsia="zh-HK"/>
              </w:rPr>
            </w:pPr>
            <w:r w:rsidRPr="002D7C93">
              <w:rPr>
                <w:rFonts w:cs="Arial"/>
                <w:b/>
                <w:lang w:eastAsia="zh-HK"/>
              </w:rPr>
              <w:t>Field</w:t>
            </w:r>
          </w:p>
        </w:tc>
        <w:tc>
          <w:tcPr>
            <w:tcW w:w="2142" w:type="dxa"/>
          </w:tcPr>
          <w:p w14:paraId="73A3581B" w14:textId="77777777" w:rsidR="003B2D49" w:rsidRPr="002D7C93" w:rsidRDefault="003B2D49" w:rsidP="006A58A4">
            <w:pPr>
              <w:pStyle w:val="ListParagraph"/>
              <w:ind w:leftChars="0" w:left="0"/>
              <w:rPr>
                <w:rFonts w:cs="Arial"/>
                <w:b/>
                <w:lang w:eastAsia="zh-HK"/>
              </w:rPr>
            </w:pPr>
            <w:r w:rsidRPr="002D7C93">
              <w:rPr>
                <w:rFonts w:cs="Arial"/>
                <w:b/>
                <w:lang w:eastAsia="zh-HK"/>
              </w:rPr>
              <w:t>Type</w:t>
            </w:r>
          </w:p>
        </w:tc>
        <w:tc>
          <w:tcPr>
            <w:tcW w:w="3163" w:type="dxa"/>
          </w:tcPr>
          <w:p w14:paraId="5C77FD9A" w14:textId="77777777" w:rsidR="003B2D49" w:rsidRPr="002D7C93" w:rsidRDefault="003B2D49" w:rsidP="006A58A4">
            <w:pPr>
              <w:pStyle w:val="ListParagraph"/>
              <w:ind w:leftChars="0" w:left="0"/>
              <w:rPr>
                <w:rFonts w:cs="Arial"/>
                <w:b/>
                <w:lang w:eastAsia="zh-HK"/>
              </w:rPr>
            </w:pPr>
            <w:r w:rsidRPr="002D7C93">
              <w:rPr>
                <w:rFonts w:cs="Arial"/>
                <w:b/>
                <w:lang w:eastAsia="zh-HK"/>
              </w:rPr>
              <w:t>Description</w:t>
            </w:r>
          </w:p>
        </w:tc>
      </w:tr>
      <w:tr w:rsidR="008B1896" w:rsidRPr="008B1896" w14:paraId="7792CD37" w14:textId="77777777" w:rsidTr="006A58A4">
        <w:tc>
          <w:tcPr>
            <w:tcW w:w="2751" w:type="dxa"/>
          </w:tcPr>
          <w:p w14:paraId="43BFFC83" w14:textId="068BFA59" w:rsidR="003B2D49" w:rsidRPr="002D7C93" w:rsidRDefault="00614478" w:rsidP="006A58A4">
            <w:pPr>
              <w:pStyle w:val="ListParagraph"/>
              <w:ind w:leftChars="0" w:left="0"/>
              <w:rPr>
                <w:rFonts w:cs="Arial"/>
                <w:lang w:eastAsia="zh-HK"/>
              </w:rPr>
            </w:pPr>
            <w:r w:rsidRPr="002D7C93">
              <w:rPr>
                <w:rFonts w:cs="Arial"/>
                <w:lang w:eastAsia="zh-HK"/>
              </w:rPr>
              <w:t>d</w:t>
            </w:r>
            <w:r w:rsidR="003B2D49" w:rsidRPr="002D7C93">
              <w:rPr>
                <w:rFonts w:cs="Arial"/>
                <w:lang w:eastAsia="zh-HK"/>
              </w:rPr>
              <w:t>ate</w:t>
            </w:r>
          </w:p>
        </w:tc>
        <w:tc>
          <w:tcPr>
            <w:tcW w:w="2142" w:type="dxa"/>
          </w:tcPr>
          <w:p w14:paraId="37471345" w14:textId="77777777" w:rsidR="003B2D49" w:rsidRPr="002D7C93" w:rsidRDefault="003B2D49" w:rsidP="006A58A4">
            <w:pPr>
              <w:pStyle w:val="ListParagraph"/>
              <w:ind w:leftChars="0" w:left="0"/>
              <w:rPr>
                <w:rFonts w:cs="Arial"/>
                <w:lang w:eastAsia="zh-HK"/>
              </w:rPr>
            </w:pPr>
            <w:r w:rsidRPr="002D7C93">
              <w:rPr>
                <w:rFonts w:cs="Arial"/>
                <w:lang w:eastAsia="zh-HK"/>
              </w:rPr>
              <w:t>String</w:t>
            </w:r>
          </w:p>
        </w:tc>
        <w:tc>
          <w:tcPr>
            <w:tcW w:w="3163" w:type="dxa"/>
          </w:tcPr>
          <w:p w14:paraId="3CBB1B34" w14:textId="77777777" w:rsidR="003B2D49" w:rsidRPr="002D7C93" w:rsidRDefault="003B2D49" w:rsidP="006A58A4">
            <w:pPr>
              <w:pStyle w:val="ListParagraph"/>
              <w:ind w:leftChars="0" w:left="0"/>
              <w:rPr>
                <w:rFonts w:cs="Arial"/>
                <w:shd w:val="clear" w:color="auto" w:fill="FFFFFF"/>
              </w:rPr>
            </w:pPr>
            <w:r w:rsidRPr="002D7C93">
              <w:rPr>
                <w:rFonts w:cs="Arial"/>
                <w:shd w:val="clear" w:color="auto" w:fill="FFFFFF"/>
              </w:rPr>
              <w:t>YYYY-MM-DD</w:t>
            </w:r>
          </w:p>
          <w:p w14:paraId="710F6B43" w14:textId="77777777" w:rsidR="003B2D49" w:rsidRPr="002D7C93" w:rsidRDefault="003B2D49" w:rsidP="006A58A4">
            <w:pPr>
              <w:pStyle w:val="ListParagraph"/>
              <w:ind w:leftChars="0" w:left="0"/>
              <w:rPr>
                <w:rFonts w:cs="Arial"/>
                <w:shd w:val="clear" w:color="auto" w:fill="FFFFFF"/>
              </w:rPr>
            </w:pPr>
            <w:r w:rsidRPr="002D7C93">
              <w:rPr>
                <w:rFonts w:eastAsiaTheme="minorEastAsia" w:cs="Arial"/>
                <w:lang w:eastAsia="zh-HK"/>
              </w:rPr>
              <w:t xml:space="preserve">Fetch BOSS new Booking Date </w:t>
            </w:r>
          </w:p>
        </w:tc>
      </w:tr>
      <w:tr w:rsidR="008B1896" w:rsidRPr="008B1896" w14:paraId="02309ECC" w14:textId="77777777" w:rsidTr="006A58A4">
        <w:tc>
          <w:tcPr>
            <w:tcW w:w="2751" w:type="dxa"/>
          </w:tcPr>
          <w:p w14:paraId="55D7BC21" w14:textId="3DCCF03A" w:rsidR="003B2D49" w:rsidRPr="002D7C93" w:rsidRDefault="00614478" w:rsidP="006A58A4">
            <w:pPr>
              <w:pStyle w:val="ListParagraph"/>
              <w:ind w:leftChars="0" w:left="0"/>
              <w:rPr>
                <w:rFonts w:cs="Arial"/>
                <w:lang w:eastAsia="zh-HK"/>
              </w:rPr>
            </w:pPr>
            <w:r w:rsidRPr="002D7C93">
              <w:rPr>
                <w:rFonts w:cs="Arial"/>
                <w:lang w:eastAsia="zh-HK"/>
              </w:rPr>
              <w:t>o</w:t>
            </w:r>
            <w:r w:rsidR="003B2D49" w:rsidRPr="002D7C93">
              <w:rPr>
                <w:rFonts w:cs="Arial"/>
                <w:lang w:eastAsia="zh-HK"/>
              </w:rPr>
              <w:t>ffset</w:t>
            </w:r>
          </w:p>
        </w:tc>
        <w:tc>
          <w:tcPr>
            <w:tcW w:w="2142" w:type="dxa"/>
          </w:tcPr>
          <w:p w14:paraId="50590F49" w14:textId="77777777" w:rsidR="003B2D49" w:rsidRPr="002D7C93" w:rsidRDefault="003B2D49" w:rsidP="006A58A4">
            <w:pPr>
              <w:pStyle w:val="ListParagraph"/>
              <w:ind w:leftChars="0" w:left="0"/>
              <w:rPr>
                <w:rFonts w:cs="Arial"/>
                <w:lang w:eastAsia="zh-HK"/>
              </w:rPr>
            </w:pPr>
            <w:r w:rsidRPr="002D7C93">
              <w:rPr>
                <w:rFonts w:cs="Arial"/>
                <w:lang w:eastAsia="zh-HK"/>
              </w:rPr>
              <w:t>Number</w:t>
            </w:r>
          </w:p>
        </w:tc>
        <w:tc>
          <w:tcPr>
            <w:tcW w:w="3163" w:type="dxa"/>
          </w:tcPr>
          <w:p w14:paraId="03AC406F" w14:textId="77777777" w:rsidR="003B2D49" w:rsidRPr="002D7C93" w:rsidRDefault="003B2D49" w:rsidP="006A58A4">
            <w:pPr>
              <w:pStyle w:val="ListParagraph"/>
              <w:ind w:leftChars="0" w:left="0"/>
              <w:rPr>
                <w:rFonts w:cs="Arial"/>
                <w:shd w:val="clear" w:color="auto" w:fill="FFFFFF"/>
              </w:rPr>
            </w:pPr>
            <w:r w:rsidRPr="002D7C93">
              <w:rPr>
                <w:rFonts w:cs="Arial"/>
                <w:shd w:val="clear" w:color="auto" w:fill="FFFFFF"/>
              </w:rPr>
              <w:t>0 as initial Value</w:t>
            </w:r>
          </w:p>
        </w:tc>
      </w:tr>
      <w:tr w:rsidR="008B1896" w:rsidRPr="008B1896" w14:paraId="6D3B82A3" w14:textId="77777777" w:rsidTr="006A58A4">
        <w:tc>
          <w:tcPr>
            <w:tcW w:w="2751" w:type="dxa"/>
          </w:tcPr>
          <w:p w14:paraId="1E489BA1" w14:textId="77777777" w:rsidR="003B2D49" w:rsidRPr="002D7C93" w:rsidRDefault="003B2D49" w:rsidP="006A58A4">
            <w:pPr>
              <w:pStyle w:val="ListParagraph"/>
              <w:ind w:leftChars="0" w:left="0"/>
              <w:rPr>
                <w:rFonts w:cs="Arial"/>
                <w:lang w:eastAsia="zh-HK"/>
              </w:rPr>
            </w:pPr>
            <w:proofErr w:type="spellStart"/>
            <w:r w:rsidRPr="002D7C93">
              <w:rPr>
                <w:rFonts w:cs="Arial"/>
                <w:lang w:eastAsia="zh-HK"/>
              </w:rPr>
              <w:t>batchCount</w:t>
            </w:r>
            <w:proofErr w:type="spellEnd"/>
          </w:p>
        </w:tc>
        <w:tc>
          <w:tcPr>
            <w:tcW w:w="2142" w:type="dxa"/>
          </w:tcPr>
          <w:p w14:paraId="628726B6" w14:textId="77777777" w:rsidR="003B2D49" w:rsidRPr="002D7C93" w:rsidRDefault="003B2D49" w:rsidP="006A58A4">
            <w:pPr>
              <w:pStyle w:val="ListParagraph"/>
              <w:ind w:leftChars="0" w:left="0"/>
              <w:rPr>
                <w:rFonts w:cs="Arial"/>
                <w:lang w:eastAsia="zh-HK"/>
              </w:rPr>
            </w:pPr>
            <w:r w:rsidRPr="002D7C93">
              <w:rPr>
                <w:rFonts w:cs="Arial"/>
                <w:lang w:eastAsia="zh-HK"/>
              </w:rPr>
              <w:t>Number</w:t>
            </w:r>
          </w:p>
        </w:tc>
        <w:tc>
          <w:tcPr>
            <w:tcW w:w="3163" w:type="dxa"/>
          </w:tcPr>
          <w:p w14:paraId="75E4FFF0" w14:textId="77777777" w:rsidR="003B2D49" w:rsidRPr="002D7C93" w:rsidRDefault="003B2D49" w:rsidP="006A58A4">
            <w:pPr>
              <w:pStyle w:val="ListParagraph"/>
              <w:ind w:leftChars="0" w:left="0"/>
              <w:rPr>
                <w:rFonts w:cs="Arial"/>
                <w:shd w:val="clear" w:color="auto" w:fill="FFFFFF"/>
              </w:rPr>
            </w:pPr>
            <w:r w:rsidRPr="002D7C93">
              <w:rPr>
                <w:rFonts w:cs="Arial"/>
                <w:shd w:val="clear" w:color="auto" w:fill="FFFFFF"/>
              </w:rPr>
              <w:t>Batch request Count</w:t>
            </w:r>
          </w:p>
        </w:tc>
      </w:tr>
      <w:tr w:rsidR="008B1896" w:rsidRPr="008B1896" w14:paraId="6ECB2A59" w14:textId="77777777" w:rsidTr="006A58A4">
        <w:tc>
          <w:tcPr>
            <w:tcW w:w="2751" w:type="dxa"/>
          </w:tcPr>
          <w:p w14:paraId="7180D024" w14:textId="1ABCA014" w:rsidR="003511EB" w:rsidRPr="002D7C93" w:rsidRDefault="003511EB" w:rsidP="003511EB">
            <w:pPr>
              <w:pStyle w:val="ListParagraph"/>
              <w:ind w:leftChars="0" w:left="0"/>
              <w:rPr>
                <w:rFonts w:cs="Arial"/>
                <w:lang w:eastAsia="zh-HK"/>
              </w:rPr>
            </w:pPr>
            <w:proofErr w:type="spellStart"/>
            <w:r w:rsidRPr="002D7C93">
              <w:rPr>
                <w:rFonts w:cs="Arial"/>
                <w:lang w:eastAsia="zh-HK"/>
              </w:rPr>
              <w:t>vehicleHongkong</w:t>
            </w:r>
            <w:proofErr w:type="spellEnd"/>
          </w:p>
        </w:tc>
        <w:tc>
          <w:tcPr>
            <w:tcW w:w="2142" w:type="dxa"/>
          </w:tcPr>
          <w:p w14:paraId="75BDF547" w14:textId="5155DF07" w:rsidR="003511EB" w:rsidRPr="002D7C93" w:rsidRDefault="003511EB" w:rsidP="003511EB">
            <w:pPr>
              <w:pStyle w:val="ListParagraph"/>
              <w:ind w:leftChars="0" w:left="0"/>
              <w:rPr>
                <w:rFonts w:cs="Arial"/>
                <w:lang w:eastAsia="zh-HK"/>
              </w:rPr>
            </w:pPr>
            <w:r w:rsidRPr="002D7C93">
              <w:rPr>
                <w:rFonts w:cs="Arial"/>
                <w:lang w:eastAsia="zh-HK"/>
              </w:rPr>
              <w:t>String</w:t>
            </w:r>
          </w:p>
        </w:tc>
        <w:tc>
          <w:tcPr>
            <w:tcW w:w="3163" w:type="dxa"/>
          </w:tcPr>
          <w:p w14:paraId="13779CE8" w14:textId="6CCBD66F" w:rsidR="003511EB" w:rsidRPr="002D7C93" w:rsidRDefault="003511EB" w:rsidP="003511EB">
            <w:pPr>
              <w:pStyle w:val="ListParagraph"/>
              <w:ind w:leftChars="0" w:left="0"/>
              <w:rPr>
                <w:rFonts w:cs="Arial"/>
                <w:shd w:val="clear" w:color="auto" w:fill="FFFFFF"/>
              </w:rPr>
            </w:pPr>
            <w:r w:rsidRPr="002D7C93">
              <w:rPr>
                <w:rFonts w:cs="Arial"/>
                <w:shd w:val="clear" w:color="auto" w:fill="FFFFFF"/>
              </w:rPr>
              <w:t>HK License Plate Number (Optional)</w:t>
            </w:r>
          </w:p>
        </w:tc>
      </w:tr>
      <w:tr w:rsidR="008B1896" w:rsidRPr="008B1896" w14:paraId="6065D4C2" w14:textId="77777777" w:rsidTr="006A58A4">
        <w:tc>
          <w:tcPr>
            <w:tcW w:w="2751" w:type="dxa"/>
          </w:tcPr>
          <w:p w14:paraId="0D3A7390" w14:textId="3DA0096B" w:rsidR="003511EB" w:rsidRPr="002D7C93" w:rsidRDefault="003511EB" w:rsidP="003511EB">
            <w:pPr>
              <w:pStyle w:val="ListParagraph"/>
              <w:ind w:leftChars="0" w:left="0"/>
              <w:rPr>
                <w:rFonts w:cs="Arial"/>
                <w:lang w:eastAsia="zh-HK"/>
              </w:rPr>
            </w:pPr>
            <w:proofErr w:type="spellStart"/>
            <w:r w:rsidRPr="002D7C93">
              <w:rPr>
                <w:rFonts w:cs="Arial"/>
                <w:lang w:eastAsia="zh-HK"/>
              </w:rPr>
              <w:t>vehicleMainland</w:t>
            </w:r>
            <w:proofErr w:type="spellEnd"/>
          </w:p>
        </w:tc>
        <w:tc>
          <w:tcPr>
            <w:tcW w:w="2142" w:type="dxa"/>
          </w:tcPr>
          <w:p w14:paraId="16701622" w14:textId="3F9619C6" w:rsidR="003511EB" w:rsidRPr="002D7C93" w:rsidRDefault="003511EB" w:rsidP="003511EB">
            <w:pPr>
              <w:pStyle w:val="ListParagraph"/>
              <w:ind w:leftChars="0" w:left="0"/>
              <w:rPr>
                <w:rFonts w:cs="Arial"/>
                <w:lang w:eastAsia="zh-HK"/>
              </w:rPr>
            </w:pPr>
            <w:r w:rsidRPr="002D7C93">
              <w:rPr>
                <w:rFonts w:cs="Arial"/>
                <w:lang w:eastAsia="zh-HK"/>
              </w:rPr>
              <w:t>String</w:t>
            </w:r>
          </w:p>
        </w:tc>
        <w:tc>
          <w:tcPr>
            <w:tcW w:w="3163" w:type="dxa"/>
          </w:tcPr>
          <w:p w14:paraId="650DE061" w14:textId="4BD14526" w:rsidR="003511EB" w:rsidRPr="002D7C93" w:rsidRDefault="003511EB" w:rsidP="003511EB">
            <w:pPr>
              <w:pStyle w:val="ListParagraph"/>
              <w:ind w:leftChars="0" w:left="0"/>
              <w:rPr>
                <w:rFonts w:cs="Arial"/>
                <w:shd w:val="clear" w:color="auto" w:fill="FFFFFF"/>
              </w:rPr>
            </w:pPr>
            <w:r w:rsidRPr="002D7C93">
              <w:rPr>
                <w:rFonts w:cs="Arial"/>
                <w:shd w:val="clear" w:color="auto" w:fill="FFFFFF"/>
              </w:rPr>
              <w:t>Mainland License Plate Number (Optional)</w:t>
            </w:r>
          </w:p>
        </w:tc>
      </w:tr>
      <w:tr w:rsidR="008B1896" w:rsidRPr="008B1896" w14:paraId="0A289A66" w14:textId="77777777" w:rsidTr="006A58A4">
        <w:tc>
          <w:tcPr>
            <w:tcW w:w="2751" w:type="dxa"/>
          </w:tcPr>
          <w:p w14:paraId="08362DCB" w14:textId="52B7F845" w:rsidR="003511EB" w:rsidRPr="002D7C93" w:rsidRDefault="003511EB" w:rsidP="003511EB">
            <w:pPr>
              <w:pStyle w:val="ListParagraph"/>
              <w:ind w:leftChars="0" w:left="0"/>
              <w:rPr>
                <w:rFonts w:cs="Arial"/>
                <w:lang w:eastAsia="zh-HK"/>
              </w:rPr>
            </w:pPr>
            <w:proofErr w:type="spellStart"/>
            <w:r w:rsidRPr="002D7C93">
              <w:rPr>
                <w:rFonts w:cs="Arial"/>
                <w:lang w:eastAsia="zh-HK"/>
              </w:rPr>
              <w:t>vehicleMacao</w:t>
            </w:r>
            <w:proofErr w:type="spellEnd"/>
          </w:p>
        </w:tc>
        <w:tc>
          <w:tcPr>
            <w:tcW w:w="2142" w:type="dxa"/>
          </w:tcPr>
          <w:p w14:paraId="21877C7F" w14:textId="76BC5843" w:rsidR="003511EB" w:rsidRPr="002D7C93" w:rsidRDefault="003511EB" w:rsidP="003511EB">
            <w:pPr>
              <w:pStyle w:val="ListParagraph"/>
              <w:ind w:leftChars="0" w:left="0"/>
              <w:rPr>
                <w:rFonts w:cs="Arial"/>
                <w:lang w:eastAsia="zh-HK"/>
              </w:rPr>
            </w:pPr>
            <w:r w:rsidRPr="002D7C93">
              <w:rPr>
                <w:rFonts w:cs="Arial"/>
                <w:lang w:eastAsia="zh-HK"/>
              </w:rPr>
              <w:t>String</w:t>
            </w:r>
          </w:p>
        </w:tc>
        <w:tc>
          <w:tcPr>
            <w:tcW w:w="3163" w:type="dxa"/>
          </w:tcPr>
          <w:p w14:paraId="65BFCD01" w14:textId="3700125E" w:rsidR="003511EB" w:rsidRPr="002D7C93" w:rsidRDefault="003511EB" w:rsidP="003511EB">
            <w:pPr>
              <w:pStyle w:val="ListParagraph"/>
              <w:ind w:leftChars="0" w:left="0"/>
              <w:rPr>
                <w:rFonts w:cs="Arial"/>
                <w:shd w:val="clear" w:color="auto" w:fill="FFFFFF"/>
              </w:rPr>
            </w:pPr>
            <w:r w:rsidRPr="002D7C93">
              <w:rPr>
                <w:rFonts w:cs="Arial"/>
                <w:shd w:val="clear" w:color="auto" w:fill="FFFFFF"/>
              </w:rPr>
              <w:t>Macau License Plate Number (Optional)</w:t>
            </w:r>
          </w:p>
        </w:tc>
      </w:tr>
      <w:tr w:rsidR="008B1896" w:rsidRPr="008B1896" w14:paraId="078E05F9" w14:textId="77777777" w:rsidTr="006A58A4">
        <w:tc>
          <w:tcPr>
            <w:tcW w:w="2751" w:type="dxa"/>
          </w:tcPr>
          <w:p w14:paraId="16C56AD1" w14:textId="75970FC0" w:rsidR="003511EB" w:rsidRPr="002D7C93" w:rsidRDefault="003511EB" w:rsidP="003511EB">
            <w:pPr>
              <w:pStyle w:val="ListParagraph"/>
              <w:ind w:leftChars="0" w:left="0"/>
              <w:rPr>
                <w:rFonts w:cs="Arial"/>
                <w:lang w:eastAsia="zh-HK"/>
              </w:rPr>
            </w:pPr>
            <w:r w:rsidRPr="002D7C93">
              <w:rPr>
                <w:rFonts w:cs="Arial"/>
                <w:lang w:eastAsia="zh-HK"/>
              </w:rPr>
              <w:t>status</w:t>
            </w:r>
          </w:p>
        </w:tc>
        <w:tc>
          <w:tcPr>
            <w:tcW w:w="2142" w:type="dxa"/>
          </w:tcPr>
          <w:p w14:paraId="2E9F90D8" w14:textId="0134DB97" w:rsidR="003511EB" w:rsidRPr="002D7C93" w:rsidRDefault="003511EB" w:rsidP="003511EB">
            <w:pPr>
              <w:pStyle w:val="ListParagraph"/>
              <w:ind w:leftChars="0" w:left="0"/>
              <w:rPr>
                <w:rFonts w:cs="Arial"/>
                <w:lang w:eastAsia="zh-HK"/>
              </w:rPr>
            </w:pPr>
            <w:r w:rsidRPr="002D7C93">
              <w:rPr>
                <w:rFonts w:cs="Arial"/>
                <w:lang w:eastAsia="zh-HK"/>
              </w:rPr>
              <w:t>Number</w:t>
            </w:r>
          </w:p>
        </w:tc>
        <w:tc>
          <w:tcPr>
            <w:tcW w:w="3163" w:type="dxa"/>
          </w:tcPr>
          <w:p w14:paraId="076DF254" w14:textId="26B88556" w:rsidR="00534325" w:rsidRPr="002D7C93" w:rsidRDefault="00534325" w:rsidP="00534325">
            <w:pPr>
              <w:pStyle w:val="ListParagraph"/>
              <w:ind w:leftChars="0" w:left="0"/>
              <w:rPr>
                <w:rFonts w:cs="Arial"/>
              </w:rPr>
            </w:pPr>
            <w:r w:rsidRPr="002D7C93">
              <w:rPr>
                <w:rFonts w:cs="Arial"/>
                <w:shd w:val="clear" w:color="auto" w:fill="FFFFFF"/>
              </w:rPr>
              <w:t>Event status</w:t>
            </w:r>
            <w:r w:rsidR="00E37128" w:rsidRPr="002D7C93">
              <w:rPr>
                <w:rFonts w:cs="Arial"/>
                <w:shd w:val="clear" w:color="auto" w:fill="FFFFFF"/>
              </w:rPr>
              <w:t xml:space="preserve"> (Optional)</w:t>
            </w:r>
          </w:p>
          <w:p w14:paraId="29043074" w14:textId="19A5C471" w:rsidR="00534325" w:rsidRPr="002D7C93" w:rsidRDefault="00534325" w:rsidP="00534325">
            <w:pPr>
              <w:pStyle w:val="ListParagraph"/>
              <w:ind w:leftChars="0" w:left="0"/>
              <w:rPr>
                <w:rFonts w:cs="Arial"/>
              </w:rPr>
            </w:pPr>
            <w:r w:rsidRPr="002D7C93">
              <w:rPr>
                <w:rFonts w:cs="Arial"/>
              </w:rPr>
              <w:t>arrival</w:t>
            </w:r>
          </w:p>
          <w:p w14:paraId="20C39AAC" w14:textId="77777777" w:rsidR="00534325" w:rsidRPr="002D7C93" w:rsidRDefault="00534325" w:rsidP="00534325">
            <w:pPr>
              <w:pStyle w:val="ListParagraph"/>
              <w:ind w:leftChars="0" w:left="0"/>
              <w:rPr>
                <w:rFonts w:cs="Arial"/>
                <w:shd w:val="clear" w:color="auto" w:fill="FFFFFF"/>
              </w:rPr>
            </w:pPr>
            <w:r w:rsidRPr="002D7C93">
              <w:rPr>
                <w:rFonts w:cs="Arial"/>
                <w:shd w:val="clear" w:color="auto" w:fill="FFFFFF"/>
              </w:rPr>
              <w:t>retrieval</w:t>
            </w:r>
          </w:p>
          <w:p w14:paraId="3A847BCC" w14:textId="0B118BBC" w:rsidR="003511EB" w:rsidRPr="002D7C93" w:rsidRDefault="00534325" w:rsidP="00534325">
            <w:pPr>
              <w:pStyle w:val="ListParagraph"/>
              <w:ind w:leftChars="0" w:left="0"/>
              <w:rPr>
                <w:rFonts w:cs="Arial"/>
                <w:shd w:val="clear" w:color="auto" w:fill="FFFFFF"/>
              </w:rPr>
            </w:pPr>
            <w:r w:rsidRPr="002D7C93">
              <w:rPr>
                <w:rFonts w:cs="Arial"/>
                <w:shd w:val="clear" w:color="auto" w:fill="FFFFFF"/>
              </w:rPr>
              <w:t>pass</w:t>
            </w:r>
          </w:p>
        </w:tc>
      </w:tr>
    </w:tbl>
    <w:p w14:paraId="1F0F8926" w14:textId="77777777" w:rsidR="003B2D49" w:rsidRPr="002D7C93" w:rsidRDefault="003B2D49" w:rsidP="003B2D49">
      <w:pPr>
        <w:pStyle w:val="ListParagraph"/>
        <w:ind w:left="440" w:firstLine="411"/>
        <w:rPr>
          <w:rFonts w:cs="Arial"/>
          <w:lang w:eastAsia="zh-HK"/>
        </w:rPr>
      </w:pPr>
    </w:p>
    <w:p w14:paraId="320D39DE" w14:textId="77777777" w:rsidR="003B2D49" w:rsidRPr="002D7C93" w:rsidRDefault="003B2D49" w:rsidP="003B2D49">
      <w:pPr>
        <w:pStyle w:val="ListParagraph"/>
        <w:ind w:left="440" w:firstLine="411"/>
        <w:rPr>
          <w:rFonts w:cs="Arial"/>
          <w:lang w:eastAsia="zh-HK"/>
        </w:rPr>
      </w:pPr>
      <w:r w:rsidRPr="002D7C93">
        <w:rPr>
          <w:rFonts w:cs="Arial"/>
          <w:lang w:eastAsia="zh-HK"/>
        </w:rPr>
        <w:t>{</w:t>
      </w:r>
    </w:p>
    <w:p w14:paraId="4071C2EE" w14:textId="511387FC" w:rsidR="003B2D49" w:rsidRPr="002D7C93" w:rsidRDefault="003B2D49" w:rsidP="003B2D49">
      <w:pPr>
        <w:pStyle w:val="ListParagraph"/>
        <w:ind w:left="440" w:firstLine="411"/>
        <w:rPr>
          <w:rFonts w:cs="Arial"/>
          <w:lang w:eastAsia="zh-HK"/>
        </w:rPr>
      </w:pPr>
      <w:r w:rsidRPr="002D7C93">
        <w:rPr>
          <w:rFonts w:cs="Arial"/>
          <w:lang w:eastAsia="zh-HK"/>
        </w:rPr>
        <w:t xml:space="preserve">     "</w:t>
      </w:r>
      <w:r w:rsidR="006721AB" w:rsidRPr="002D7C93">
        <w:rPr>
          <w:rFonts w:cs="Arial"/>
          <w:lang w:eastAsia="zh-HK"/>
        </w:rPr>
        <w:t>d</w:t>
      </w:r>
      <w:r w:rsidRPr="002D7C93">
        <w:rPr>
          <w:rFonts w:cs="Arial"/>
          <w:lang w:eastAsia="zh-HK"/>
        </w:rPr>
        <w:t>ate":"2024</w:t>
      </w:r>
      <w:r w:rsidR="00016068">
        <w:rPr>
          <w:rFonts w:cs="Arial"/>
          <w:lang w:eastAsia="zh-HK"/>
        </w:rPr>
        <w:t>/</w:t>
      </w:r>
      <w:r w:rsidRPr="002D7C93">
        <w:rPr>
          <w:rFonts w:cs="Arial"/>
          <w:lang w:eastAsia="zh-HK"/>
        </w:rPr>
        <w:t>01</w:t>
      </w:r>
      <w:r w:rsidR="00016068">
        <w:rPr>
          <w:rFonts w:cs="Arial"/>
          <w:lang w:eastAsia="zh-HK"/>
        </w:rPr>
        <w:t>/</w:t>
      </w:r>
      <w:r w:rsidRPr="002D7C93">
        <w:rPr>
          <w:rFonts w:cs="Arial"/>
          <w:lang w:eastAsia="zh-HK"/>
        </w:rPr>
        <w:t>01",</w:t>
      </w:r>
    </w:p>
    <w:p w14:paraId="674FF0A9" w14:textId="77777777" w:rsidR="003B2D49" w:rsidRPr="002D7C93" w:rsidRDefault="003B2D49" w:rsidP="003B2D49">
      <w:pPr>
        <w:pStyle w:val="ListParagraph"/>
        <w:ind w:left="440" w:firstLine="411"/>
        <w:rPr>
          <w:rFonts w:cs="Arial"/>
          <w:lang w:eastAsia="zh-HK"/>
        </w:rPr>
      </w:pPr>
      <w:r w:rsidRPr="002D7C93">
        <w:rPr>
          <w:rFonts w:cs="Arial"/>
          <w:lang w:eastAsia="zh-HK"/>
        </w:rPr>
        <w:t xml:space="preserve">     "offset":0,</w:t>
      </w:r>
    </w:p>
    <w:p w14:paraId="35E3D284" w14:textId="51C4FA91" w:rsidR="003511EB" w:rsidRPr="002D7C93" w:rsidRDefault="003B2D49" w:rsidP="003511EB">
      <w:pPr>
        <w:ind w:leftChars="218" w:left="480"/>
        <w:rPr>
          <w:rFonts w:cs="Arial"/>
          <w:lang w:eastAsia="zh-HK"/>
        </w:rPr>
      </w:pPr>
      <w:r w:rsidRPr="002D7C93">
        <w:rPr>
          <w:rFonts w:cs="Arial"/>
          <w:lang w:eastAsia="zh-HK"/>
        </w:rPr>
        <w:t xml:space="preserve"> </w:t>
      </w:r>
      <w:r w:rsidRPr="002D7C93">
        <w:rPr>
          <w:rFonts w:cs="Arial"/>
          <w:lang w:eastAsia="zh-HK"/>
        </w:rPr>
        <w:tab/>
        <w:t xml:space="preserve">     "batchCount":10</w:t>
      </w:r>
      <w:r w:rsidR="003511EB" w:rsidRPr="002D7C93">
        <w:rPr>
          <w:rFonts w:cs="Arial"/>
          <w:lang w:eastAsia="zh-HK"/>
        </w:rPr>
        <w:t>,</w:t>
      </w:r>
    </w:p>
    <w:p w14:paraId="000FDD7C" w14:textId="3FC2DD8A" w:rsidR="003511EB" w:rsidRPr="002D7C93" w:rsidRDefault="003511EB" w:rsidP="003511EB">
      <w:pPr>
        <w:pStyle w:val="ListParagraph"/>
        <w:ind w:left="440" w:firstLine="411"/>
        <w:rPr>
          <w:rFonts w:cs="Arial"/>
          <w:lang w:eastAsia="zh-HK"/>
        </w:rPr>
      </w:pPr>
      <w:r w:rsidRPr="002D7C93">
        <w:rPr>
          <w:rFonts w:cs="Arial"/>
          <w:lang w:eastAsia="zh-HK"/>
        </w:rPr>
        <w:t xml:space="preserve">     "vehicleHongkong":"XX9999",</w:t>
      </w:r>
    </w:p>
    <w:p w14:paraId="7BB0951E" w14:textId="58596281" w:rsidR="003511EB" w:rsidRPr="002D7C93" w:rsidRDefault="003511EB" w:rsidP="003511EB">
      <w:pPr>
        <w:ind w:left="851"/>
        <w:rPr>
          <w:rFonts w:cs="Arial"/>
          <w:lang w:eastAsia="zh-HK"/>
        </w:rPr>
      </w:pPr>
      <w:r w:rsidRPr="002D7C93">
        <w:rPr>
          <w:rFonts w:cs="Arial"/>
          <w:lang w:eastAsia="zh-HK"/>
        </w:rPr>
        <w:t xml:space="preserve">     "vehicleMainland":"XX9999",</w:t>
      </w:r>
    </w:p>
    <w:p w14:paraId="061D42CE" w14:textId="1B1BF3B6" w:rsidR="003511EB" w:rsidRPr="002D7C93" w:rsidRDefault="003511EB" w:rsidP="003511EB">
      <w:pPr>
        <w:ind w:left="851"/>
        <w:rPr>
          <w:rFonts w:cs="Arial"/>
          <w:lang w:eastAsia="zh-HK"/>
        </w:rPr>
      </w:pPr>
      <w:r w:rsidRPr="002D7C93">
        <w:rPr>
          <w:rFonts w:cs="Arial"/>
          <w:lang w:eastAsia="zh-HK"/>
        </w:rPr>
        <w:t xml:space="preserve">     "vehicleMacao":"XX9999",</w:t>
      </w:r>
    </w:p>
    <w:p w14:paraId="58C5C83B" w14:textId="1F0E1505" w:rsidR="003B2D49" w:rsidRPr="002D7C93" w:rsidRDefault="003511EB" w:rsidP="003511EB">
      <w:pPr>
        <w:ind w:leftChars="218" w:left="480"/>
        <w:rPr>
          <w:rFonts w:cs="Arial"/>
          <w:lang w:eastAsia="zh-HK"/>
        </w:rPr>
      </w:pPr>
      <w:r w:rsidRPr="002D7C93">
        <w:rPr>
          <w:rFonts w:cs="Arial"/>
          <w:lang w:eastAsia="zh-HK"/>
        </w:rPr>
        <w:t xml:space="preserve">           "status":3</w:t>
      </w:r>
    </w:p>
    <w:p w14:paraId="369F5634" w14:textId="77777777" w:rsidR="003B2D49" w:rsidRPr="008B1896" w:rsidRDefault="003B2D49" w:rsidP="003B2D49">
      <w:pPr>
        <w:ind w:firstLine="851"/>
        <w:rPr>
          <w:rFonts w:cs="Arial"/>
          <w:lang w:eastAsia="zh-HK"/>
        </w:rPr>
      </w:pPr>
      <w:r w:rsidRPr="002D7C93">
        <w:rPr>
          <w:rFonts w:cs="Arial"/>
          <w:lang w:eastAsia="zh-HK"/>
        </w:rPr>
        <w:t>}</w:t>
      </w:r>
    </w:p>
    <w:p w14:paraId="15CBC129" w14:textId="77777777" w:rsidR="00E24FB4" w:rsidRPr="008B1896" w:rsidRDefault="00E24FB4" w:rsidP="00E24FB4">
      <w:pPr>
        <w:rPr>
          <w:rFonts w:cs="Arial"/>
          <w:lang w:eastAsia="zh-HK"/>
        </w:rPr>
      </w:pPr>
    </w:p>
    <w:p w14:paraId="44BDF67F" w14:textId="77777777" w:rsidR="00E24FB4" w:rsidRPr="008B1896" w:rsidRDefault="00E24FB4" w:rsidP="00E24FB4">
      <w:pPr>
        <w:pStyle w:val="ListParagraph"/>
        <w:ind w:leftChars="0" w:left="960"/>
        <w:rPr>
          <w:rFonts w:cs="Arial"/>
          <w:lang w:eastAsia="zh-HK"/>
        </w:rPr>
      </w:pPr>
      <w:r w:rsidRPr="008B1896">
        <w:rPr>
          <w:rFonts w:cs="Arial"/>
          <w:lang w:eastAsia="zh-HK"/>
        </w:rPr>
        <w:t>Response</w:t>
      </w:r>
    </w:p>
    <w:p w14:paraId="46A62D3E" w14:textId="77777777" w:rsidR="00E24FB4" w:rsidRPr="008B1896" w:rsidRDefault="00E24FB4" w:rsidP="00E24FB4">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24FCAD7F" w14:textId="77777777" w:rsidTr="006A58A4">
        <w:tc>
          <w:tcPr>
            <w:tcW w:w="2673" w:type="dxa"/>
          </w:tcPr>
          <w:p w14:paraId="70228BD2" w14:textId="77777777" w:rsidR="00E24FB4" w:rsidRPr="008B1896" w:rsidRDefault="00E24FB4" w:rsidP="006A58A4">
            <w:pPr>
              <w:pStyle w:val="ListParagraph"/>
              <w:ind w:leftChars="0" w:left="0"/>
              <w:rPr>
                <w:rFonts w:cs="Arial"/>
                <w:b/>
                <w:lang w:eastAsia="zh-HK"/>
              </w:rPr>
            </w:pPr>
            <w:r w:rsidRPr="008B1896">
              <w:rPr>
                <w:rFonts w:cs="Arial"/>
                <w:b/>
                <w:lang w:eastAsia="zh-HK"/>
              </w:rPr>
              <w:t>Field</w:t>
            </w:r>
          </w:p>
        </w:tc>
        <w:tc>
          <w:tcPr>
            <w:tcW w:w="2177" w:type="dxa"/>
          </w:tcPr>
          <w:p w14:paraId="785AF17E" w14:textId="77777777" w:rsidR="00E24FB4" w:rsidRPr="008B1896" w:rsidRDefault="00E24FB4" w:rsidP="006A58A4">
            <w:pPr>
              <w:pStyle w:val="ListParagraph"/>
              <w:ind w:leftChars="0" w:left="0"/>
              <w:rPr>
                <w:rFonts w:cs="Arial"/>
                <w:b/>
                <w:lang w:eastAsia="zh-HK"/>
              </w:rPr>
            </w:pPr>
            <w:r w:rsidRPr="008B1896">
              <w:rPr>
                <w:rFonts w:cs="Arial"/>
                <w:b/>
                <w:lang w:eastAsia="zh-HK"/>
              </w:rPr>
              <w:t>Type</w:t>
            </w:r>
          </w:p>
        </w:tc>
        <w:tc>
          <w:tcPr>
            <w:tcW w:w="3206" w:type="dxa"/>
          </w:tcPr>
          <w:p w14:paraId="53EF78DE" w14:textId="77777777" w:rsidR="00E24FB4" w:rsidRPr="008B1896" w:rsidRDefault="00E24FB4" w:rsidP="006A58A4">
            <w:pPr>
              <w:pStyle w:val="ListParagraph"/>
              <w:ind w:leftChars="0" w:left="0"/>
              <w:rPr>
                <w:rFonts w:cs="Arial"/>
                <w:b/>
                <w:lang w:eastAsia="zh-HK"/>
              </w:rPr>
            </w:pPr>
            <w:r w:rsidRPr="008B1896">
              <w:rPr>
                <w:rFonts w:cs="Arial"/>
                <w:b/>
                <w:lang w:eastAsia="zh-HK"/>
              </w:rPr>
              <w:t>Description</w:t>
            </w:r>
          </w:p>
        </w:tc>
      </w:tr>
      <w:tr w:rsidR="008B1896" w:rsidRPr="008B1896" w14:paraId="075B55F5" w14:textId="77777777" w:rsidTr="006A58A4">
        <w:tc>
          <w:tcPr>
            <w:tcW w:w="2673" w:type="dxa"/>
          </w:tcPr>
          <w:p w14:paraId="0C98BA9B" w14:textId="2AD89DCC" w:rsidR="00E24FB4" w:rsidRPr="008B1896" w:rsidRDefault="00F503EE" w:rsidP="006A58A4">
            <w:pPr>
              <w:pStyle w:val="ListParagraph"/>
              <w:ind w:leftChars="0" w:left="0"/>
              <w:rPr>
                <w:rFonts w:cs="Arial"/>
                <w:lang w:eastAsia="zh-HK"/>
              </w:rPr>
            </w:pPr>
            <w:ins w:id="1052" w:author="Siu Ham Wong" w:date="2024-01-02T15:21:00Z">
              <w:r>
                <w:rPr>
                  <w:rFonts w:cs="Arial"/>
                  <w:lang w:eastAsia="zh-HK"/>
                </w:rPr>
                <w:t>c</w:t>
              </w:r>
            </w:ins>
            <w:del w:id="1053" w:author="Siu Ham Wong" w:date="2024-01-02T15:21:00Z">
              <w:r w:rsidR="00836DF2" w:rsidRPr="008B1896" w:rsidDel="00F503EE">
                <w:rPr>
                  <w:rFonts w:cs="Arial"/>
                  <w:lang w:eastAsia="zh-HK"/>
                </w:rPr>
                <w:delText>C</w:delText>
              </w:r>
            </w:del>
            <w:r w:rsidR="00FF019C" w:rsidRPr="008B1896">
              <w:rPr>
                <w:rFonts w:cs="Arial"/>
                <w:lang w:eastAsia="zh-HK"/>
              </w:rPr>
              <w:t>ode</w:t>
            </w:r>
          </w:p>
        </w:tc>
        <w:tc>
          <w:tcPr>
            <w:tcW w:w="2177" w:type="dxa"/>
          </w:tcPr>
          <w:p w14:paraId="5A3B7B23" w14:textId="77777777" w:rsidR="00E24FB4" w:rsidRPr="008B1896" w:rsidRDefault="00E24FB4" w:rsidP="006A58A4">
            <w:pPr>
              <w:pStyle w:val="ListParagraph"/>
              <w:ind w:leftChars="0" w:left="0"/>
              <w:rPr>
                <w:rFonts w:cs="Arial"/>
                <w:lang w:eastAsia="zh-HK"/>
              </w:rPr>
            </w:pPr>
            <w:r w:rsidRPr="008B1896">
              <w:rPr>
                <w:rFonts w:cs="Arial"/>
                <w:lang w:eastAsia="zh-HK"/>
              </w:rPr>
              <w:t>Number</w:t>
            </w:r>
          </w:p>
        </w:tc>
        <w:tc>
          <w:tcPr>
            <w:tcW w:w="3206" w:type="dxa"/>
          </w:tcPr>
          <w:p w14:paraId="7E5C9D44" w14:textId="77777777" w:rsidR="00942B55" w:rsidRPr="008B1896" w:rsidRDefault="00942B55" w:rsidP="00942B55">
            <w:pPr>
              <w:pStyle w:val="ListParagraph"/>
              <w:ind w:leftChars="0" w:left="0"/>
              <w:rPr>
                <w:rFonts w:eastAsiaTheme="minorEastAsia" w:cs="Arial"/>
                <w:lang w:eastAsia="zh-HK"/>
              </w:rPr>
            </w:pPr>
            <w:r w:rsidRPr="008B1896">
              <w:rPr>
                <w:rFonts w:eastAsiaTheme="minorEastAsia" w:cs="Arial"/>
                <w:lang w:eastAsia="zh-HK"/>
              </w:rPr>
              <w:t>0 – success</w:t>
            </w:r>
          </w:p>
          <w:p w14:paraId="2ACCA179" w14:textId="21D60124" w:rsidR="00E24FB4" w:rsidRPr="008B1896" w:rsidRDefault="00942B55" w:rsidP="006A58A4">
            <w:pPr>
              <w:pStyle w:val="ListParagraph"/>
              <w:ind w:leftChars="0" w:left="0"/>
              <w:rPr>
                <w:rFonts w:eastAsiaTheme="minorEastAsia" w:cs="Arial"/>
                <w:lang w:eastAsia="zh-HK"/>
              </w:rPr>
            </w:pPr>
            <w:r w:rsidRPr="008B1896">
              <w:rPr>
                <w:rFonts w:eastAsiaTheme="minorEastAsia" w:cs="Arial"/>
                <w:lang w:eastAsia="zh-HK"/>
              </w:rPr>
              <w:lastRenderedPageBreak/>
              <w:t>10001 - failed</w:t>
            </w:r>
          </w:p>
        </w:tc>
      </w:tr>
      <w:tr w:rsidR="008B1896" w:rsidRPr="008B1896" w14:paraId="04F4CEBE" w14:textId="77777777" w:rsidTr="006A58A4">
        <w:tc>
          <w:tcPr>
            <w:tcW w:w="2673" w:type="dxa"/>
          </w:tcPr>
          <w:p w14:paraId="55FD57EB" w14:textId="1ABB633C" w:rsidR="00E24FB4" w:rsidRPr="008B1896" w:rsidRDefault="00F503EE" w:rsidP="006A58A4">
            <w:pPr>
              <w:pStyle w:val="ListParagraph"/>
              <w:ind w:leftChars="0" w:left="0"/>
              <w:rPr>
                <w:rFonts w:cs="Arial"/>
                <w:lang w:eastAsia="zh-HK"/>
              </w:rPr>
            </w:pPr>
            <w:ins w:id="1054" w:author="Siu Ham Wong" w:date="2024-01-02T15:21:00Z">
              <w:r>
                <w:rPr>
                  <w:rFonts w:cs="Arial"/>
                  <w:lang w:eastAsia="zh-HK"/>
                </w:rPr>
                <w:lastRenderedPageBreak/>
                <w:t>m</w:t>
              </w:r>
            </w:ins>
            <w:del w:id="1055" w:author="Siu Ham Wong" w:date="2024-01-02T15:21:00Z">
              <w:r w:rsidR="00836DF2" w:rsidRPr="008B1896" w:rsidDel="00F503EE">
                <w:rPr>
                  <w:rFonts w:cs="Arial"/>
                  <w:lang w:eastAsia="zh-HK"/>
                </w:rPr>
                <w:delText>M</w:delText>
              </w:r>
            </w:del>
            <w:r w:rsidR="00E24FB4" w:rsidRPr="008B1896">
              <w:rPr>
                <w:rFonts w:cs="Arial"/>
                <w:lang w:eastAsia="zh-HK"/>
              </w:rPr>
              <w:t>essage</w:t>
            </w:r>
          </w:p>
        </w:tc>
        <w:tc>
          <w:tcPr>
            <w:tcW w:w="2177" w:type="dxa"/>
          </w:tcPr>
          <w:p w14:paraId="7322A9E2" w14:textId="77777777" w:rsidR="00E24FB4" w:rsidRPr="008B1896" w:rsidRDefault="00E24FB4" w:rsidP="006A58A4">
            <w:pPr>
              <w:pStyle w:val="ListParagraph"/>
              <w:ind w:leftChars="0" w:left="0"/>
              <w:rPr>
                <w:rFonts w:cs="Arial"/>
                <w:lang w:eastAsia="zh-HK"/>
              </w:rPr>
            </w:pPr>
            <w:r w:rsidRPr="008B1896">
              <w:rPr>
                <w:rFonts w:cs="Arial"/>
                <w:lang w:eastAsia="zh-HK"/>
              </w:rPr>
              <w:t>String</w:t>
            </w:r>
          </w:p>
        </w:tc>
        <w:tc>
          <w:tcPr>
            <w:tcW w:w="3206" w:type="dxa"/>
          </w:tcPr>
          <w:p w14:paraId="13DC494D" w14:textId="77777777" w:rsidR="00E24FB4" w:rsidRPr="008B1896" w:rsidRDefault="00E24FB4" w:rsidP="006A58A4">
            <w:pPr>
              <w:pStyle w:val="ListParagraph"/>
              <w:ind w:leftChars="0" w:left="0"/>
              <w:rPr>
                <w:rFonts w:eastAsiaTheme="minorEastAsia" w:cs="Arial"/>
                <w:lang w:eastAsia="zh-HK"/>
              </w:rPr>
            </w:pPr>
            <w:r w:rsidRPr="008B1896">
              <w:rPr>
                <w:rFonts w:eastAsiaTheme="minorEastAsia" w:cs="Arial"/>
                <w:lang w:eastAsia="zh-HK"/>
              </w:rPr>
              <w:t>Result Message</w:t>
            </w:r>
          </w:p>
        </w:tc>
      </w:tr>
      <w:tr w:rsidR="00990074" w:rsidRPr="008B1896" w14:paraId="2E12DC15" w14:textId="77777777" w:rsidTr="006A58A4">
        <w:tc>
          <w:tcPr>
            <w:tcW w:w="2673" w:type="dxa"/>
          </w:tcPr>
          <w:p w14:paraId="1C5F28DE" w14:textId="1CA112D2" w:rsidR="00990074" w:rsidRPr="008B1896" w:rsidRDefault="00F503EE" w:rsidP="006A58A4">
            <w:pPr>
              <w:pStyle w:val="ListParagraph"/>
              <w:ind w:leftChars="0" w:left="0"/>
              <w:rPr>
                <w:rFonts w:cs="Arial"/>
                <w:lang w:eastAsia="zh-HK"/>
              </w:rPr>
            </w:pPr>
            <w:ins w:id="1056" w:author="Siu Ham Wong" w:date="2024-01-02T15:22:00Z">
              <w:r>
                <w:rPr>
                  <w:rFonts w:cs="Arial"/>
                  <w:lang w:eastAsia="zh-HK"/>
                </w:rPr>
                <w:t>d</w:t>
              </w:r>
            </w:ins>
            <w:del w:id="1057" w:author="Siu Ham Wong" w:date="2024-01-02T15:22:00Z">
              <w:r w:rsidR="00836DF2" w:rsidDel="00F503EE">
                <w:rPr>
                  <w:rFonts w:cs="Arial"/>
                  <w:lang w:eastAsia="zh-HK"/>
                </w:rPr>
                <w:delText>D</w:delText>
              </w:r>
            </w:del>
            <w:r w:rsidR="00990074">
              <w:rPr>
                <w:rFonts w:cs="Arial"/>
                <w:lang w:eastAsia="zh-HK"/>
              </w:rPr>
              <w:t>ata</w:t>
            </w:r>
          </w:p>
        </w:tc>
        <w:tc>
          <w:tcPr>
            <w:tcW w:w="2177" w:type="dxa"/>
          </w:tcPr>
          <w:p w14:paraId="09AF884C" w14:textId="09495474" w:rsidR="00990074" w:rsidRPr="008B1896" w:rsidRDefault="00990074" w:rsidP="006A58A4">
            <w:pPr>
              <w:pStyle w:val="ListParagraph"/>
              <w:ind w:leftChars="0" w:left="0"/>
              <w:rPr>
                <w:rFonts w:cs="Arial"/>
                <w:lang w:eastAsia="zh-HK"/>
              </w:rPr>
            </w:pPr>
            <w:r>
              <w:rPr>
                <w:rFonts w:cs="Arial"/>
                <w:lang w:eastAsia="zh-HK"/>
              </w:rPr>
              <w:t>Object</w:t>
            </w:r>
          </w:p>
        </w:tc>
        <w:tc>
          <w:tcPr>
            <w:tcW w:w="3206" w:type="dxa"/>
          </w:tcPr>
          <w:p w14:paraId="2E0C6F34" w14:textId="77777777" w:rsidR="00990074" w:rsidRPr="008B1896" w:rsidRDefault="00990074" w:rsidP="006A58A4">
            <w:pPr>
              <w:pStyle w:val="ListParagraph"/>
              <w:ind w:leftChars="0" w:left="0"/>
              <w:rPr>
                <w:rFonts w:eastAsiaTheme="minorEastAsia" w:cs="Arial"/>
                <w:lang w:eastAsia="zh-HK"/>
              </w:rPr>
            </w:pPr>
          </w:p>
        </w:tc>
      </w:tr>
    </w:tbl>
    <w:p w14:paraId="0A34419C" w14:textId="77777777" w:rsidR="00990074" w:rsidRPr="008B1896" w:rsidRDefault="00990074" w:rsidP="00990074">
      <w:pPr>
        <w:rPr>
          <w:rFonts w:cs="Arial"/>
          <w:lang w:eastAsia="zh-HK"/>
        </w:rPr>
      </w:pPr>
    </w:p>
    <w:p w14:paraId="11C5B6C5" w14:textId="27BA131B" w:rsidR="00990074" w:rsidRPr="008B1896" w:rsidRDefault="00990074" w:rsidP="00990074">
      <w:pPr>
        <w:ind w:firstLine="851"/>
        <w:rPr>
          <w:rFonts w:cs="Arial"/>
          <w:lang w:eastAsia="zh-HK"/>
        </w:rPr>
      </w:pPr>
      <w:r w:rsidRPr="008B1896">
        <w:rPr>
          <w:rFonts w:cs="Arial"/>
          <w:lang w:eastAsia="zh-HK"/>
        </w:rPr>
        <w:t xml:space="preserve">  &lt;</w:t>
      </w:r>
      <w:r>
        <w:rPr>
          <w:rFonts w:cs="Arial"/>
          <w:lang w:eastAsia="zh-HK"/>
        </w:rPr>
        <w:t>data</w:t>
      </w:r>
      <w:r w:rsidRPr="008B1896">
        <w:rPr>
          <w:rFonts w:cs="Arial"/>
          <w:lang w:eastAsia="zh-HK"/>
        </w:rPr>
        <w:t>&gt;</w:t>
      </w:r>
    </w:p>
    <w:tbl>
      <w:tblPr>
        <w:tblStyle w:val="TableGrid"/>
        <w:tblW w:w="0" w:type="auto"/>
        <w:tblInd w:w="960" w:type="dxa"/>
        <w:tblLook w:val="04A0" w:firstRow="1" w:lastRow="0" w:firstColumn="1" w:lastColumn="0" w:noHBand="0" w:noVBand="1"/>
      </w:tblPr>
      <w:tblGrid>
        <w:gridCol w:w="2673"/>
        <w:gridCol w:w="2177"/>
        <w:gridCol w:w="3206"/>
      </w:tblGrid>
      <w:tr w:rsidR="00990074" w:rsidRPr="008B1896" w14:paraId="65DF5178" w14:textId="77777777" w:rsidTr="00953E25">
        <w:tc>
          <w:tcPr>
            <w:tcW w:w="2673" w:type="dxa"/>
          </w:tcPr>
          <w:p w14:paraId="690166C6" w14:textId="77777777" w:rsidR="00990074" w:rsidRPr="008B1896" w:rsidRDefault="00990074" w:rsidP="00953E25">
            <w:pPr>
              <w:pStyle w:val="ListParagraph"/>
              <w:ind w:leftChars="0" w:left="0"/>
              <w:rPr>
                <w:rFonts w:cs="Arial"/>
                <w:b/>
                <w:lang w:eastAsia="zh-HK"/>
              </w:rPr>
            </w:pPr>
            <w:r w:rsidRPr="008B1896">
              <w:rPr>
                <w:rFonts w:cs="Arial"/>
                <w:b/>
                <w:lang w:eastAsia="zh-HK"/>
              </w:rPr>
              <w:t>Field</w:t>
            </w:r>
          </w:p>
        </w:tc>
        <w:tc>
          <w:tcPr>
            <w:tcW w:w="2177" w:type="dxa"/>
          </w:tcPr>
          <w:p w14:paraId="75D0B782" w14:textId="77777777" w:rsidR="00990074" w:rsidRPr="008B1896" w:rsidRDefault="00990074" w:rsidP="00953E25">
            <w:pPr>
              <w:pStyle w:val="ListParagraph"/>
              <w:ind w:leftChars="0" w:left="0"/>
              <w:rPr>
                <w:rFonts w:cs="Arial"/>
                <w:b/>
                <w:lang w:eastAsia="zh-HK"/>
              </w:rPr>
            </w:pPr>
            <w:r w:rsidRPr="008B1896">
              <w:rPr>
                <w:rFonts w:cs="Arial"/>
                <w:b/>
                <w:lang w:eastAsia="zh-HK"/>
              </w:rPr>
              <w:t>Type</w:t>
            </w:r>
          </w:p>
        </w:tc>
        <w:tc>
          <w:tcPr>
            <w:tcW w:w="3206" w:type="dxa"/>
          </w:tcPr>
          <w:p w14:paraId="631CE08C" w14:textId="77777777" w:rsidR="00990074" w:rsidRPr="008B1896" w:rsidRDefault="00990074" w:rsidP="00953E25">
            <w:pPr>
              <w:pStyle w:val="ListParagraph"/>
              <w:ind w:leftChars="0" w:left="0"/>
              <w:rPr>
                <w:rFonts w:cs="Arial"/>
                <w:b/>
                <w:lang w:eastAsia="zh-HK"/>
              </w:rPr>
            </w:pPr>
            <w:r w:rsidRPr="008B1896">
              <w:rPr>
                <w:rFonts w:cs="Arial"/>
                <w:b/>
                <w:lang w:eastAsia="zh-HK"/>
              </w:rPr>
              <w:t>Description</w:t>
            </w:r>
          </w:p>
        </w:tc>
      </w:tr>
      <w:tr w:rsidR="00990074" w:rsidRPr="008B1896" w14:paraId="42E56787" w14:textId="77777777" w:rsidTr="00953E25">
        <w:tc>
          <w:tcPr>
            <w:tcW w:w="2673" w:type="dxa"/>
          </w:tcPr>
          <w:p w14:paraId="4345570A" w14:textId="7D36061C" w:rsidR="00990074" w:rsidRPr="008B1896" w:rsidRDefault="00F503EE" w:rsidP="00953E25">
            <w:pPr>
              <w:pStyle w:val="ListParagraph"/>
              <w:ind w:leftChars="0" w:left="0"/>
              <w:rPr>
                <w:rFonts w:cs="Arial"/>
                <w:lang w:eastAsia="zh-HK"/>
              </w:rPr>
            </w:pPr>
            <w:ins w:id="1058" w:author="Siu Ham Wong" w:date="2024-01-02T15:22:00Z">
              <w:r>
                <w:rPr>
                  <w:rFonts w:cs="Arial"/>
                  <w:lang w:eastAsia="zh-HK"/>
                </w:rPr>
                <w:t>t</w:t>
              </w:r>
            </w:ins>
            <w:del w:id="1059" w:author="Siu Ham Wong" w:date="2024-01-02T15:22:00Z">
              <w:r w:rsidR="00836DF2" w:rsidDel="00F503EE">
                <w:rPr>
                  <w:rFonts w:cs="Arial"/>
                  <w:lang w:eastAsia="zh-HK"/>
                </w:rPr>
                <w:delText>T</w:delText>
              </w:r>
            </w:del>
            <w:r w:rsidR="00990074">
              <w:rPr>
                <w:rFonts w:cs="Arial"/>
                <w:lang w:eastAsia="zh-HK"/>
              </w:rPr>
              <w:t>otal</w:t>
            </w:r>
          </w:p>
        </w:tc>
        <w:tc>
          <w:tcPr>
            <w:tcW w:w="2177" w:type="dxa"/>
          </w:tcPr>
          <w:p w14:paraId="5628EA6E" w14:textId="095F00A9" w:rsidR="00990074" w:rsidRPr="008B1896" w:rsidRDefault="00990074" w:rsidP="00953E25">
            <w:pPr>
              <w:pStyle w:val="ListParagraph"/>
              <w:ind w:leftChars="0" w:left="0"/>
              <w:rPr>
                <w:rFonts w:cs="Arial"/>
                <w:lang w:eastAsia="zh-HK"/>
              </w:rPr>
            </w:pPr>
            <w:r w:rsidRPr="008B1896">
              <w:rPr>
                <w:rFonts w:cs="Arial"/>
                <w:lang w:eastAsia="zh-HK"/>
              </w:rPr>
              <w:t>Number</w:t>
            </w:r>
          </w:p>
        </w:tc>
        <w:tc>
          <w:tcPr>
            <w:tcW w:w="3206" w:type="dxa"/>
          </w:tcPr>
          <w:p w14:paraId="7AB668F5" w14:textId="58425247" w:rsidR="00990074" w:rsidRPr="008B1896" w:rsidRDefault="00990074" w:rsidP="00953E25">
            <w:pPr>
              <w:pStyle w:val="ListParagraph"/>
              <w:ind w:leftChars="0" w:left="0"/>
              <w:rPr>
                <w:rFonts w:eastAsiaTheme="minorEastAsia" w:cs="Arial"/>
                <w:lang w:eastAsia="zh-HK"/>
              </w:rPr>
            </w:pPr>
            <w:r w:rsidRPr="00953E25">
              <w:rPr>
                <w:rFonts w:cs="Arial"/>
              </w:rPr>
              <w:t>Total number of booking record</w:t>
            </w:r>
            <w:r w:rsidRPr="00953E25">
              <w:rPr>
                <w:rFonts w:cs="Arial"/>
                <w:shd w:val="clear" w:color="auto" w:fill="FFFFFF"/>
              </w:rPr>
              <w:t xml:space="preserve"> </w:t>
            </w:r>
          </w:p>
        </w:tc>
      </w:tr>
      <w:tr w:rsidR="00990074" w:rsidRPr="008B1896" w14:paraId="61C7B34F" w14:textId="77777777" w:rsidTr="00953E25">
        <w:tc>
          <w:tcPr>
            <w:tcW w:w="2673" w:type="dxa"/>
          </w:tcPr>
          <w:p w14:paraId="75C18EDD" w14:textId="4B40AB6E" w:rsidR="00990074" w:rsidRPr="008B1896" w:rsidRDefault="00F503EE" w:rsidP="00953E25">
            <w:pPr>
              <w:pStyle w:val="ListParagraph"/>
              <w:ind w:leftChars="0" w:left="0"/>
              <w:rPr>
                <w:rFonts w:cs="Arial"/>
                <w:lang w:eastAsia="zh-HK"/>
              </w:rPr>
            </w:pPr>
            <w:ins w:id="1060" w:author="Siu Ham Wong" w:date="2024-01-02T15:22:00Z">
              <w:r>
                <w:rPr>
                  <w:rFonts w:cs="Arial"/>
                  <w:lang w:eastAsia="zh-HK"/>
                </w:rPr>
                <w:t>e</w:t>
              </w:r>
            </w:ins>
            <w:del w:id="1061" w:author="Siu Ham Wong" w:date="2024-01-02T15:22:00Z">
              <w:r w:rsidR="00836DF2" w:rsidDel="00F503EE">
                <w:rPr>
                  <w:rFonts w:cs="Arial"/>
                  <w:lang w:eastAsia="zh-HK"/>
                </w:rPr>
                <w:delText>E</w:delText>
              </w:r>
            </w:del>
            <w:r w:rsidR="00990074">
              <w:rPr>
                <w:rFonts w:cs="Arial"/>
                <w:lang w:eastAsia="zh-HK"/>
              </w:rPr>
              <w:t>vents</w:t>
            </w:r>
          </w:p>
        </w:tc>
        <w:tc>
          <w:tcPr>
            <w:tcW w:w="2177" w:type="dxa"/>
          </w:tcPr>
          <w:p w14:paraId="1D92B8E9" w14:textId="23EA2B90" w:rsidR="00990074" w:rsidRPr="008B1896" w:rsidRDefault="00990074" w:rsidP="00953E25">
            <w:pPr>
              <w:pStyle w:val="ListParagraph"/>
              <w:ind w:leftChars="0" w:left="0"/>
              <w:rPr>
                <w:rFonts w:cs="Arial"/>
                <w:lang w:eastAsia="zh-HK"/>
              </w:rPr>
            </w:pPr>
            <w:r>
              <w:rPr>
                <w:rFonts w:cs="Arial"/>
                <w:lang w:eastAsia="zh-HK"/>
              </w:rPr>
              <w:t>Array Object</w:t>
            </w:r>
          </w:p>
        </w:tc>
        <w:tc>
          <w:tcPr>
            <w:tcW w:w="3206" w:type="dxa"/>
          </w:tcPr>
          <w:p w14:paraId="20CC899B" w14:textId="0B243942" w:rsidR="00990074" w:rsidRPr="008B1896" w:rsidRDefault="00990074" w:rsidP="00953E25">
            <w:pPr>
              <w:pStyle w:val="ListParagraph"/>
              <w:ind w:leftChars="0" w:left="0"/>
              <w:rPr>
                <w:rFonts w:eastAsiaTheme="minorEastAsia" w:cs="Arial"/>
                <w:lang w:eastAsia="zh-HK"/>
              </w:rPr>
            </w:pPr>
            <w:r>
              <w:rPr>
                <w:rFonts w:cs="Arial"/>
              </w:rPr>
              <w:t>Array Object</w:t>
            </w:r>
            <w:r w:rsidRPr="008B1896">
              <w:rPr>
                <w:rFonts w:cs="Arial"/>
              </w:rPr>
              <w:t xml:space="preserve"> store the related BOSS Booking Information</w:t>
            </w:r>
          </w:p>
        </w:tc>
      </w:tr>
    </w:tbl>
    <w:p w14:paraId="32622A36" w14:textId="77777777" w:rsidR="00FF019C" w:rsidRPr="008B1896" w:rsidRDefault="00FF019C" w:rsidP="00C50D41">
      <w:pPr>
        <w:rPr>
          <w:rFonts w:cs="Arial"/>
          <w:lang w:eastAsia="zh-HK"/>
        </w:rPr>
      </w:pPr>
    </w:p>
    <w:p w14:paraId="7DECA1AD" w14:textId="29F694A7" w:rsidR="00E24FB4" w:rsidRPr="008B1896" w:rsidRDefault="00E24FB4" w:rsidP="00E24FB4">
      <w:pPr>
        <w:ind w:firstLine="851"/>
        <w:rPr>
          <w:rFonts w:cs="Arial"/>
          <w:lang w:eastAsia="zh-HK"/>
        </w:rPr>
      </w:pPr>
      <w:r w:rsidRPr="008B1896">
        <w:rPr>
          <w:rFonts w:cs="Arial"/>
          <w:lang w:eastAsia="zh-HK"/>
        </w:rPr>
        <w:t xml:space="preserve">  &lt;</w:t>
      </w:r>
      <w:r w:rsidR="000F3C76">
        <w:rPr>
          <w:rFonts w:cs="Arial"/>
          <w:lang w:eastAsia="zh-HK"/>
        </w:rPr>
        <w:t>events</w:t>
      </w:r>
      <w:r w:rsidRPr="008B1896">
        <w:rPr>
          <w:rFonts w:cs="Arial"/>
          <w:lang w:eastAsia="zh-HK"/>
        </w:rPr>
        <w:t>&gt;</w:t>
      </w:r>
    </w:p>
    <w:tbl>
      <w:tblPr>
        <w:tblStyle w:val="TableGrid"/>
        <w:tblW w:w="0" w:type="auto"/>
        <w:tblInd w:w="960" w:type="dxa"/>
        <w:tblLook w:val="04A0" w:firstRow="1" w:lastRow="0" w:firstColumn="1" w:lastColumn="0" w:noHBand="0" w:noVBand="1"/>
      </w:tblPr>
      <w:tblGrid>
        <w:gridCol w:w="3306"/>
        <w:gridCol w:w="1970"/>
        <w:gridCol w:w="2780"/>
      </w:tblGrid>
      <w:tr w:rsidR="008B1896" w:rsidRPr="008B1896" w14:paraId="4FA6ED3A" w14:textId="77777777" w:rsidTr="00790944">
        <w:tc>
          <w:tcPr>
            <w:tcW w:w="3306" w:type="dxa"/>
          </w:tcPr>
          <w:p w14:paraId="7A035524" w14:textId="77777777" w:rsidR="00E24FB4" w:rsidRPr="008B1896" w:rsidRDefault="00E24FB4" w:rsidP="006A58A4">
            <w:pPr>
              <w:pStyle w:val="ListParagraph"/>
              <w:ind w:leftChars="0" w:left="0"/>
              <w:rPr>
                <w:rFonts w:cs="Arial"/>
                <w:b/>
                <w:lang w:eastAsia="zh-HK"/>
              </w:rPr>
            </w:pPr>
            <w:r w:rsidRPr="008B1896">
              <w:rPr>
                <w:rFonts w:cs="Arial"/>
                <w:b/>
                <w:lang w:eastAsia="zh-HK"/>
              </w:rPr>
              <w:t>Field</w:t>
            </w:r>
          </w:p>
        </w:tc>
        <w:tc>
          <w:tcPr>
            <w:tcW w:w="1970" w:type="dxa"/>
          </w:tcPr>
          <w:p w14:paraId="6CE64A79" w14:textId="77777777" w:rsidR="00E24FB4" w:rsidRPr="008B1896" w:rsidRDefault="00E24FB4" w:rsidP="006A58A4">
            <w:pPr>
              <w:pStyle w:val="ListParagraph"/>
              <w:ind w:leftChars="0" w:left="0"/>
              <w:rPr>
                <w:rFonts w:cs="Arial"/>
                <w:b/>
                <w:lang w:eastAsia="zh-HK"/>
              </w:rPr>
            </w:pPr>
            <w:r w:rsidRPr="008B1896">
              <w:rPr>
                <w:rFonts w:cs="Arial"/>
                <w:b/>
                <w:lang w:eastAsia="zh-HK"/>
              </w:rPr>
              <w:t>Type</w:t>
            </w:r>
          </w:p>
        </w:tc>
        <w:tc>
          <w:tcPr>
            <w:tcW w:w="2780" w:type="dxa"/>
          </w:tcPr>
          <w:p w14:paraId="59C402A9" w14:textId="77777777" w:rsidR="00E24FB4" w:rsidRPr="008B1896" w:rsidRDefault="00E24FB4" w:rsidP="006A58A4">
            <w:pPr>
              <w:pStyle w:val="ListParagraph"/>
              <w:ind w:leftChars="0" w:left="0"/>
              <w:rPr>
                <w:rFonts w:cs="Arial"/>
                <w:b/>
                <w:lang w:eastAsia="zh-HK"/>
              </w:rPr>
            </w:pPr>
            <w:r w:rsidRPr="008B1896">
              <w:rPr>
                <w:rFonts w:cs="Arial"/>
                <w:b/>
                <w:lang w:eastAsia="zh-HK"/>
              </w:rPr>
              <w:t>Description</w:t>
            </w:r>
          </w:p>
        </w:tc>
      </w:tr>
      <w:tr w:rsidR="008674EA" w:rsidRPr="008B1896" w14:paraId="06638835" w14:textId="77777777" w:rsidTr="00790944">
        <w:tc>
          <w:tcPr>
            <w:tcW w:w="3306" w:type="dxa"/>
          </w:tcPr>
          <w:p w14:paraId="51E7B01F" w14:textId="73B18496" w:rsidR="008674EA" w:rsidRPr="008B1896" w:rsidRDefault="008674EA" w:rsidP="008674EA">
            <w:pPr>
              <w:pStyle w:val="ListParagraph"/>
              <w:ind w:leftChars="0" w:left="0"/>
              <w:rPr>
                <w:rFonts w:cs="Arial"/>
                <w:lang w:eastAsia="zh-HK"/>
              </w:rPr>
            </w:pPr>
            <w:proofErr w:type="spellStart"/>
            <w:r w:rsidRPr="008B1896">
              <w:rPr>
                <w:rFonts w:cs="Arial"/>
                <w:lang w:eastAsia="zh-HK"/>
              </w:rPr>
              <w:t>bookingId</w:t>
            </w:r>
            <w:proofErr w:type="spellEnd"/>
          </w:p>
        </w:tc>
        <w:tc>
          <w:tcPr>
            <w:tcW w:w="1970" w:type="dxa"/>
          </w:tcPr>
          <w:p w14:paraId="405C7E3D" w14:textId="7C3857FD" w:rsidR="008674EA" w:rsidRPr="008B1896" w:rsidRDefault="008674EA" w:rsidP="008674EA">
            <w:pPr>
              <w:pStyle w:val="ListParagraph"/>
              <w:ind w:leftChars="0" w:left="0"/>
              <w:rPr>
                <w:rFonts w:cs="Arial"/>
                <w:lang w:eastAsia="zh-HK"/>
              </w:rPr>
            </w:pPr>
            <w:r w:rsidRPr="008B1896">
              <w:rPr>
                <w:rFonts w:cs="Arial"/>
                <w:lang w:eastAsia="zh-HK"/>
              </w:rPr>
              <w:t>String</w:t>
            </w:r>
          </w:p>
        </w:tc>
        <w:tc>
          <w:tcPr>
            <w:tcW w:w="2780" w:type="dxa"/>
          </w:tcPr>
          <w:p w14:paraId="3763AFFF" w14:textId="18947B86" w:rsidR="008674EA" w:rsidRPr="008B1896" w:rsidRDefault="008674EA" w:rsidP="008674EA">
            <w:pPr>
              <w:pStyle w:val="ListParagraph"/>
              <w:ind w:leftChars="0" w:left="0"/>
              <w:rPr>
                <w:rFonts w:eastAsiaTheme="minorEastAsia" w:cs="Arial"/>
                <w:lang w:eastAsia="zh-HK"/>
              </w:rPr>
            </w:pPr>
            <w:r w:rsidRPr="008E5138">
              <w:rPr>
                <w:rFonts w:cs="Arial"/>
                <w:shd w:val="clear" w:color="auto" w:fill="FFFFFF"/>
              </w:rPr>
              <w:t>Booking ID</w:t>
            </w:r>
          </w:p>
        </w:tc>
      </w:tr>
      <w:tr w:rsidR="008674EA" w:rsidRPr="008B1896" w14:paraId="5A0CC790" w14:textId="77777777" w:rsidTr="00790944">
        <w:tc>
          <w:tcPr>
            <w:tcW w:w="3306" w:type="dxa"/>
          </w:tcPr>
          <w:p w14:paraId="7E5FF7EE" w14:textId="5844D020" w:rsidR="008674EA" w:rsidRPr="000F3C76" w:rsidRDefault="009A07D2" w:rsidP="008674EA">
            <w:pPr>
              <w:pStyle w:val="ListParagraph"/>
              <w:ind w:leftChars="0" w:left="0"/>
              <w:rPr>
                <w:rFonts w:cs="Arial"/>
                <w:lang w:eastAsia="zh-HK"/>
              </w:rPr>
            </w:pPr>
            <w:del w:id="1062" w:author="Siu Ham Wong" w:date="2024-01-02T15:20:00Z">
              <w:r w:rsidDel="004C0D74">
                <w:rPr>
                  <w:rFonts w:cs="Arial"/>
                  <w:lang w:eastAsia="zh-HK"/>
                </w:rPr>
                <w:delText>eventide</w:delText>
              </w:r>
            </w:del>
            <w:proofErr w:type="spellStart"/>
            <w:ins w:id="1063" w:author="Siu Ham Wong" w:date="2024-01-02T15:20:00Z">
              <w:r w:rsidR="004C0D74">
                <w:rPr>
                  <w:rFonts w:cs="Arial"/>
                  <w:lang w:eastAsia="zh-HK"/>
                </w:rPr>
                <w:t>eventId</w:t>
              </w:r>
            </w:ins>
            <w:proofErr w:type="spellEnd"/>
          </w:p>
        </w:tc>
        <w:tc>
          <w:tcPr>
            <w:tcW w:w="1970" w:type="dxa"/>
          </w:tcPr>
          <w:p w14:paraId="42B74F69" w14:textId="080D53DC" w:rsidR="008674EA" w:rsidRPr="000F3C76" w:rsidRDefault="008674EA" w:rsidP="008674EA">
            <w:pPr>
              <w:pStyle w:val="ListParagraph"/>
              <w:ind w:leftChars="0" w:left="0"/>
              <w:rPr>
                <w:rFonts w:cs="Arial"/>
                <w:lang w:eastAsia="zh-HK"/>
              </w:rPr>
            </w:pPr>
            <w:r>
              <w:rPr>
                <w:rFonts w:cs="Arial"/>
                <w:lang w:eastAsia="zh-HK"/>
              </w:rPr>
              <w:t>String</w:t>
            </w:r>
          </w:p>
        </w:tc>
        <w:tc>
          <w:tcPr>
            <w:tcW w:w="2780" w:type="dxa"/>
          </w:tcPr>
          <w:p w14:paraId="0D6E42FE" w14:textId="132394CF" w:rsidR="008674EA" w:rsidRPr="000F3C76" w:rsidRDefault="008674EA" w:rsidP="008674EA">
            <w:pPr>
              <w:pStyle w:val="ListParagraph"/>
              <w:ind w:leftChars="0" w:left="0"/>
              <w:rPr>
                <w:rFonts w:cs="Arial"/>
                <w:shd w:val="clear" w:color="auto" w:fill="FFFFFF"/>
              </w:rPr>
            </w:pPr>
            <w:r>
              <w:rPr>
                <w:rFonts w:cs="Arial"/>
                <w:shd w:val="clear" w:color="auto" w:fill="FFFFFF"/>
              </w:rPr>
              <w:t>Event ID</w:t>
            </w:r>
          </w:p>
        </w:tc>
      </w:tr>
      <w:tr w:rsidR="008674EA" w:rsidRPr="008B1896" w14:paraId="0CEFD77B" w14:textId="77777777" w:rsidTr="00790944">
        <w:tc>
          <w:tcPr>
            <w:tcW w:w="3306" w:type="dxa"/>
          </w:tcPr>
          <w:p w14:paraId="5E0804FC" w14:textId="50197020" w:rsidR="008674EA" w:rsidRPr="000F3C76" w:rsidRDefault="008674EA" w:rsidP="008674EA">
            <w:pPr>
              <w:pStyle w:val="ListParagraph"/>
              <w:ind w:leftChars="0" w:left="0"/>
              <w:rPr>
                <w:rFonts w:cs="Arial"/>
                <w:lang w:eastAsia="zh-HK"/>
              </w:rPr>
            </w:pPr>
            <w:proofErr w:type="spellStart"/>
            <w:r w:rsidRPr="00EC17B1">
              <w:rPr>
                <w:rFonts w:cs="Arial"/>
                <w:lang w:eastAsia="zh-HK"/>
              </w:rPr>
              <w:t>vehicleHongkong</w:t>
            </w:r>
            <w:proofErr w:type="spellEnd"/>
          </w:p>
        </w:tc>
        <w:tc>
          <w:tcPr>
            <w:tcW w:w="1970" w:type="dxa"/>
          </w:tcPr>
          <w:p w14:paraId="74B41235" w14:textId="7AEF644C" w:rsidR="008674EA" w:rsidRPr="000F3C76" w:rsidRDefault="008674EA" w:rsidP="008674EA">
            <w:pPr>
              <w:pStyle w:val="ListParagraph"/>
              <w:ind w:leftChars="0" w:left="0"/>
              <w:rPr>
                <w:rFonts w:cs="Arial"/>
                <w:lang w:eastAsia="zh-HK"/>
              </w:rPr>
            </w:pPr>
            <w:r w:rsidRPr="00EC17B1">
              <w:rPr>
                <w:rFonts w:cs="Arial"/>
                <w:lang w:eastAsia="zh-HK"/>
              </w:rPr>
              <w:t>String</w:t>
            </w:r>
          </w:p>
        </w:tc>
        <w:tc>
          <w:tcPr>
            <w:tcW w:w="2780" w:type="dxa"/>
          </w:tcPr>
          <w:p w14:paraId="3B2B7337" w14:textId="4CE7AE4C" w:rsidR="008674EA" w:rsidRPr="000F3C76" w:rsidRDefault="008674EA" w:rsidP="008674EA">
            <w:pPr>
              <w:pStyle w:val="ListParagraph"/>
              <w:ind w:leftChars="0" w:left="0"/>
              <w:rPr>
                <w:rFonts w:cs="Arial"/>
                <w:shd w:val="clear" w:color="auto" w:fill="FFFFFF"/>
              </w:rPr>
            </w:pPr>
            <w:r w:rsidRPr="00EC17B1">
              <w:rPr>
                <w:rFonts w:cs="Arial"/>
                <w:shd w:val="clear" w:color="auto" w:fill="FFFFFF"/>
              </w:rPr>
              <w:t xml:space="preserve">HK License Plate Number </w:t>
            </w:r>
          </w:p>
        </w:tc>
      </w:tr>
      <w:tr w:rsidR="008674EA" w:rsidRPr="008B1896" w14:paraId="45A5D48E" w14:textId="77777777" w:rsidTr="00790944">
        <w:tc>
          <w:tcPr>
            <w:tcW w:w="3306" w:type="dxa"/>
          </w:tcPr>
          <w:p w14:paraId="021A6E66" w14:textId="6F1668A8" w:rsidR="008674EA" w:rsidRPr="000F3C76" w:rsidRDefault="008674EA" w:rsidP="008674EA">
            <w:pPr>
              <w:pStyle w:val="ListParagraph"/>
              <w:ind w:leftChars="0" w:left="0"/>
              <w:rPr>
                <w:rFonts w:cs="Arial"/>
                <w:lang w:eastAsia="zh-HK"/>
              </w:rPr>
            </w:pPr>
            <w:proofErr w:type="spellStart"/>
            <w:r w:rsidRPr="00A82383">
              <w:rPr>
                <w:rFonts w:cs="Arial"/>
                <w:lang w:eastAsia="zh-HK"/>
              </w:rPr>
              <w:t>vehicleMainland</w:t>
            </w:r>
            <w:proofErr w:type="spellEnd"/>
          </w:p>
        </w:tc>
        <w:tc>
          <w:tcPr>
            <w:tcW w:w="1970" w:type="dxa"/>
          </w:tcPr>
          <w:p w14:paraId="4B09FC32" w14:textId="49B9E712" w:rsidR="008674EA" w:rsidRPr="000F3C76" w:rsidRDefault="008674EA" w:rsidP="008674EA">
            <w:pPr>
              <w:pStyle w:val="ListParagraph"/>
              <w:ind w:leftChars="0" w:left="0"/>
              <w:rPr>
                <w:rFonts w:cs="Arial"/>
                <w:lang w:eastAsia="zh-HK"/>
              </w:rPr>
            </w:pPr>
            <w:r w:rsidRPr="00A82383">
              <w:rPr>
                <w:rFonts w:cs="Arial"/>
                <w:lang w:eastAsia="zh-HK"/>
              </w:rPr>
              <w:t>String</w:t>
            </w:r>
          </w:p>
        </w:tc>
        <w:tc>
          <w:tcPr>
            <w:tcW w:w="2780" w:type="dxa"/>
          </w:tcPr>
          <w:p w14:paraId="591CEC65" w14:textId="7BE2890F" w:rsidR="008674EA" w:rsidRPr="000F3C76" w:rsidRDefault="008674EA" w:rsidP="008674EA">
            <w:pPr>
              <w:pStyle w:val="ListParagraph"/>
              <w:ind w:leftChars="0" w:left="0"/>
              <w:rPr>
                <w:rFonts w:cs="Arial"/>
                <w:shd w:val="clear" w:color="auto" w:fill="FFFFFF"/>
              </w:rPr>
            </w:pPr>
            <w:r w:rsidRPr="00A82383">
              <w:rPr>
                <w:rFonts w:cs="Arial"/>
                <w:shd w:val="clear" w:color="auto" w:fill="FFFFFF"/>
              </w:rPr>
              <w:t>Mainland License Plate Number</w:t>
            </w:r>
          </w:p>
        </w:tc>
      </w:tr>
      <w:tr w:rsidR="008674EA" w:rsidRPr="008B1896" w14:paraId="0272AD90" w14:textId="77777777" w:rsidTr="00790944">
        <w:tc>
          <w:tcPr>
            <w:tcW w:w="3306" w:type="dxa"/>
          </w:tcPr>
          <w:p w14:paraId="1D8C8116" w14:textId="3CB0F764" w:rsidR="008674EA" w:rsidRPr="000F3C76" w:rsidRDefault="008674EA" w:rsidP="008674EA">
            <w:pPr>
              <w:pStyle w:val="ListParagraph"/>
              <w:ind w:leftChars="0" w:left="0"/>
              <w:rPr>
                <w:rFonts w:cs="Arial"/>
                <w:lang w:eastAsia="zh-HK"/>
              </w:rPr>
            </w:pPr>
            <w:proofErr w:type="spellStart"/>
            <w:r w:rsidRPr="00A82383">
              <w:rPr>
                <w:rFonts w:cs="Arial"/>
                <w:lang w:eastAsia="zh-HK"/>
              </w:rPr>
              <w:t>vehicleMacao</w:t>
            </w:r>
            <w:proofErr w:type="spellEnd"/>
          </w:p>
        </w:tc>
        <w:tc>
          <w:tcPr>
            <w:tcW w:w="1970" w:type="dxa"/>
          </w:tcPr>
          <w:p w14:paraId="3240F4D2" w14:textId="6C0F8361" w:rsidR="008674EA" w:rsidRPr="000F3C76" w:rsidRDefault="008674EA" w:rsidP="008674EA">
            <w:pPr>
              <w:pStyle w:val="ListParagraph"/>
              <w:ind w:leftChars="0" w:left="0"/>
              <w:rPr>
                <w:rFonts w:cs="Arial"/>
                <w:lang w:eastAsia="zh-HK"/>
              </w:rPr>
            </w:pPr>
            <w:r w:rsidRPr="00A82383">
              <w:rPr>
                <w:rFonts w:cs="Arial"/>
                <w:lang w:eastAsia="zh-HK"/>
              </w:rPr>
              <w:t>String</w:t>
            </w:r>
          </w:p>
        </w:tc>
        <w:tc>
          <w:tcPr>
            <w:tcW w:w="2780" w:type="dxa"/>
          </w:tcPr>
          <w:p w14:paraId="00FCEF3D" w14:textId="2A300817" w:rsidR="008674EA" w:rsidRPr="000F3C76" w:rsidRDefault="008674EA" w:rsidP="008674EA">
            <w:pPr>
              <w:pStyle w:val="ListParagraph"/>
              <w:ind w:leftChars="0" w:left="0"/>
              <w:rPr>
                <w:rFonts w:cs="Arial"/>
                <w:shd w:val="clear" w:color="auto" w:fill="FFFFFF"/>
              </w:rPr>
            </w:pPr>
            <w:r w:rsidRPr="00A82383">
              <w:rPr>
                <w:rFonts w:cs="Arial"/>
                <w:shd w:val="clear" w:color="auto" w:fill="FFFFFF"/>
              </w:rPr>
              <w:t>Macau License Plate Number</w:t>
            </w:r>
          </w:p>
        </w:tc>
      </w:tr>
      <w:tr w:rsidR="008674EA" w:rsidRPr="008B1896" w14:paraId="4A49F963" w14:textId="77777777" w:rsidTr="00790944">
        <w:tc>
          <w:tcPr>
            <w:tcW w:w="3306" w:type="dxa"/>
          </w:tcPr>
          <w:p w14:paraId="47028B0B" w14:textId="15D00ECA" w:rsidR="008674EA" w:rsidRPr="000F3C76" w:rsidRDefault="00F503EE" w:rsidP="008674EA">
            <w:pPr>
              <w:pStyle w:val="ListParagraph"/>
              <w:ind w:leftChars="0" w:left="0"/>
              <w:rPr>
                <w:rFonts w:cs="Arial"/>
                <w:lang w:eastAsia="zh-HK"/>
              </w:rPr>
            </w:pPr>
            <w:ins w:id="1064" w:author="Siu Ham Wong" w:date="2024-01-02T15:20:00Z">
              <w:r>
                <w:rPr>
                  <w:rFonts w:cs="Arial"/>
                  <w:lang w:eastAsia="zh-HK"/>
                </w:rPr>
                <w:t>s</w:t>
              </w:r>
            </w:ins>
            <w:del w:id="1065" w:author="Siu Ham Wong" w:date="2024-01-02T15:20:00Z">
              <w:r w:rsidR="009A07D2" w:rsidRPr="00972EE7" w:rsidDel="00F503EE">
                <w:rPr>
                  <w:rFonts w:cs="Arial"/>
                  <w:lang w:eastAsia="zh-HK"/>
                </w:rPr>
                <w:delText>S</w:delText>
              </w:r>
            </w:del>
            <w:r w:rsidR="008674EA" w:rsidRPr="00972EE7">
              <w:rPr>
                <w:rFonts w:cs="Arial"/>
                <w:lang w:eastAsia="zh-HK"/>
              </w:rPr>
              <w:t>tatus</w:t>
            </w:r>
          </w:p>
        </w:tc>
        <w:tc>
          <w:tcPr>
            <w:tcW w:w="1970" w:type="dxa"/>
          </w:tcPr>
          <w:p w14:paraId="479CEE0D" w14:textId="2022FEF8" w:rsidR="008674EA" w:rsidRPr="000F3C76" w:rsidRDefault="008674EA" w:rsidP="008674EA">
            <w:pPr>
              <w:pStyle w:val="ListParagraph"/>
              <w:ind w:leftChars="0" w:left="0"/>
              <w:rPr>
                <w:rFonts w:cs="Arial"/>
                <w:lang w:eastAsia="zh-HK"/>
              </w:rPr>
            </w:pPr>
            <w:r w:rsidRPr="00972EE7">
              <w:rPr>
                <w:rFonts w:cs="Arial"/>
                <w:lang w:eastAsia="zh-HK"/>
              </w:rPr>
              <w:t>String</w:t>
            </w:r>
          </w:p>
        </w:tc>
        <w:tc>
          <w:tcPr>
            <w:tcW w:w="2780" w:type="dxa"/>
          </w:tcPr>
          <w:p w14:paraId="799C2CEF" w14:textId="77777777" w:rsidR="008674EA" w:rsidRPr="00972EE7" w:rsidRDefault="008674EA" w:rsidP="008674EA">
            <w:pPr>
              <w:pStyle w:val="ListParagraph"/>
              <w:ind w:leftChars="0" w:left="0"/>
              <w:rPr>
                <w:rFonts w:cs="Arial"/>
                <w:shd w:val="clear" w:color="auto" w:fill="FFFFFF"/>
              </w:rPr>
            </w:pPr>
            <w:r w:rsidRPr="00972EE7">
              <w:rPr>
                <w:rFonts w:cs="Arial"/>
                <w:shd w:val="clear" w:color="auto" w:fill="FFFFFF"/>
              </w:rPr>
              <w:t>Event status</w:t>
            </w:r>
          </w:p>
          <w:p w14:paraId="7774B98B" w14:textId="712B348C" w:rsidR="008674EA" w:rsidRPr="008B1896" w:rsidRDefault="00836DF2" w:rsidP="008674EA">
            <w:pPr>
              <w:pStyle w:val="ListParagraph"/>
              <w:ind w:leftChars="0" w:left="0"/>
              <w:rPr>
                <w:rFonts w:cs="Arial"/>
              </w:rPr>
            </w:pPr>
            <w:r>
              <w:rPr>
                <w:rFonts w:cs="Arial"/>
              </w:rPr>
              <w:t>a</w:t>
            </w:r>
            <w:r w:rsidR="008674EA" w:rsidRPr="008B1896">
              <w:rPr>
                <w:rFonts w:cs="Arial"/>
              </w:rPr>
              <w:t>rrival</w:t>
            </w:r>
            <w:r>
              <w:rPr>
                <w:rFonts w:cs="Arial"/>
              </w:rPr>
              <w:t xml:space="preserve"> (For Cabin)</w:t>
            </w:r>
          </w:p>
          <w:p w14:paraId="53FEF8EA" w14:textId="72F744C8" w:rsidR="008674EA" w:rsidRDefault="008674EA" w:rsidP="008674EA">
            <w:pPr>
              <w:pStyle w:val="ListParagraph"/>
              <w:ind w:leftChars="0" w:left="0"/>
              <w:rPr>
                <w:rFonts w:cs="Arial"/>
                <w:shd w:val="clear" w:color="auto" w:fill="FFFFFF"/>
              </w:rPr>
            </w:pPr>
            <w:r w:rsidRPr="008B1896">
              <w:rPr>
                <w:rFonts w:cs="Arial"/>
                <w:shd w:val="clear" w:color="auto" w:fill="FFFFFF"/>
              </w:rPr>
              <w:t>retrieval</w:t>
            </w:r>
            <w:r w:rsidR="00836DF2">
              <w:rPr>
                <w:rFonts w:cs="Arial"/>
                <w:shd w:val="clear" w:color="auto" w:fill="FFFFFF"/>
              </w:rPr>
              <w:t xml:space="preserve"> </w:t>
            </w:r>
            <w:r w:rsidR="00836DF2">
              <w:rPr>
                <w:rFonts w:cs="Arial"/>
              </w:rPr>
              <w:t>(For Cabin)</w:t>
            </w:r>
          </w:p>
          <w:p w14:paraId="20E3864F" w14:textId="4E8CB53B" w:rsidR="00836DF2" w:rsidRPr="008B1896" w:rsidRDefault="00836DF2" w:rsidP="008674EA">
            <w:pPr>
              <w:pStyle w:val="ListParagraph"/>
              <w:ind w:leftChars="0" w:left="0"/>
              <w:rPr>
                <w:rFonts w:cs="Arial"/>
                <w:shd w:val="clear" w:color="auto" w:fill="FFFFFF"/>
              </w:rPr>
            </w:pPr>
            <w:r>
              <w:rPr>
                <w:rFonts w:cs="Arial"/>
                <w:shd w:val="clear" w:color="auto" w:fill="FFFFFF"/>
              </w:rPr>
              <w:t xml:space="preserve">park </w:t>
            </w:r>
            <w:r>
              <w:rPr>
                <w:rFonts w:cs="Arial"/>
              </w:rPr>
              <w:t>(For Cabin)</w:t>
            </w:r>
          </w:p>
          <w:p w14:paraId="01C8BD89" w14:textId="218BD03A" w:rsidR="008674EA" w:rsidRDefault="00836DF2" w:rsidP="008674EA">
            <w:pPr>
              <w:pStyle w:val="ListParagraph"/>
              <w:ind w:leftChars="0" w:left="0"/>
              <w:rPr>
                <w:rFonts w:cs="Arial"/>
                <w:shd w:val="clear" w:color="auto" w:fill="FFFFFF"/>
              </w:rPr>
            </w:pPr>
            <w:r>
              <w:rPr>
                <w:rFonts w:cs="Arial"/>
                <w:shd w:val="clear" w:color="auto" w:fill="FFFFFF"/>
              </w:rPr>
              <w:t xml:space="preserve">success (For </w:t>
            </w:r>
            <w:proofErr w:type="spellStart"/>
            <w:r>
              <w:rPr>
                <w:rFonts w:cs="Arial"/>
                <w:shd w:val="clear" w:color="auto" w:fill="FFFFFF"/>
              </w:rPr>
              <w:t>BarrierGate</w:t>
            </w:r>
            <w:proofErr w:type="spellEnd"/>
            <w:r>
              <w:rPr>
                <w:rFonts w:cs="Arial"/>
                <w:shd w:val="clear" w:color="auto" w:fill="FFFFFF"/>
              </w:rPr>
              <w:t>)</w:t>
            </w:r>
          </w:p>
          <w:p w14:paraId="6A654661" w14:textId="6FDFA1F2" w:rsidR="00836DF2" w:rsidRPr="000F3C76" w:rsidRDefault="00836DF2" w:rsidP="008674EA">
            <w:pPr>
              <w:pStyle w:val="ListParagraph"/>
              <w:ind w:leftChars="0" w:left="0"/>
              <w:rPr>
                <w:rFonts w:cs="Arial"/>
                <w:shd w:val="clear" w:color="auto" w:fill="FFFFFF"/>
              </w:rPr>
            </w:pPr>
            <w:r>
              <w:rPr>
                <w:rFonts w:cs="Arial"/>
                <w:shd w:val="clear" w:color="auto" w:fill="FFFFFF"/>
              </w:rPr>
              <w:t xml:space="preserve">fail (For </w:t>
            </w:r>
            <w:proofErr w:type="spellStart"/>
            <w:r>
              <w:rPr>
                <w:rFonts w:cs="Arial"/>
                <w:shd w:val="clear" w:color="auto" w:fill="FFFFFF"/>
              </w:rPr>
              <w:t>BarrierGate</w:t>
            </w:r>
            <w:proofErr w:type="spellEnd"/>
            <w:r>
              <w:rPr>
                <w:rFonts w:cs="Arial"/>
                <w:shd w:val="clear" w:color="auto" w:fill="FFFFFF"/>
              </w:rPr>
              <w:t>)</w:t>
            </w:r>
          </w:p>
        </w:tc>
      </w:tr>
      <w:tr w:rsidR="008674EA" w:rsidRPr="008B1896" w14:paraId="52B7E479" w14:textId="77777777" w:rsidTr="00790944">
        <w:tc>
          <w:tcPr>
            <w:tcW w:w="3306" w:type="dxa"/>
          </w:tcPr>
          <w:p w14:paraId="270E787E" w14:textId="2D67B02F" w:rsidR="008674EA" w:rsidRPr="000F3C76" w:rsidRDefault="00F503EE" w:rsidP="008674EA">
            <w:pPr>
              <w:pStyle w:val="ListParagraph"/>
              <w:ind w:leftChars="0" w:left="0"/>
              <w:rPr>
                <w:rFonts w:cs="Arial"/>
                <w:lang w:eastAsia="zh-HK"/>
              </w:rPr>
            </w:pPr>
            <w:ins w:id="1066" w:author="Siu Ham Wong" w:date="2024-01-02T15:20:00Z">
              <w:r>
                <w:rPr>
                  <w:rFonts w:cs="Arial"/>
                  <w:lang w:eastAsia="zh-HK"/>
                </w:rPr>
                <w:t>c</w:t>
              </w:r>
            </w:ins>
            <w:del w:id="1067" w:author="Siu Ham Wong" w:date="2024-01-02T15:20:00Z">
              <w:r w:rsidR="00836DF2" w:rsidRPr="008B0A4A" w:rsidDel="00F503EE">
                <w:rPr>
                  <w:rFonts w:cs="Arial"/>
                  <w:lang w:eastAsia="zh-HK"/>
                </w:rPr>
                <w:delText>C</w:delText>
              </w:r>
            </w:del>
            <w:r w:rsidR="008674EA" w:rsidRPr="008B0A4A">
              <w:rPr>
                <w:rFonts w:cs="Arial"/>
                <w:lang w:eastAsia="zh-HK"/>
              </w:rPr>
              <w:t>heckpoint</w:t>
            </w:r>
          </w:p>
        </w:tc>
        <w:tc>
          <w:tcPr>
            <w:tcW w:w="1970" w:type="dxa"/>
          </w:tcPr>
          <w:p w14:paraId="71314885" w14:textId="6488CF37" w:rsidR="008674EA" w:rsidRPr="000F3C76" w:rsidRDefault="008674EA" w:rsidP="008674EA">
            <w:pPr>
              <w:pStyle w:val="ListParagraph"/>
              <w:ind w:leftChars="0" w:left="0"/>
              <w:rPr>
                <w:rFonts w:cs="Arial"/>
                <w:lang w:eastAsia="zh-HK"/>
              </w:rPr>
            </w:pPr>
            <w:r w:rsidRPr="008B0A4A">
              <w:rPr>
                <w:rFonts w:cs="Arial"/>
                <w:lang w:eastAsia="zh-HK"/>
              </w:rPr>
              <w:t>String</w:t>
            </w:r>
          </w:p>
        </w:tc>
        <w:tc>
          <w:tcPr>
            <w:tcW w:w="2780" w:type="dxa"/>
          </w:tcPr>
          <w:p w14:paraId="269F29A9" w14:textId="3464314B" w:rsidR="008674EA" w:rsidRDefault="00836DF2" w:rsidP="008674EA">
            <w:pPr>
              <w:pStyle w:val="ListParagraph"/>
              <w:ind w:leftChars="0" w:left="0"/>
              <w:rPr>
                <w:rFonts w:cs="Arial"/>
                <w:shd w:val="clear" w:color="auto" w:fill="FFFFFF"/>
              </w:rPr>
            </w:pPr>
            <w:r>
              <w:rPr>
                <w:rFonts w:cs="Arial"/>
                <w:shd w:val="clear" w:color="auto" w:fill="FFFFFF"/>
              </w:rPr>
              <w:t>Checkpoint values</w:t>
            </w:r>
          </w:p>
          <w:p w14:paraId="1EBB6611" w14:textId="77777777" w:rsidR="00836DF2" w:rsidRDefault="00836DF2" w:rsidP="008674EA">
            <w:pPr>
              <w:pStyle w:val="ListParagraph"/>
              <w:ind w:leftChars="0" w:left="0"/>
              <w:rPr>
                <w:rFonts w:cs="Arial"/>
                <w:shd w:val="clear" w:color="auto" w:fill="FFFFFF"/>
              </w:rPr>
            </w:pPr>
            <w:proofErr w:type="spellStart"/>
            <w:r>
              <w:rPr>
                <w:rFonts w:cs="Arial"/>
                <w:shd w:val="clear" w:color="auto" w:fill="FFFFFF"/>
              </w:rPr>
              <w:t>BarrierGate</w:t>
            </w:r>
            <w:proofErr w:type="spellEnd"/>
          </w:p>
          <w:p w14:paraId="0AB812DA" w14:textId="29C4C77D" w:rsidR="00836DF2" w:rsidRPr="000F3C76" w:rsidRDefault="00836DF2" w:rsidP="008674EA">
            <w:pPr>
              <w:pStyle w:val="ListParagraph"/>
              <w:ind w:leftChars="0" w:left="0"/>
              <w:rPr>
                <w:rFonts w:cs="Arial"/>
                <w:shd w:val="clear" w:color="auto" w:fill="FFFFFF"/>
              </w:rPr>
            </w:pPr>
            <w:r>
              <w:rPr>
                <w:rFonts w:cs="Arial"/>
                <w:shd w:val="clear" w:color="auto" w:fill="FFFFFF"/>
              </w:rPr>
              <w:t>Cabin</w:t>
            </w:r>
          </w:p>
        </w:tc>
      </w:tr>
      <w:tr w:rsidR="009A07D2" w:rsidRPr="008B1896" w14:paraId="1E9DFD5C" w14:textId="77777777" w:rsidTr="00790944">
        <w:tc>
          <w:tcPr>
            <w:tcW w:w="3306" w:type="dxa"/>
          </w:tcPr>
          <w:p w14:paraId="55EC70AD" w14:textId="5D1DBC1E" w:rsidR="009A07D2" w:rsidRPr="0035699B" w:rsidRDefault="00F503EE" w:rsidP="009A07D2">
            <w:pPr>
              <w:pStyle w:val="ListParagraph"/>
              <w:ind w:leftChars="0" w:left="0"/>
              <w:rPr>
                <w:rFonts w:cs="Arial"/>
                <w:lang w:eastAsia="zh-HK"/>
              </w:rPr>
            </w:pPr>
            <w:ins w:id="1068" w:author="Siu Ham Wong" w:date="2024-01-02T15:20:00Z">
              <w:r>
                <w:rPr>
                  <w:rFonts w:cs="Arial"/>
                  <w:lang w:eastAsia="zh-HK"/>
                </w:rPr>
                <w:t>l</w:t>
              </w:r>
            </w:ins>
            <w:del w:id="1069" w:author="Siu Ham Wong" w:date="2024-01-02T15:20:00Z">
              <w:r w:rsidR="009A07D2" w:rsidDel="00F503EE">
                <w:rPr>
                  <w:rFonts w:cs="Arial"/>
                  <w:lang w:eastAsia="zh-HK"/>
                </w:rPr>
                <w:delText>L</w:delText>
              </w:r>
            </w:del>
            <w:r w:rsidR="009A07D2">
              <w:rPr>
                <w:rFonts w:cs="Arial"/>
                <w:lang w:eastAsia="zh-HK"/>
              </w:rPr>
              <w:t>ocation</w:t>
            </w:r>
          </w:p>
        </w:tc>
        <w:tc>
          <w:tcPr>
            <w:tcW w:w="1970" w:type="dxa"/>
          </w:tcPr>
          <w:p w14:paraId="6AAB751C" w14:textId="568451AE" w:rsidR="009A07D2" w:rsidRPr="0035699B" w:rsidRDefault="009A07D2" w:rsidP="009A07D2">
            <w:pPr>
              <w:pStyle w:val="ListParagraph"/>
              <w:ind w:leftChars="0" w:left="0"/>
              <w:rPr>
                <w:rFonts w:cs="Arial"/>
                <w:lang w:eastAsia="zh-HK"/>
              </w:rPr>
            </w:pPr>
            <w:r>
              <w:rPr>
                <w:rFonts w:cs="Arial"/>
                <w:lang w:eastAsia="zh-HK"/>
              </w:rPr>
              <w:t>String</w:t>
            </w:r>
          </w:p>
        </w:tc>
        <w:tc>
          <w:tcPr>
            <w:tcW w:w="2780" w:type="dxa"/>
          </w:tcPr>
          <w:p w14:paraId="5C40875D" w14:textId="77777777" w:rsidR="009A07D2" w:rsidRDefault="00836DF2" w:rsidP="009A07D2">
            <w:pPr>
              <w:pStyle w:val="ListParagraph"/>
              <w:ind w:leftChars="0" w:left="0"/>
              <w:rPr>
                <w:rFonts w:cs="Arial"/>
                <w:shd w:val="clear" w:color="auto" w:fill="FFFFFF"/>
              </w:rPr>
            </w:pPr>
            <w:r>
              <w:rPr>
                <w:rFonts w:cs="Arial"/>
                <w:shd w:val="clear" w:color="auto" w:fill="FFFFFF"/>
              </w:rPr>
              <w:t>Location values</w:t>
            </w:r>
          </w:p>
          <w:p w14:paraId="272CE7D2" w14:textId="77777777" w:rsidR="00836DF2" w:rsidRDefault="00836DF2" w:rsidP="009A07D2">
            <w:pPr>
              <w:pStyle w:val="ListParagraph"/>
              <w:ind w:leftChars="0" w:left="0"/>
              <w:rPr>
                <w:rFonts w:cs="Arial"/>
                <w:shd w:val="clear" w:color="auto" w:fill="FFFFFF"/>
              </w:rPr>
            </w:pPr>
            <w:proofErr w:type="spellStart"/>
            <w:r>
              <w:rPr>
                <w:rFonts w:cs="Arial"/>
                <w:shd w:val="clear" w:color="auto" w:fill="FFFFFF"/>
              </w:rPr>
              <w:t>MainGateEntry</w:t>
            </w:r>
            <w:proofErr w:type="spellEnd"/>
          </w:p>
          <w:p w14:paraId="756A29D5" w14:textId="77777777" w:rsidR="00DF0007" w:rsidRDefault="00836DF2" w:rsidP="00DF0007">
            <w:pPr>
              <w:pStyle w:val="ListParagraph"/>
              <w:ind w:leftChars="0" w:left="0"/>
              <w:rPr>
                <w:ins w:id="1070" w:author="Sherry Chan" w:date="2024-09-11T17:20:00Z" w16du:dateUtc="2024-09-11T09:20:00Z"/>
                <w:rFonts w:cs="Arial"/>
                <w:shd w:val="clear" w:color="auto" w:fill="FFFFFF"/>
              </w:rPr>
            </w:pPr>
            <w:r>
              <w:rPr>
                <w:rFonts w:cs="Arial"/>
                <w:shd w:val="clear" w:color="auto" w:fill="FFFFFF"/>
              </w:rPr>
              <w:t>MainGateExit</w:t>
            </w:r>
            <w:ins w:id="1071" w:author="Sherry Chan" w:date="2024-09-11T17:19:00Z" w16du:dateUtc="2024-09-11T09:19:00Z">
              <w:r w:rsidR="00DF0007">
                <w:rPr>
                  <w:rFonts w:cs="Arial"/>
                  <w:shd w:val="clear" w:color="auto" w:fill="FFFFFF"/>
                </w:rPr>
                <w:t>0</w:t>
              </w:r>
            </w:ins>
          </w:p>
          <w:p w14:paraId="11F76023" w14:textId="0FDA0F4B" w:rsidR="00DF0007" w:rsidRDefault="00DF0007" w:rsidP="00DF0007">
            <w:pPr>
              <w:pStyle w:val="ListParagraph"/>
              <w:ind w:leftChars="0" w:left="0"/>
              <w:rPr>
                <w:ins w:id="1072" w:author="Sherry Chan" w:date="2024-09-11T17:20:00Z" w16du:dateUtc="2024-09-11T09:20:00Z"/>
                <w:rFonts w:cs="Arial"/>
                <w:shd w:val="clear" w:color="auto" w:fill="FFFFFF"/>
              </w:rPr>
            </w:pPr>
            <w:ins w:id="1073" w:author="Sherry Chan" w:date="2024-09-11T17:20:00Z" w16du:dateUtc="2024-09-11T09:20:00Z">
              <w:r>
                <w:rPr>
                  <w:rFonts w:cs="Arial"/>
                  <w:shd w:val="clear" w:color="auto" w:fill="FFFFFF"/>
                </w:rPr>
                <w:t>MainGateExit1</w:t>
              </w:r>
            </w:ins>
          </w:p>
          <w:p w14:paraId="4688EC67" w14:textId="78370CDE" w:rsidR="00836DF2" w:rsidRDefault="00DF0007" w:rsidP="009A07D2">
            <w:pPr>
              <w:pStyle w:val="ListParagraph"/>
              <w:ind w:leftChars="0" w:left="0"/>
              <w:rPr>
                <w:rFonts w:cs="Arial"/>
                <w:shd w:val="clear" w:color="auto" w:fill="FFFFFF"/>
              </w:rPr>
            </w:pPr>
            <w:ins w:id="1074" w:author="Sherry Chan" w:date="2024-09-11T17:20:00Z" w16du:dateUtc="2024-09-11T09:20:00Z">
              <w:r>
                <w:rPr>
                  <w:rFonts w:cs="Arial"/>
                  <w:shd w:val="clear" w:color="auto" w:fill="FFFFFF"/>
                </w:rPr>
                <w:t>MainGateExit2</w:t>
              </w:r>
            </w:ins>
          </w:p>
          <w:p w14:paraId="76899BD8" w14:textId="1847C241" w:rsidR="00836DF2" w:rsidRDefault="00836DF2" w:rsidP="009A07D2">
            <w:pPr>
              <w:pStyle w:val="ListParagraph"/>
              <w:ind w:leftChars="0" w:left="0"/>
              <w:rPr>
                <w:rFonts w:cs="Arial"/>
                <w:shd w:val="clear" w:color="auto" w:fill="FFFFFF"/>
              </w:rPr>
            </w:pPr>
            <w:proofErr w:type="spellStart"/>
            <w:r>
              <w:rPr>
                <w:rFonts w:cs="Arial"/>
                <w:shd w:val="clear" w:color="auto" w:fill="FFFFFF"/>
              </w:rPr>
              <w:t>CabinParking</w:t>
            </w:r>
            <w:proofErr w:type="spellEnd"/>
          </w:p>
          <w:p w14:paraId="4EB8B253" w14:textId="4625216F" w:rsidR="00836DF2" w:rsidRPr="0035699B" w:rsidRDefault="00836DF2" w:rsidP="009A07D2">
            <w:pPr>
              <w:pStyle w:val="ListParagraph"/>
              <w:ind w:leftChars="0" w:left="0"/>
              <w:rPr>
                <w:rFonts w:cs="Arial"/>
                <w:shd w:val="clear" w:color="auto" w:fill="FFFFFF"/>
              </w:rPr>
            </w:pPr>
            <w:proofErr w:type="spellStart"/>
            <w:r>
              <w:rPr>
                <w:rFonts w:cs="Arial"/>
                <w:shd w:val="clear" w:color="auto" w:fill="FFFFFF"/>
              </w:rPr>
              <w:t>CabinRetrieval</w:t>
            </w:r>
            <w:proofErr w:type="spellEnd"/>
          </w:p>
        </w:tc>
      </w:tr>
      <w:tr w:rsidR="009A07D2" w:rsidRPr="008B1896" w14:paraId="33DC6C1A" w14:textId="77777777" w:rsidTr="00790944">
        <w:tc>
          <w:tcPr>
            <w:tcW w:w="3306" w:type="dxa"/>
          </w:tcPr>
          <w:p w14:paraId="42D90371" w14:textId="55BF1A98" w:rsidR="009A07D2" w:rsidRPr="0035699B" w:rsidRDefault="009A07D2" w:rsidP="009A07D2">
            <w:pPr>
              <w:pStyle w:val="ListParagraph"/>
              <w:ind w:leftChars="0" w:left="0"/>
              <w:rPr>
                <w:rFonts w:cs="Arial"/>
                <w:lang w:eastAsia="zh-HK"/>
              </w:rPr>
            </w:pPr>
            <w:proofErr w:type="spellStart"/>
            <w:r>
              <w:rPr>
                <w:rFonts w:cs="Arial"/>
                <w:lang w:eastAsia="zh-HK"/>
              </w:rPr>
              <w:t>moreInfo</w:t>
            </w:r>
            <w:proofErr w:type="spellEnd"/>
          </w:p>
        </w:tc>
        <w:tc>
          <w:tcPr>
            <w:tcW w:w="1970" w:type="dxa"/>
          </w:tcPr>
          <w:p w14:paraId="1A65D15B" w14:textId="5C0CA0F2" w:rsidR="009A07D2" w:rsidRPr="0035699B" w:rsidRDefault="009A07D2" w:rsidP="009A07D2">
            <w:pPr>
              <w:pStyle w:val="ListParagraph"/>
              <w:ind w:leftChars="0" w:left="0"/>
              <w:rPr>
                <w:rFonts w:cs="Arial"/>
                <w:lang w:eastAsia="zh-HK"/>
              </w:rPr>
            </w:pPr>
            <w:del w:id="1075" w:author="Siu Ham Wong" w:date="2024-01-02T15:23:00Z">
              <w:r w:rsidDel="00F503EE">
                <w:rPr>
                  <w:rFonts w:cs="Arial"/>
                  <w:lang w:eastAsia="zh-HK"/>
                </w:rPr>
                <w:delText>String</w:delText>
              </w:r>
            </w:del>
            <w:ins w:id="1076" w:author="Siu Ham Wong" w:date="2024-01-02T15:23:00Z">
              <w:r w:rsidR="00F503EE">
                <w:rPr>
                  <w:rFonts w:cs="Arial"/>
                  <w:lang w:eastAsia="zh-HK"/>
                </w:rPr>
                <w:t>Object</w:t>
              </w:r>
            </w:ins>
          </w:p>
        </w:tc>
        <w:tc>
          <w:tcPr>
            <w:tcW w:w="2780" w:type="dxa"/>
          </w:tcPr>
          <w:p w14:paraId="4F1D5897" w14:textId="439065FC" w:rsidR="009A07D2" w:rsidRPr="0035699B" w:rsidRDefault="00836DF2" w:rsidP="009A07D2">
            <w:pPr>
              <w:pStyle w:val="ListParagraph"/>
              <w:ind w:leftChars="0" w:left="0"/>
              <w:rPr>
                <w:rFonts w:cs="Arial"/>
                <w:shd w:val="clear" w:color="auto" w:fill="FFFFFF"/>
              </w:rPr>
            </w:pPr>
            <w:del w:id="1077" w:author="Siu Ham Wong" w:date="2024-01-02T15:24:00Z">
              <w:r w:rsidDel="00F503EE">
                <w:rPr>
                  <w:rFonts w:cs="Arial"/>
                  <w:shd w:val="clear" w:color="auto" w:fill="FFFFFF"/>
                </w:rPr>
                <w:delText>Empty</w:delText>
              </w:r>
            </w:del>
          </w:p>
        </w:tc>
      </w:tr>
      <w:tr w:rsidR="009A07D2" w:rsidRPr="008B1896" w14:paraId="7852FA6E" w14:textId="77777777" w:rsidTr="00790944">
        <w:tc>
          <w:tcPr>
            <w:tcW w:w="3306" w:type="dxa"/>
          </w:tcPr>
          <w:p w14:paraId="667F2E34" w14:textId="4CA4C2CE" w:rsidR="009A07D2" w:rsidRPr="000F3C76" w:rsidRDefault="00F503EE" w:rsidP="009A07D2">
            <w:pPr>
              <w:pStyle w:val="ListParagraph"/>
              <w:ind w:leftChars="0" w:left="0"/>
              <w:rPr>
                <w:rFonts w:cs="Arial"/>
                <w:lang w:eastAsia="zh-HK"/>
              </w:rPr>
            </w:pPr>
            <w:ins w:id="1078" w:author="Siu Ham Wong" w:date="2024-01-02T15:22:00Z">
              <w:r>
                <w:rPr>
                  <w:rFonts w:cs="Arial"/>
                  <w:lang w:eastAsia="zh-HK"/>
                </w:rPr>
                <w:lastRenderedPageBreak/>
                <w:t>r</w:t>
              </w:r>
            </w:ins>
            <w:del w:id="1079" w:author="Siu Ham Wong" w:date="2024-01-02T15:22:00Z">
              <w:r w:rsidR="009A07D2" w:rsidRPr="0035699B" w:rsidDel="00F503EE">
                <w:rPr>
                  <w:rFonts w:cs="Arial"/>
                  <w:lang w:eastAsia="zh-HK"/>
                </w:rPr>
                <w:delText>R</w:delText>
              </w:r>
            </w:del>
            <w:r w:rsidR="009A07D2" w:rsidRPr="0035699B">
              <w:rPr>
                <w:rFonts w:cs="Arial"/>
                <w:lang w:eastAsia="zh-HK"/>
              </w:rPr>
              <w:t>emark</w:t>
            </w:r>
          </w:p>
        </w:tc>
        <w:tc>
          <w:tcPr>
            <w:tcW w:w="1970" w:type="dxa"/>
          </w:tcPr>
          <w:p w14:paraId="381C5DA7" w14:textId="7AC08CF0" w:rsidR="009A07D2" w:rsidRPr="000F3C76" w:rsidRDefault="009A07D2" w:rsidP="009A07D2">
            <w:pPr>
              <w:pStyle w:val="ListParagraph"/>
              <w:ind w:leftChars="0" w:left="0"/>
              <w:rPr>
                <w:rFonts w:cs="Arial"/>
                <w:lang w:eastAsia="zh-HK"/>
              </w:rPr>
            </w:pPr>
            <w:r w:rsidRPr="0035699B">
              <w:rPr>
                <w:rFonts w:cs="Arial"/>
                <w:lang w:eastAsia="zh-HK"/>
              </w:rPr>
              <w:t>String</w:t>
            </w:r>
          </w:p>
        </w:tc>
        <w:tc>
          <w:tcPr>
            <w:tcW w:w="2780" w:type="dxa"/>
          </w:tcPr>
          <w:p w14:paraId="3341A490" w14:textId="47EBD21E" w:rsidR="009A07D2" w:rsidRPr="000F3C76" w:rsidRDefault="009A07D2" w:rsidP="009A07D2">
            <w:pPr>
              <w:pStyle w:val="ListParagraph"/>
              <w:ind w:leftChars="0" w:left="0"/>
              <w:rPr>
                <w:rFonts w:cs="Arial"/>
                <w:shd w:val="clear" w:color="auto" w:fill="FFFFFF"/>
              </w:rPr>
            </w:pPr>
            <w:r w:rsidRPr="0035699B">
              <w:rPr>
                <w:rFonts w:cs="Arial"/>
                <w:shd w:val="clear" w:color="auto" w:fill="FFFFFF"/>
              </w:rPr>
              <w:t>Remark</w:t>
            </w:r>
          </w:p>
        </w:tc>
      </w:tr>
      <w:tr w:rsidR="009A07D2" w:rsidRPr="008B1896" w14:paraId="7268CD45" w14:textId="77777777" w:rsidTr="00790944">
        <w:tc>
          <w:tcPr>
            <w:tcW w:w="3306" w:type="dxa"/>
          </w:tcPr>
          <w:p w14:paraId="2AE6DCC3" w14:textId="7747EB1F" w:rsidR="009A07D2" w:rsidRPr="000F3C76" w:rsidRDefault="009A07D2" w:rsidP="009A07D2">
            <w:pPr>
              <w:pStyle w:val="ListParagraph"/>
              <w:ind w:leftChars="0" w:left="0"/>
              <w:rPr>
                <w:rFonts w:cs="Arial"/>
                <w:lang w:eastAsia="zh-HK"/>
              </w:rPr>
            </w:pPr>
            <w:proofErr w:type="spellStart"/>
            <w:r w:rsidRPr="009564EC">
              <w:rPr>
                <w:rFonts w:cs="Arial"/>
                <w:lang w:eastAsia="zh-HK"/>
              </w:rPr>
              <w:t>eventDate</w:t>
            </w:r>
            <w:proofErr w:type="spellEnd"/>
          </w:p>
        </w:tc>
        <w:tc>
          <w:tcPr>
            <w:tcW w:w="1970" w:type="dxa"/>
          </w:tcPr>
          <w:p w14:paraId="75AFFED3" w14:textId="1D13EE23" w:rsidR="009A07D2" w:rsidRPr="000F3C76" w:rsidRDefault="009A07D2" w:rsidP="009A07D2">
            <w:pPr>
              <w:pStyle w:val="ListParagraph"/>
              <w:ind w:leftChars="0" w:left="0"/>
              <w:rPr>
                <w:rFonts w:cs="Arial"/>
                <w:lang w:eastAsia="zh-HK"/>
              </w:rPr>
            </w:pPr>
            <w:r w:rsidRPr="009564EC">
              <w:rPr>
                <w:rFonts w:cs="Arial"/>
                <w:lang w:eastAsia="zh-HK"/>
              </w:rPr>
              <w:t>String</w:t>
            </w:r>
          </w:p>
        </w:tc>
        <w:tc>
          <w:tcPr>
            <w:tcW w:w="2780" w:type="dxa"/>
          </w:tcPr>
          <w:p w14:paraId="20A38185" w14:textId="32386945" w:rsidR="009A07D2" w:rsidRPr="009564EC" w:rsidRDefault="009A07D2" w:rsidP="009A07D2">
            <w:pPr>
              <w:pStyle w:val="ListParagraph"/>
              <w:ind w:leftChars="0" w:left="0"/>
              <w:rPr>
                <w:rFonts w:cs="Arial"/>
                <w:shd w:val="clear" w:color="auto" w:fill="FFFFFF"/>
              </w:rPr>
            </w:pPr>
            <w:r w:rsidRPr="009564EC">
              <w:rPr>
                <w:rFonts w:cs="Arial"/>
                <w:shd w:val="clear" w:color="auto" w:fill="FFFFFF"/>
              </w:rPr>
              <w:t>YYYY</w:t>
            </w:r>
            <w:r>
              <w:rPr>
                <w:rFonts w:cs="Arial"/>
                <w:shd w:val="clear" w:color="auto" w:fill="FFFFFF"/>
              </w:rPr>
              <w:t>/</w:t>
            </w:r>
            <w:r w:rsidRPr="009564EC">
              <w:rPr>
                <w:rFonts w:cs="Arial"/>
                <w:shd w:val="clear" w:color="auto" w:fill="FFFFFF"/>
              </w:rPr>
              <w:t>MM</w:t>
            </w:r>
            <w:r>
              <w:rPr>
                <w:rFonts w:cs="Arial"/>
                <w:shd w:val="clear" w:color="auto" w:fill="FFFFFF"/>
              </w:rPr>
              <w:t>/</w:t>
            </w:r>
            <w:r w:rsidRPr="009564EC">
              <w:rPr>
                <w:rFonts w:cs="Arial"/>
                <w:shd w:val="clear" w:color="auto" w:fill="FFFFFF"/>
              </w:rPr>
              <w:t>DD</w:t>
            </w:r>
          </w:p>
          <w:p w14:paraId="7BCFEA9F" w14:textId="3BAC85C3" w:rsidR="009A07D2" w:rsidRPr="000F3C76" w:rsidRDefault="009A07D2" w:rsidP="009A07D2">
            <w:pPr>
              <w:pStyle w:val="ListParagraph"/>
              <w:ind w:leftChars="0" w:left="0"/>
              <w:rPr>
                <w:rFonts w:cs="Arial"/>
                <w:shd w:val="clear" w:color="auto" w:fill="FFFFFF"/>
              </w:rPr>
            </w:pPr>
            <w:r w:rsidRPr="009564EC">
              <w:rPr>
                <w:rFonts w:cs="Arial"/>
                <w:shd w:val="clear" w:color="auto" w:fill="FFFFFF"/>
              </w:rPr>
              <w:t>Check out date</w:t>
            </w:r>
          </w:p>
        </w:tc>
      </w:tr>
      <w:tr w:rsidR="009A07D2" w:rsidRPr="008B1896" w14:paraId="1F91B453" w14:textId="77777777" w:rsidTr="00790944">
        <w:tc>
          <w:tcPr>
            <w:tcW w:w="3306" w:type="dxa"/>
          </w:tcPr>
          <w:p w14:paraId="7D30DAE0" w14:textId="64945764" w:rsidR="009A07D2" w:rsidRPr="000F3C76" w:rsidRDefault="009A07D2" w:rsidP="009A07D2">
            <w:pPr>
              <w:pStyle w:val="ListParagraph"/>
              <w:ind w:leftChars="0" w:left="0"/>
              <w:rPr>
                <w:rFonts w:cs="Arial"/>
                <w:lang w:eastAsia="zh-HK"/>
              </w:rPr>
            </w:pPr>
            <w:proofErr w:type="spellStart"/>
            <w:r w:rsidRPr="009564EC">
              <w:rPr>
                <w:rFonts w:cs="Arial"/>
                <w:lang w:eastAsia="zh-HK"/>
              </w:rPr>
              <w:t>eventTime</w:t>
            </w:r>
            <w:proofErr w:type="spellEnd"/>
          </w:p>
        </w:tc>
        <w:tc>
          <w:tcPr>
            <w:tcW w:w="1970" w:type="dxa"/>
          </w:tcPr>
          <w:p w14:paraId="5649C094" w14:textId="29E97118" w:rsidR="009A07D2" w:rsidRPr="000F3C76" w:rsidRDefault="009A07D2" w:rsidP="009A07D2">
            <w:pPr>
              <w:pStyle w:val="ListParagraph"/>
              <w:ind w:leftChars="0" w:left="0"/>
              <w:rPr>
                <w:rFonts w:cs="Arial"/>
                <w:lang w:eastAsia="zh-HK"/>
              </w:rPr>
            </w:pPr>
            <w:r w:rsidRPr="009564EC">
              <w:rPr>
                <w:rFonts w:cs="Arial"/>
                <w:lang w:eastAsia="zh-HK"/>
              </w:rPr>
              <w:t>String</w:t>
            </w:r>
          </w:p>
        </w:tc>
        <w:tc>
          <w:tcPr>
            <w:tcW w:w="2780" w:type="dxa"/>
          </w:tcPr>
          <w:p w14:paraId="7BA4706B" w14:textId="40715EC8" w:rsidR="009A07D2" w:rsidRPr="009564EC" w:rsidRDefault="009A07D2" w:rsidP="009A07D2">
            <w:pPr>
              <w:pStyle w:val="ListParagraph"/>
              <w:ind w:leftChars="0" w:left="0"/>
              <w:rPr>
                <w:rFonts w:cs="Arial"/>
                <w:shd w:val="clear" w:color="auto" w:fill="FFFFFF"/>
              </w:rPr>
            </w:pPr>
            <w:proofErr w:type="spellStart"/>
            <w:r w:rsidRPr="009564EC">
              <w:rPr>
                <w:rFonts w:cs="Arial"/>
                <w:shd w:val="clear" w:color="auto" w:fill="FFFFFF"/>
              </w:rPr>
              <w:t>HH:</w:t>
            </w:r>
            <w:proofErr w:type="gramStart"/>
            <w:r>
              <w:rPr>
                <w:rFonts w:cs="Arial"/>
                <w:shd w:val="clear" w:color="auto" w:fill="FFFFFF"/>
              </w:rPr>
              <w:t>mm</w:t>
            </w:r>
            <w:r w:rsidRPr="009564EC">
              <w:rPr>
                <w:rFonts w:cs="Arial"/>
                <w:shd w:val="clear" w:color="auto" w:fill="FFFFFF"/>
              </w:rPr>
              <w:t>:SS</w:t>
            </w:r>
            <w:proofErr w:type="spellEnd"/>
            <w:proofErr w:type="gramEnd"/>
          </w:p>
          <w:p w14:paraId="666DDBAF" w14:textId="6E79BCBE" w:rsidR="009A07D2" w:rsidRPr="000F3C76" w:rsidRDefault="009A07D2" w:rsidP="009A07D2">
            <w:pPr>
              <w:pStyle w:val="ListParagraph"/>
              <w:ind w:leftChars="0" w:left="0"/>
              <w:rPr>
                <w:rFonts w:cs="Arial"/>
                <w:shd w:val="clear" w:color="auto" w:fill="FFFFFF"/>
              </w:rPr>
            </w:pPr>
            <w:r w:rsidRPr="009564EC">
              <w:rPr>
                <w:rFonts w:cs="Arial"/>
                <w:shd w:val="clear" w:color="auto" w:fill="FFFFFF"/>
              </w:rPr>
              <w:t>Check out time</w:t>
            </w:r>
          </w:p>
        </w:tc>
      </w:tr>
      <w:tr w:rsidR="009A07D2" w:rsidRPr="008B1896" w14:paraId="192CC302" w14:textId="77777777" w:rsidTr="00790944">
        <w:tc>
          <w:tcPr>
            <w:tcW w:w="3306" w:type="dxa"/>
          </w:tcPr>
          <w:p w14:paraId="336D0011" w14:textId="13538BD7" w:rsidR="009A07D2" w:rsidRPr="008B1896" w:rsidRDefault="009A07D2" w:rsidP="009A07D2">
            <w:pPr>
              <w:pStyle w:val="ListParagraph"/>
              <w:ind w:leftChars="0" w:left="0"/>
              <w:rPr>
                <w:rFonts w:cs="Arial"/>
                <w:lang w:eastAsia="zh-HK"/>
              </w:rPr>
            </w:pPr>
            <w:proofErr w:type="spellStart"/>
            <w:r w:rsidRPr="008B1896">
              <w:rPr>
                <w:rFonts w:cs="Arial"/>
                <w:lang w:eastAsia="zh-HK"/>
              </w:rPr>
              <w:t>parkingRecordId</w:t>
            </w:r>
            <w:proofErr w:type="spellEnd"/>
          </w:p>
        </w:tc>
        <w:tc>
          <w:tcPr>
            <w:tcW w:w="1970" w:type="dxa"/>
          </w:tcPr>
          <w:p w14:paraId="77A86975" w14:textId="07286783" w:rsidR="009A07D2" w:rsidRPr="008B1896" w:rsidRDefault="009A07D2" w:rsidP="009A07D2">
            <w:pPr>
              <w:pStyle w:val="ListParagraph"/>
              <w:ind w:leftChars="0" w:left="0"/>
              <w:rPr>
                <w:rFonts w:cs="Arial"/>
                <w:lang w:eastAsia="zh-HK"/>
              </w:rPr>
            </w:pPr>
            <w:r w:rsidRPr="008B1896">
              <w:rPr>
                <w:rFonts w:cs="Arial"/>
                <w:lang w:eastAsia="zh-HK"/>
              </w:rPr>
              <w:t>String</w:t>
            </w:r>
          </w:p>
        </w:tc>
        <w:tc>
          <w:tcPr>
            <w:tcW w:w="2780" w:type="dxa"/>
          </w:tcPr>
          <w:p w14:paraId="1E00A0FD" w14:textId="3417CD1B" w:rsidR="009A07D2" w:rsidRPr="008B1896" w:rsidRDefault="009A07D2" w:rsidP="009A07D2">
            <w:pPr>
              <w:pStyle w:val="ListParagraph"/>
              <w:ind w:leftChars="0" w:left="0"/>
              <w:rPr>
                <w:rFonts w:eastAsiaTheme="minorEastAsia" w:cs="Arial"/>
                <w:lang w:eastAsia="zh-HK"/>
              </w:rPr>
            </w:pPr>
            <w:r w:rsidRPr="008B1896">
              <w:rPr>
                <w:rFonts w:eastAsiaTheme="minorEastAsia" w:cs="Arial"/>
                <w:lang w:eastAsia="zh-HK"/>
              </w:rPr>
              <w:t>CPVACS Parking Record ID</w:t>
            </w:r>
          </w:p>
        </w:tc>
      </w:tr>
      <w:tr w:rsidR="009A07D2" w:rsidRPr="008B1896" w14:paraId="450CDA32" w14:textId="77777777" w:rsidTr="00790944">
        <w:tc>
          <w:tcPr>
            <w:tcW w:w="3306" w:type="dxa"/>
          </w:tcPr>
          <w:p w14:paraId="6541E6EF" w14:textId="10244759" w:rsidR="009A07D2" w:rsidRPr="008B1896" w:rsidRDefault="009A07D2" w:rsidP="009A07D2">
            <w:pPr>
              <w:pStyle w:val="ListParagraph"/>
              <w:ind w:leftChars="0" w:left="0"/>
              <w:rPr>
                <w:rFonts w:cs="Arial"/>
                <w:lang w:eastAsia="zh-HK"/>
              </w:rPr>
            </w:pPr>
            <w:proofErr w:type="spellStart"/>
            <w:r w:rsidRPr="008B1896">
              <w:rPr>
                <w:rFonts w:cs="Arial"/>
                <w:lang w:eastAsia="zh-HK"/>
              </w:rPr>
              <w:t>mpsRecordId</w:t>
            </w:r>
            <w:proofErr w:type="spellEnd"/>
          </w:p>
        </w:tc>
        <w:tc>
          <w:tcPr>
            <w:tcW w:w="1970" w:type="dxa"/>
          </w:tcPr>
          <w:p w14:paraId="2C455C68" w14:textId="5AD1E032" w:rsidR="009A07D2" w:rsidRPr="008B1896" w:rsidRDefault="009A07D2" w:rsidP="009A07D2">
            <w:pPr>
              <w:pStyle w:val="ListParagraph"/>
              <w:ind w:leftChars="0" w:left="0"/>
              <w:rPr>
                <w:rFonts w:cs="Arial"/>
                <w:lang w:eastAsia="zh-HK"/>
              </w:rPr>
            </w:pPr>
            <w:r w:rsidRPr="008B1896">
              <w:rPr>
                <w:rFonts w:cs="Arial"/>
                <w:lang w:eastAsia="zh-HK"/>
              </w:rPr>
              <w:t>String</w:t>
            </w:r>
          </w:p>
        </w:tc>
        <w:tc>
          <w:tcPr>
            <w:tcW w:w="2780" w:type="dxa"/>
          </w:tcPr>
          <w:p w14:paraId="7BF6C5BD" w14:textId="4092C737" w:rsidR="009A07D2" w:rsidRPr="008B1896" w:rsidRDefault="009A07D2" w:rsidP="009A07D2">
            <w:pPr>
              <w:pStyle w:val="ListParagraph"/>
              <w:ind w:leftChars="0" w:left="0"/>
              <w:rPr>
                <w:rFonts w:eastAsiaTheme="minorEastAsia" w:cs="Arial"/>
                <w:lang w:eastAsia="zh-HK"/>
              </w:rPr>
            </w:pPr>
            <w:r w:rsidRPr="009C7CBD">
              <w:rPr>
                <w:rFonts w:cs="Arial"/>
                <w:shd w:val="clear" w:color="auto" w:fill="FFFFFF"/>
              </w:rPr>
              <w:t>MPS Record ID</w:t>
            </w:r>
          </w:p>
        </w:tc>
      </w:tr>
      <w:tr w:rsidR="001C4276" w:rsidRPr="008B1896" w14:paraId="35D74158" w14:textId="77777777" w:rsidTr="00790944">
        <w:trPr>
          <w:ins w:id="1080" w:author="Siu Ham Wong" w:date="2025-01-26T00:45:00Z"/>
        </w:trPr>
        <w:tc>
          <w:tcPr>
            <w:tcW w:w="3306" w:type="dxa"/>
          </w:tcPr>
          <w:p w14:paraId="7B976FE5" w14:textId="3B42292A" w:rsidR="001C4276" w:rsidRPr="008B1896" w:rsidRDefault="001C4276" w:rsidP="001C4276">
            <w:pPr>
              <w:pStyle w:val="ListParagraph"/>
              <w:ind w:leftChars="0" w:left="0"/>
              <w:rPr>
                <w:ins w:id="1081" w:author="Siu Ham Wong" w:date="2025-01-26T00:45:00Z" w16du:dateUtc="2025-01-25T16:45:00Z"/>
                <w:rFonts w:cs="Arial"/>
                <w:lang w:eastAsia="zh-HK"/>
              </w:rPr>
            </w:pPr>
            <w:proofErr w:type="spellStart"/>
            <w:ins w:id="1082" w:author="Siu Ham Wong" w:date="2025-01-26T00:45:00Z" w16du:dateUtc="2025-01-25T16:45:00Z">
              <w:r w:rsidRPr="00A839B9">
                <w:rPr>
                  <w:rFonts w:cs="Arial"/>
                  <w:lang w:eastAsia="zh-HK"/>
                </w:rPr>
                <w:t>primaryVehicleRegion</w:t>
              </w:r>
              <w:proofErr w:type="spellEnd"/>
            </w:ins>
          </w:p>
        </w:tc>
        <w:tc>
          <w:tcPr>
            <w:tcW w:w="1970" w:type="dxa"/>
          </w:tcPr>
          <w:p w14:paraId="7BAC9255" w14:textId="74321389" w:rsidR="001C4276" w:rsidRPr="008B1896" w:rsidRDefault="001C4276" w:rsidP="001C4276">
            <w:pPr>
              <w:pStyle w:val="ListParagraph"/>
              <w:ind w:leftChars="0" w:left="0"/>
              <w:rPr>
                <w:ins w:id="1083" w:author="Siu Ham Wong" w:date="2025-01-26T00:45:00Z" w16du:dateUtc="2025-01-25T16:45:00Z"/>
                <w:rFonts w:cs="Arial"/>
                <w:lang w:eastAsia="zh-HK"/>
              </w:rPr>
            </w:pPr>
            <w:ins w:id="1084" w:author="Siu Ham Wong" w:date="2025-01-26T00:45:00Z" w16du:dateUtc="2025-01-25T16:45:00Z">
              <w:r>
                <w:rPr>
                  <w:rFonts w:cs="Arial"/>
                  <w:lang w:eastAsia="zh-HK"/>
                </w:rPr>
                <w:t>S</w:t>
              </w:r>
              <w:proofErr w:type="spellStart"/>
              <w:r>
                <w:rPr>
                  <w:rFonts w:cs="Arial"/>
                  <w:lang w:val="en-HK" w:eastAsia="zh-HK"/>
                </w:rPr>
                <w:t>tring</w:t>
              </w:r>
              <w:proofErr w:type="spellEnd"/>
            </w:ins>
          </w:p>
        </w:tc>
        <w:tc>
          <w:tcPr>
            <w:tcW w:w="2780" w:type="dxa"/>
          </w:tcPr>
          <w:p w14:paraId="40246276" w14:textId="77777777" w:rsidR="001C4276" w:rsidRDefault="001C4276" w:rsidP="001C4276">
            <w:pPr>
              <w:pStyle w:val="ListParagraph"/>
              <w:ind w:leftChars="0" w:left="0"/>
              <w:rPr>
                <w:ins w:id="1085" w:author="Siu Ham Wong" w:date="2025-01-26T00:45:00Z" w16du:dateUtc="2025-01-25T16:45:00Z"/>
                <w:rFonts w:cs="Arial"/>
                <w:shd w:val="clear" w:color="auto" w:fill="FFFFFF"/>
              </w:rPr>
            </w:pPr>
            <w:ins w:id="1086" w:author="Siu Ham Wong" w:date="2025-01-26T00:45:00Z" w16du:dateUtc="2025-01-25T16:45:00Z">
              <w:r>
                <w:rPr>
                  <w:rFonts w:cs="Arial"/>
                  <w:shd w:val="clear" w:color="auto" w:fill="FFFFFF"/>
                </w:rPr>
                <w:t>Used for LPN Display</w:t>
              </w:r>
            </w:ins>
          </w:p>
          <w:p w14:paraId="4EE20DBA" w14:textId="77777777" w:rsidR="001C4276" w:rsidRDefault="001C4276" w:rsidP="001C4276">
            <w:pPr>
              <w:pStyle w:val="ListParagraph"/>
              <w:ind w:leftChars="0" w:left="0"/>
              <w:rPr>
                <w:ins w:id="1087" w:author="Siu Ham Wong" w:date="2025-01-26T00:45:00Z" w16du:dateUtc="2025-01-25T16:45:00Z"/>
                <w:rFonts w:cs="Arial"/>
                <w:shd w:val="clear" w:color="auto" w:fill="FFFFFF"/>
              </w:rPr>
            </w:pPr>
            <w:proofErr w:type="spellStart"/>
            <w:ins w:id="1088" w:author="Siu Ham Wong" w:date="2025-01-26T00:45:00Z" w16du:dateUtc="2025-01-25T16:45: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51356FA3" w14:textId="77777777" w:rsidR="001C4276" w:rsidRDefault="001C4276" w:rsidP="001C4276">
            <w:pPr>
              <w:pStyle w:val="ListParagraph"/>
              <w:ind w:leftChars="0" w:left="0"/>
              <w:rPr>
                <w:ins w:id="1089" w:author="Siu Ham Wong" w:date="2025-01-26T00:45:00Z" w16du:dateUtc="2025-01-25T16:45:00Z"/>
                <w:rFonts w:cs="Arial"/>
                <w:shd w:val="clear" w:color="auto" w:fill="FFFFFF"/>
              </w:rPr>
            </w:pPr>
            <w:proofErr w:type="spellStart"/>
            <w:ins w:id="1090" w:author="Siu Ham Wong" w:date="2025-01-26T00:45:00Z" w16du:dateUtc="2025-01-25T16:45:00Z">
              <w:r w:rsidRPr="00A839B9">
                <w:rPr>
                  <w:rFonts w:cs="Arial"/>
                  <w:shd w:val="clear" w:color="auto" w:fill="FFFFFF"/>
                </w:rPr>
                <w:t>hk</w:t>
              </w:r>
              <w:proofErr w:type="spellEnd"/>
              <w:r>
                <w:rPr>
                  <w:rFonts w:cs="Arial"/>
                  <w:shd w:val="clear" w:color="auto" w:fill="FFFFFF"/>
                </w:rPr>
                <w:t xml:space="preserve"> – Hong Kong</w:t>
              </w:r>
            </w:ins>
          </w:p>
          <w:p w14:paraId="2676C7AF" w14:textId="0A089C9B" w:rsidR="001C4276" w:rsidRPr="009C7CBD" w:rsidRDefault="001C4276" w:rsidP="001C4276">
            <w:pPr>
              <w:pStyle w:val="ListParagraph"/>
              <w:ind w:leftChars="0" w:left="0"/>
              <w:rPr>
                <w:ins w:id="1091" w:author="Siu Ham Wong" w:date="2025-01-26T00:45:00Z" w16du:dateUtc="2025-01-25T16:45:00Z"/>
                <w:rFonts w:cs="Arial"/>
                <w:shd w:val="clear" w:color="auto" w:fill="FFFFFF"/>
              </w:rPr>
            </w:pPr>
            <w:proofErr w:type="spellStart"/>
            <w:ins w:id="1092" w:author="Siu Ham Wong" w:date="2025-01-26T00:45:00Z" w16du:dateUtc="2025-01-25T16:45:00Z">
              <w:r w:rsidRPr="00A839B9">
                <w:rPr>
                  <w:rFonts w:cs="Arial"/>
                  <w:shd w:val="clear" w:color="auto" w:fill="FFFFFF"/>
                </w:rPr>
                <w:t>mo</w:t>
              </w:r>
              <w:proofErr w:type="spellEnd"/>
              <w:r>
                <w:rPr>
                  <w:rFonts w:cs="Arial"/>
                  <w:shd w:val="clear" w:color="auto" w:fill="FFFFFF"/>
                </w:rPr>
                <w:t xml:space="preserve"> - Macau</w:t>
              </w:r>
            </w:ins>
          </w:p>
        </w:tc>
      </w:tr>
    </w:tbl>
    <w:p w14:paraId="3CE9115D" w14:textId="77777777" w:rsidR="00F503EE" w:rsidRPr="008B1896" w:rsidRDefault="00F503EE" w:rsidP="00F503EE">
      <w:pPr>
        <w:rPr>
          <w:ins w:id="1093" w:author="Siu Ham Wong" w:date="2024-01-02T15:24:00Z"/>
          <w:rFonts w:cs="Arial"/>
          <w:lang w:eastAsia="zh-HK"/>
        </w:rPr>
      </w:pPr>
    </w:p>
    <w:p w14:paraId="544BF4D3" w14:textId="38E18BD9" w:rsidR="00F503EE" w:rsidRPr="008B1896" w:rsidRDefault="00F503EE" w:rsidP="00F503EE">
      <w:pPr>
        <w:ind w:firstLine="851"/>
        <w:rPr>
          <w:ins w:id="1094" w:author="Siu Ham Wong" w:date="2024-01-02T15:24:00Z"/>
          <w:rFonts w:cs="Arial"/>
          <w:lang w:eastAsia="zh-HK"/>
        </w:rPr>
      </w:pPr>
      <w:ins w:id="1095" w:author="Siu Ham Wong" w:date="2024-01-02T15:24:00Z">
        <w:r w:rsidRPr="008B1896">
          <w:rPr>
            <w:rFonts w:cs="Arial"/>
            <w:lang w:eastAsia="zh-HK"/>
          </w:rPr>
          <w:t xml:space="preserve">  &lt;</w:t>
        </w:r>
        <w:proofErr w:type="spellStart"/>
        <w:r>
          <w:rPr>
            <w:rFonts w:cs="Arial"/>
            <w:lang w:eastAsia="zh-HK"/>
          </w:rPr>
          <w:t>more</w:t>
        </w:r>
      </w:ins>
      <w:ins w:id="1096" w:author="Siu Ham Wong" w:date="2024-01-02T15:25:00Z">
        <w:r>
          <w:rPr>
            <w:rFonts w:cs="Arial"/>
            <w:lang w:eastAsia="zh-HK"/>
          </w:rPr>
          <w:t>Info</w:t>
        </w:r>
      </w:ins>
      <w:proofErr w:type="spellEnd"/>
      <w:ins w:id="1097" w:author="Siu Ham Wong" w:date="2024-01-02T15:24:00Z">
        <w:r w:rsidRPr="008B1896">
          <w:rPr>
            <w:rFonts w:cs="Arial"/>
            <w:lang w:eastAsia="zh-HK"/>
          </w:rPr>
          <w:t>&gt;</w:t>
        </w:r>
      </w:ins>
    </w:p>
    <w:tbl>
      <w:tblPr>
        <w:tblStyle w:val="TableGrid"/>
        <w:tblW w:w="0" w:type="auto"/>
        <w:tblInd w:w="960" w:type="dxa"/>
        <w:tblLook w:val="04A0" w:firstRow="1" w:lastRow="0" w:firstColumn="1" w:lastColumn="0" w:noHBand="0" w:noVBand="1"/>
      </w:tblPr>
      <w:tblGrid>
        <w:gridCol w:w="2673"/>
        <w:gridCol w:w="2177"/>
        <w:gridCol w:w="3206"/>
      </w:tblGrid>
      <w:tr w:rsidR="00F503EE" w:rsidRPr="008B1896" w14:paraId="077EE1EF" w14:textId="77777777" w:rsidTr="009B68DB">
        <w:trPr>
          <w:ins w:id="1098" w:author="Siu Ham Wong" w:date="2024-01-02T15:24:00Z"/>
        </w:trPr>
        <w:tc>
          <w:tcPr>
            <w:tcW w:w="2673" w:type="dxa"/>
          </w:tcPr>
          <w:p w14:paraId="00FC2CE8" w14:textId="77777777" w:rsidR="00F503EE" w:rsidRPr="008B1896" w:rsidRDefault="00F503EE" w:rsidP="009B68DB">
            <w:pPr>
              <w:pStyle w:val="ListParagraph"/>
              <w:ind w:leftChars="0" w:left="0"/>
              <w:rPr>
                <w:ins w:id="1099" w:author="Siu Ham Wong" w:date="2024-01-02T15:24:00Z"/>
                <w:rFonts w:cs="Arial"/>
                <w:b/>
                <w:lang w:eastAsia="zh-HK"/>
              </w:rPr>
            </w:pPr>
            <w:ins w:id="1100" w:author="Siu Ham Wong" w:date="2024-01-02T15:24:00Z">
              <w:r w:rsidRPr="008B1896">
                <w:rPr>
                  <w:rFonts w:cs="Arial"/>
                  <w:b/>
                  <w:lang w:eastAsia="zh-HK"/>
                </w:rPr>
                <w:t>Field</w:t>
              </w:r>
            </w:ins>
          </w:p>
        </w:tc>
        <w:tc>
          <w:tcPr>
            <w:tcW w:w="2177" w:type="dxa"/>
          </w:tcPr>
          <w:p w14:paraId="6553631F" w14:textId="77777777" w:rsidR="00F503EE" w:rsidRPr="008B1896" w:rsidRDefault="00F503EE" w:rsidP="009B68DB">
            <w:pPr>
              <w:pStyle w:val="ListParagraph"/>
              <w:ind w:leftChars="0" w:left="0"/>
              <w:rPr>
                <w:ins w:id="1101" w:author="Siu Ham Wong" w:date="2024-01-02T15:24:00Z"/>
                <w:rFonts w:cs="Arial"/>
                <w:b/>
                <w:lang w:eastAsia="zh-HK"/>
              </w:rPr>
            </w:pPr>
            <w:ins w:id="1102" w:author="Siu Ham Wong" w:date="2024-01-02T15:24:00Z">
              <w:r w:rsidRPr="008B1896">
                <w:rPr>
                  <w:rFonts w:cs="Arial"/>
                  <w:b/>
                  <w:lang w:eastAsia="zh-HK"/>
                </w:rPr>
                <w:t>Type</w:t>
              </w:r>
            </w:ins>
          </w:p>
        </w:tc>
        <w:tc>
          <w:tcPr>
            <w:tcW w:w="3206" w:type="dxa"/>
          </w:tcPr>
          <w:p w14:paraId="4B0E87DC" w14:textId="77777777" w:rsidR="00F503EE" w:rsidRPr="008B1896" w:rsidRDefault="00F503EE" w:rsidP="009B68DB">
            <w:pPr>
              <w:pStyle w:val="ListParagraph"/>
              <w:ind w:leftChars="0" w:left="0"/>
              <w:rPr>
                <w:ins w:id="1103" w:author="Siu Ham Wong" w:date="2024-01-02T15:24:00Z"/>
                <w:rFonts w:cs="Arial"/>
                <w:b/>
                <w:lang w:eastAsia="zh-HK"/>
              </w:rPr>
            </w:pPr>
            <w:ins w:id="1104" w:author="Siu Ham Wong" w:date="2024-01-02T15:24:00Z">
              <w:r w:rsidRPr="008B1896">
                <w:rPr>
                  <w:rFonts w:cs="Arial"/>
                  <w:b/>
                  <w:lang w:eastAsia="zh-HK"/>
                </w:rPr>
                <w:t>Description</w:t>
              </w:r>
            </w:ins>
          </w:p>
        </w:tc>
      </w:tr>
      <w:tr w:rsidR="00F503EE" w:rsidRPr="008B1896" w14:paraId="54F30B5B" w14:textId="77777777" w:rsidTr="009B68DB">
        <w:trPr>
          <w:ins w:id="1105" w:author="Siu Ham Wong" w:date="2024-01-02T15:24:00Z"/>
        </w:trPr>
        <w:tc>
          <w:tcPr>
            <w:tcW w:w="2673" w:type="dxa"/>
          </w:tcPr>
          <w:p w14:paraId="29AE4D97" w14:textId="4133F61D" w:rsidR="00F503EE" w:rsidRPr="008B1896" w:rsidRDefault="00F503EE" w:rsidP="00F503EE">
            <w:pPr>
              <w:pStyle w:val="ListParagraph"/>
              <w:ind w:leftChars="0" w:left="0"/>
              <w:rPr>
                <w:ins w:id="1106" w:author="Siu Ham Wong" w:date="2024-01-02T15:24:00Z"/>
                <w:rFonts w:cs="Arial"/>
                <w:lang w:eastAsia="zh-HK"/>
              </w:rPr>
            </w:pPr>
            <w:proofErr w:type="spellStart"/>
            <w:ins w:id="1107" w:author="Siu Ham Wong" w:date="2024-01-02T15:25:00Z">
              <w:r>
                <w:rPr>
                  <w:rFonts w:cs="Arial"/>
                  <w:lang w:eastAsia="zh-HK"/>
                </w:rPr>
                <w:t>cabinNo</w:t>
              </w:r>
            </w:ins>
            <w:proofErr w:type="spellEnd"/>
          </w:p>
        </w:tc>
        <w:tc>
          <w:tcPr>
            <w:tcW w:w="2177" w:type="dxa"/>
          </w:tcPr>
          <w:p w14:paraId="1EE36370" w14:textId="12FD4968" w:rsidR="00F503EE" w:rsidRPr="008B1896" w:rsidRDefault="00F503EE" w:rsidP="00F503EE">
            <w:pPr>
              <w:pStyle w:val="ListParagraph"/>
              <w:ind w:leftChars="0" w:left="0"/>
              <w:rPr>
                <w:ins w:id="1108" w:author="Siu Ham Wong" w:date="2024-01-02T15:24:00Z"/>
                <w:rFonts w:cs="Arial"/>
                <w:lang w:eastAsia="zh-HK"/>
              </w:rPr>
            </w:pPr>
            <w:ins w:id="1109" w:author="Siu Ham Wong" w:date="2024-01-02T15:25:00Z">
              <w:r>
                <w:rPr>
                  <w:rFonts w:cs="Arial"/>
                  <w:lang w:eastAsia="zh-HK"/>
                </w:rPr>
                <w:t>String</w:t>
              </w:r>
            </w:ins>
          </w:p>
        </w:tc>
        <w:tc>
          <w:tcPr>
            <w:tcW w:w="3206" w:type="dxa"/>
          </w:tcPr>
          <w:p w14:paraId="7B0F450E" w14:textId="77777777" w:rsidR="00F503EE" w:rsidRDefault="00F503EE" w:rsidP="00F503EE">
            <w:pPr>
              <w:pStyle w:val="ListParagraph"/>
              <w:ind w:leftChars="0" w:left="0"/>
              <w:rPr>
                <w:ins w:id="1110" w:author="Siu Ham Wong" w:date="2024-01-02T15:25:00Z"/>
                <w:rFonts w:cs="Arial"/>
                <w:shd w:val="clear" w:color="auto" w:fill="FFFFFF"/>
              </w:rPr>
            </w:pPr>
            <w:ins w:id="1111" w:author="Siu Ham Wong" w:date="2024-01-02T15:25:00Z">
              <w:r>
                <w:rPr>
                  <w:rFonts w:cs="Arial"/>
                  <w:shd w:val="clear" w:color="auto" w:fill="FFFFFF"/>
                </w:rPr>
                <w:t>Cabin No (i.e. 01-12)</w:t>
              </w:r>
            </w:ins>
          </w:p>
          <w:p w14:paraId="146A8167" w14:textId="13D91FC4" w:rsidR="00F503EE" w:rsidRPr="008B1896" w:rsidRDefault="00F503EE" w:rsidP="00F503EE">
            <w:pPr>
              <w:pStyle w:val="ListParagraph"/>
              <w:ind w:leftChars="0" w:left="0"/>
              <w:rPr>
                <w:ins w:id="1112" w:author="Siu Ham Wong" w:date="2024-01-02T15:24:00Z"/>
                <w:rFonts w:eastAsiaTheme="minorEastAsia" w:cs="Arial"/>
                <w:lang w:eastAsia="zh-HK"/>
              </w:rPr>
            </w:pPr>
            <w:ins w:id="1113" w:author="Siu Ham Wong" w:date="2024-01-02T15:25:00Z">
              <w:r>
                <w:rPr>
                  <w:rFonts w:cs="Arial"/>
                  <w:shd w:val="clear" w:color="auto" w:fill="FFFFFF"/>
                </w:rPr>
                <w:t>Empty for Barrier Gate</w:t>
              </w:r>
            </w:ins>
          </w:p>
        </w:tc>
      </w:tr>
      <w:tr w:rsidR="00F503EE" w:rsidRPr="008B1896" w14:paraId="1CED131D" w14:textId="77777777" w:rsidTr="009B68DB">
        <w:trPr>
          <w:ins w:id="1114" w:author="Siu Ham Wong" w:date="2024-01-02T15:24:00Z"/>
        </w:trPr>
        <w:tc>
          <w:tcPr>
            <w:tcW w:w="2673" w:type="dxa"/>
          </w:tcPr>
          <w:p w14:paraId="0B079214" w14:textId="4B7A7964" w:rsidR="00F503EE" w:rsidRPr="008B1896" w:rsidRDefault="00F503EE" w:rsidP="00F503EE">
            <w:pPr>
              <w:pStyle w:val="ListParagraph"/>
              <w:ind w:leftChars="0" w:left="0"/>
              <w:rPr>
                <w:ins w:id="1115" w:author="Siu Ham Wong" w:date="2024-01-02T15:24:00Z"/>
                <w:rFonts w:cs="Arial"/>
                <w:lang w:eastAsia="zh-HK"/>
              </w:rPr>
            </w:pPr>
            <w:proofErr w:type="spellStart"/>
            <w:ins w:id="1116" w:author="Siu Ham Wong" w:date="2024-01-02T15:25:00Z">
              <w:r>
                <w:rPr>
                  <w:rFonts w:cs="Arial"/>
                  <w:lang w:eastAsia="zh-HK"/>
                </w:rPr>
                <w:t>ickNo</w:t>
              </w:r>
            </w:ins>
            <w:proofErr w:type="spellEnd"/>
          </w:p>
        </w:tc>
        <w:tc>
          <w:tcPr>
            <w:tcW w:w="2177" w:type="dxa"/>
          </w:tcPr>
          <w:p w14:paraId="3C7BD1F2" w14:textId="0E93FE37" w:rsidR="00F503EE" w:rsidRPr="008B1896" w:rsidRDefault="00F503EE" w:rsidP="00F503EE">
            <w:pPr>
              <w:pStyle w:val="ListParagraph"/>
              <w:ind w:leftChars="0" w:left="0"/>
              <w:rPr>
                <w:ins w:id="1117" w:author="Siu Ham Wong" w:date="2024-01-02T15:24:00Z"/>
                <w:rFonts w:cs="Arial"/>
                <w:lang w:eastAsia="zh-HK"/>
              </w:rPr>
            </w:pPr>
            <w:ins w:id="1118" w:author="Siu Ham Wong" w:date="2024-01-02T15:25:00Z">
              <w:r>
                <w:rPr>
                  <w:rFonts w:cs="Arial"/>
                  <w:lang w:eastAsia="zh-HK"/>
                </w:rPr>
                <w:t>String</w:t>
              </w:r>
            </w:ins>
          </w:p>
        </w:tc>
        <w:tc>
          <w:tcPr>
            <w:tcW w:w="3206" w:type="dxa"/>
          </w:tcPr>
          <w:p w14:paraId="75321218" w14:textId="616BF103" w:rsidR="00F503EE" w:rsidRPr="008B1896" w:rsidRDefault="00F503EE" w:rsidP="00F503EE">
            <w:pPr>
              <w:pStyle w:val="ListParagraph"/>
              <w:ind w:leftChars="0" w:left="0"/>
              <w:rPr>
                <w:ins w:id="1119" w:author="Siu Ham Wong" w:date="2024-01-02T15:24:00Z"/>
                <w:rFonts w:eastAsiaTheme="minorEastAsia" w:cs="Arial"/>
                <w:lang w:eastAsia="zh-HK"/>
              </w:rPr>
            </w:pPr>
            <w:ins w:id="1120" w:author="Siu Ham Wong" w:date="2024-01-02T15:25:00Z">
              <w:r>
                <w:rPr>
                  <w:rFonts w:cs="Arial"/>
                  <w:shd w:val="clear" w:color="auto" w:fill="FFFFFF"/>
                </w:rPr>
                <w:t>Empty</w:t>
              </w:r>
            </w:ins>
            <w:ins w:id="1121" w:author="Siu Ham Wong" w:date="2024-01-02T15:26:00Z">
              <w:r>
                <w:rPr>
                  <w:rFonts w:cs="Arial"/>
                  <w:shd w:val="clear" w:color="auto" w:fill="FFFFFF"/>
                </w:rPr>
                <w:t xml:space="preserve"> for Cabin</w:t>
              </w:r>
            </w:ins>
          </w:p>
        </w:tc>
      </w:tr>
    </w:tbl>
    <w:p w14:paraId="50912C69" w14:textId="77777777" w:rsidR="00E24FB4" w:rsidRPr="008B1896" w:rsidRDefault="00E24FB4" w:rsidP="00E24FB4">
      <w:pPr>
        <w:rPr>
          <w:rFonts w:cs="Arial"/>
          <w:lang w:eastAsia="zh-HK"/>
        </w:rPr>
      </w:pPr>
    </w:p>
    <w:p w14:paraId="6C618AB7" w14:textId="77777777" w:rsidR="00E24FB4" w:rsidRPr="008B1896" w:rsidRDefault="00E24FB4" w:rsidP="00E24FB4">
      <w:pPr>
        <w:pStyle w:val="ListParagraph"/>
        <w:widowControl w:val="0"/>
        <w:adjustRightInd/>
        <w:snapToGrid/>
        <w:ind w:left="440" w:firstLine="411"/>
        <w:jc w:val="left"/>
        <w:rPr>
          <w:rFonts w:cs="Arial"/>
          <w:lang w:eastAsia="zh-HK"/>
        </w:rPr>
      </w:pPr>
      <w:r w:rsidRPr="008B1896">
        <w:rPr>
          <w:rFonts w:cs="Arial"/>
          <w:lang w:eastAsia="zh-HK"/>
        </w:rPr>
        <w:t>{</w:t>
      </w:r>
    </w:p>
    <w:p w14:paraId="75137A39" w14:textId="59F155C8"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FF019C" w:rsidRPr="008B1896">
        <w:rPr>
          <w:rFonts w:cs="Arial"/>
          <w:lang w:eastAsia="zh-HK"/>
        </w:rPr>
        <w:t>code</w:t>
      </w:r>
      <w:r w:rsidRPr="008B1896">
        <w:rPr>
          <w:rFonts w:cs="Arial"/>
          <w:lang w:eastAsia="zh-HK"/>
        </w:rPr>
        <w:t>":</w:t>
      </w:r>
      <w:r w:rsidR="00952519">
        <w:rPr>
          <w:rFonts w:cs="Arial"/>
          <w:lang w:eastAsia="zh-HK"/>
        </w:rPr>
        <w:t>0</w:t>
      </w:r>
      <w:r w:rsidRPr="008B1896">
        <w:rPr>
          <w:rFonts w:cs="Arial"/>
          <w:lang w:eastAsia="zh-HK"/>
        </w:rPr>
        <w:t>,</w:t>
      </w:r>
    </w:p>
    <w:p w14:paraId="79069AF0" w14:textId="7199B841" w:rsidR="00E24FB4" w:rsidRDefault="00E24FB4" w:rsidP="00FF019C">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FF019C" w:rsidRPr="008B1896">
        <w:rPr>
          <w:rFonts w:cs="Arial"/>
          <w:lang w:eastAsia="zh-HK"/>
        </w:rPr>
        <w:t>m</w:t>
      </w:r>
      <w:r w:rsidRPr="008B1896">
        <w:rPr>
          <w:rFonts w:cs="Arial"/>
          <w:lang w:eastAsia="zh-HK"/>
        </w:rPr>
        <w:t>essage</w:t>
      </w:r>
      <w:proofErr w:type="gramStart"/>
      <w:r w:rsidRPr="008B1896">
        <w:rPr>
          <w:rFonts w:cs="Arial"/>
          <w:lang w:eastAsia="zh-HK"/>
        </w:rPr>
        <w:t>":“</w:t>
      </w:r>
      <w:proofErr w:type="gramEnd"/>
      <w:r w:rsidRPr="008B1896">
        <w:rPr>
          <w:rFonts w:cs="Arial"/>
          <w:lang w:eastAsia="zh-HK"/>
        </w:rPr>
        <w:t xml:space="preserve">”, </w:t>
      </w:r>
    </w:p>
    <w:p w14:paraId="5795243A" w14:textId="33DA1A52" w:rsidR="00790944" w:rsidRDefault="00790944" w:rsidP="00FF019C">
      <w:pPr>
        <w:pStyle w:val="ListParagraph"/>
        <w:widowControl w:val="0"/>
        <w:adjustRightInd/>
        <w:snapToGrid/>
        <w:ind w:left="440"/>
        <w:jc w:val="left"/>
        <w:rPr>
          <w:rFonts w:cs="Arial"/>
          <w:lang w:eastAsia="zh-HK"/>
        </w:rPr>
      </w:pPr>
      <w:r>
        <w:rPr>
          <w:rFonts w:cs="Arial"/>
          <w:lang w:eastAsia="zh-HK"/>
        </w:rPr>
        <w:tab/>
        <w:t xml:space="preserve">    </w:t>
      </w:r>
      <w:r w:rsidRPr="008B1896">
        <w:rPr>
          <w:rFonts w:cs="Arial"/>
          <w:lang w:eastAsia="zh-HK"/>
        </w:rPr>
        <w:t>"</w:t>
      </w:r>
      <w:r>
        <w:rPr>
          <w:rFonts w:cs="Arial"/>
          <w:lang w:eastAsia="zh-HK"/>
        </w:rPr>
        <w:t>data</w:t>
      </w:r>
      <w:proofErr w:type="gramStart"/>
      <w:r w:rsidRPr="008B1896">
        <w:rPr>
          <w:rFonts w:cs="Arial"/>
          <w:lang w:eastAsia="zh-HK"/>
        </w:rPr>
        <w:t>":</w:t>
      </w:r>
      <w:r>
        <w:rPr>
          <w:rFonts w:cs="Arial"/>
          <w:lang w:eastAsia="zh-HK"/>
        </w:rPr>
        <w:t>{</w:t>
      </w:r>
      <w:proofErr w:type="gramEnd"/>
    </w:p>
    <w:p w14:paraId="1BE1C1DD" w14:textId="78738C45" w:rsidR="00790944" w:rsidRPr="008B1896" w:rsidRDefault="00790944" w:rsidP="00FF019C">
      <w:pPr>
        <w:pStyle w:val="ListParagraph"/>
        <w:widowControl w:val="0"/>
        <w:adjustRightInd/>
        <w:snapToGrid/>
        <w:ind w:left="440"/>
        <w:jc w:val="left"/>
        <w:rPr>
          <w:rFonts w:cs="Arial"/>
          <w:lang w:eastAsia="zh-HK"/>
        </w:rPr>
      </w:pPr>
      <w:r>
        <w:rPr>
          <w:rFonts w:cs="Arial"/>
          <w:lang w:eastAsia="zh-HK"/>
        </w:rPr>
        <w:tab/>
        <w:t xml:space="preserve">  </w:t>
      </w:r>
      <w:r>
        <w:rPr>
          <w:rFonts w:cs="Arial"/>
          <w:lang w:eastAsia="zh-HK"/>
        </w:rPr>
        <w:tab/>
      </w:r>
      <w:r w:rsidRPr="008B1896">
        <w:rPr>
          <w:rFonts w:cs="Arial"/>
          <w:lang w:eastAsia="zh-HK"/>
        </w:rPr>
        <w:t>"</w:t>
      </w:r>
      <w:r>
        <w:rPr>
          <w:rFonts w:cs="Arial"/>
          <w:lang w:eastAsia="zh-HK"/>
        </w:rPr>
        <w:t>total</w:t>
      </w:r>
      <w:r w:rsidRPr="008B1896">
        <w:rPr>
          <w:rFonts w:cs="Arial"/>
          <w:lang w:eastAsia="zh-HK"/>
        </w:rPr>
        <w:t>":</w:t>
      </w:r>
      <w:r>
        <w:rPr>
          <w:rFonts w:cs="Arial"/>
          <w:lang w:eastAsia="zh-HK"/>
        </w:rPr>
        <w:t>50</w:t>
      </w:r>
      <w:r w:rsidRPr="008B1896">
        <w:rPr>
          <w:rFonts w:cs="Arial"/>
          <w:lang w:eastAsia="zh-HK"/>
        </w:rPr>
        <w:t>,</w:t>
      </w:r>
    </w:p>
    <w:p w14:paraId="0D72E951" w14:textId="0B2234C9" w:rsidR="00E24FB4" w:rsidRPr="008B1896" w:rsidRDefault="00E24FB4" w:rsidP="00E24FB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790944">
        <w:rPr>
          <w:rFonts w:cs="Arial"/>
          <w:lang w:eastAsia="zh-HK"/>
        </w:rPr>
        <w:tab/>
      </w:r>
      <w:r w:rsidRPr="008B1896">
        <w:rPr>
          <w:rFonts w:cs="Arial"/>
          <w:lang w:eastAsia="zh-HK"/>
        </w:rPr>
        <w:t>“</w:t>
      </w:r>
      <w:r w:rsidR="00790944">
        <w:rPr>
          <w:rFonts w:cs="Arial"/>
          <w:lang w:eastAsia="zh-HK"/>
        </w:rPr>
        <w:t>events</w:t>
      </w:r>
      <w:r w:rsidRPr="008B1896">
        <w:rPr>
          <w:rFonts w:cs="Arial"/>
          <w:lang w:eastAsia="zh-HK"/>
        </w:rPr>
        <w:t>": [</w:t>
      </w:r>
    </w:p>
    <w:p w14:paraId="16031088" w14:textId="6418E9AC" w:rsidR="00790944" w:rsidRPr="00790944" w:rsidRDefault="00C50D41" w:rsidP="002D7C93">
      <w:pPr>
        <w:ind w:left="851" w:firstLine="851"/>
        <w:rPr>
          <w:rFonts w:cs="Arial"/>
          <w:lang w:eastAsia="zh-HK"/>
        </w:rPr>
      </w:pPr>
      <w:r w:rsidRPr="002D7C93">
        <w:rPr>
          <w:rFonts w:cs="Arial"/>
          <w:lang w:eastAsia="zh-HK"/>
        </w:rPr>
        <w:t>{</w:t>
      </w:r>
    </w:p>
    <w:p w14:paraId="44C5F524" w14:textId="77777777" w:rsidR="00790944" w:rsidRPr="00953E25" w:rsidRDefault="00790944" w:rsidP="00790944">
      <w:pPr>
        <w:pStyle w:val="ListParagraph"/>
        <w:ind w:leftChars="597" w:left="1313" w:firstLine="824"/>
        <w:rPr>
          <w:rFonts w:cs="Arial"/>
          <w:lang w:eastAsia="zh-HK"/>
        </w:rPr>
      </w:pPr>
      <w:r w:rsidRPr="00953E25">
        <w:rPr>
          <w:rFonts w:cs="Arial"/>
          <w:lang w:eastAsia="zh-HK"/>
        </w:rPr>
        <w:t xml:space="preserve">       "bookingId":"B01",</w:t>
      </w:r>
    </w:p>
    <w:p w14:paraId="0E9DDE97" w14:textId="659F9C2C" w:rsidR="00790944" w:rsidRPr="00790944" w:rsidRDefault="00790944" w:rsidP="002D7C93">
      <w:pPr>
        <w:pStyle w:val="ListParagraph"/>
        <w:widowControl w:val="0"/>
        <w:adjustRightInd/>
        <w:snapToGrid/>
        <w:ind w:left="440" w:firstLine="411"/>
        <w:jc w:val="left"/>
        <w:rPr>
          <w:rFonts w:cs="Arial"/>
          <w:lang w:eastAsia="zh-HK"/>
        </w:rPr>
      </w:pPr>
      <w:r w:rsidRPr="00953E25">
        <w:rPr>
          <w:rFonts w:cs="Arial"/>
          <w:lang w:eastAsia="zh-HK"/>
        </w:rPr>
        <w:t xml:space="preserve">     </w:t>
      </w:r>
      <w:r w:rsidRPr="00953E25">
        <w:rPr>
          <w:rFonts w:cs="Arial"/>
          <w:lang w:eastAsia="zh-HK"/>
        </w:rPr>
        <w:tab/>
      </w:r>
      <w:r w:rsidRPr="00953E25">
        <w:rPr>
          <w:rFonts w:cs="Arial"/>
          <w:lang w:eastAsia="zh-HK"/>
        </w:rPr>
        <w:tab/>
        <w:t>"</w:t>
      </w:r>
      <w:r>
        <w:rPr>
          <w:rFonts w:cs="Arial"/>
          <w:lang w:eastAsia="zh-HK"/>
        </w:rPr>
        <w:t>eventId</w:t>
      </w:r>
      <w:r w:rsidRPr="00953E25">
        <w:rPr>
          <w:rFonts w:cs="Arial"/>
          <w:lang w:eastAsia="zh-HK"/>
        </w:rPr>
        <w:t>":"</w:t>
      </w:r>
      <w:r>
        <w:rPr>
          <w:rFonts w:cs="Arial"/>
          <w:lang w:eastAsia="zh-HK"/>
        </w:rPr>
        <w:t>V01</w:t>
      </w:r>
      <w:r w:rsidRPr="00953E25">
        <w:rPr>
          <w:rFonts w:cs="Arial"/>
          <w:lang w:eastAsia="zh-HK"/>
        </w:rPr>
        <w:t>",</w:t>
      </w:r>
    </w:p>
    <w:p w14:paraId="265513EF" w14:textId="3C728BA1" w:rsidR="00C50D41" w:rsidRPr="002D7C93" w:rsidRDefault="00C50D41" w:rsidP="00790944">
      <w:pPr>
        <w:pStyle w:val="ListParagraph"/>
        <w:widowControl w:val="0"/>
        <w:adjustRightInd/>
        <w:snapToGrid/>
        <w:ind w:left="440" w:firstLine="411"/>
        <w:jc w:val="left"/>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w:t>
      </w:r>
      <w:r w:rsidR="004E0F0B" w:rsidRPr="002D7C93">
        <w:rPr>
          <w:rFonts w:cs="Arial"/>
          <w:lang w:eastAsia="zh-HK"/>
        </w:rPr>
        <w:t>vehicleHongkong</w:t>
      </w:r>
      <w:r w:rsidRPr="002D7C93">
        <w:rPr>
          <w:rFonts w:cs="Arial"/>
          <w:lang w:eastAsia="zh-HK"/>
        </w:rPr>
        <w:t>":"XX9999",</w:t>
      </w:r>
    </w:p>
    <w:p w14:paraId="28EA830E" w14:textId="7CDBF545" w:rsidR="00C50D41" w:rsidRPr="002D7C93" w:rsidRDefault="00C50D41" w:rsidP="00C50D41">
      <w:pPr>
        <w:pStyle w:val="ListParagraph"/>
        <w:ind w:leftChars="784" w:left="1725" w:firstLine="826"/>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":"XX9999",</w:t>
      </w:r>
    </w:p>
    <w:p w14:paraId="6D90B1BB" w14:textId="67BB3E90" w:rsidR="00790944" w:rsidRPr="00953E25" w:rsidRDefault="00790944" w:rsidP="00790944">
      <w:pPr>
        <w:pStyle w:val="ListParagraph"/>
        <w:ind w:leftChars="597" w:left="1313" w:firstLine="824"/>
        <w:rPr>
          <w:rFonts w:cs="Arial"/>
          <w:lang w:eastAsia="zh-HK"/>
        </w:rPr>
      </w:pPr>
      <w:r>
        <w:rPr>
          <w:rFonts w:cs="Arial"/>
          <w:lang w:eastAsia="zh-HK"/>
        </w:rPr>
        <w:t xml:space="preserve">       </w:t>
      </w:r>
      <w:r w:rsidR="00C50D41" w:rsidRPr="002D7C93">
        <w:rPr>
          <w:rFonts w:cs="Arial"/>
          <w:lang w:eastAsia="zh-HK"/>
        </w:rPr>
        <w:t>"</w:t>
      </w:r>
      <w:r w:rsidR="004E0F0B" w:rsidRPr="002D7C93">
        <w:rPr>
          <w:rFonts w:cs="Arial"/>
          <w:lang w:eastAsia="zh-HK"/>
        </w:rPr>
        <w:t>vehicleMacao</w:t>
      </w:r>
      <w:r w:rsidR="00C50D41" w:rsidRPr="002D7C93">
        <w:rPr>
          <w:rFonts w:cs="Arial"/>
          <w:lang w:eastAsia="zh-HK"/>
        </w:rPr>
        <w:t>":"XX9999",</w:t>
      </w:r>
    </w:p>
    <w:p w14:paraId="02D94A8F" w14:textId="3F9D78A8" w:rsidR="00790944" w:rsidRPr="00953E25" w:rsidRDefault="00790944" w:rsidP="00790944">
      <w:pPr>
        <w:pStyle w:val="ListParagraph"/>
        <w:ind w:leftChars="597" w:left="1313" w:firstLine="824"/>
        <w:rPr>
          <w:rFonts w:cs="Arial"/>
          <w:lang w:eastAsia="zh-HK"/>
        </w:rPr>
      </w:pPr>
      <w:r>
        <w:rPr>
          <w:rFonts w:cs="Arial"/>
          <w:lang w:eastAsia="zh-HK"/>
        </w:rPr>
        <w:t xml:space="preserve">       </w:t>
      </w:r>
      <w:r w:rsidRPr="00953E25">
        <w:rPr>
          <w:rFonts w:cs="Arial"/>
          <w:lang w:eastAsia="zh-HK"/>
        </w:rPr>
        <w:t>"</w:t>
      </w:r>
      <w:proofErr w:type="spellStart"/>
      <w:r w:rsidRPr="00953E25">
        <w:rPr>
          <w:rFonts w:cs="Arial"/>
          <w:lang w:eastAsia="zh-HK"/>
        </w:rPr>
        <w:t>status":"</w:t>
      </w:r>
      <w:r w:rsidR="00836DF2">
        <w:rPr>
          <w:rFonts w:cs="Arial"/>
          <w:lang w:eastAsia="zh-HK"/>
        </w:rPr>
        <w:t>suc</w:t>
      </w:r>
      <w:ins w:id="1122" w:author="Ricky Wong Siu Ham" w:date="2023-12-21T04:21:00Z">
        <w:r w:rsidR="00836DF2">
          <w:rPr>
            <w:rFonts w:cs="Arial"/>
            <w:lang w:eastAsia="zh-HK"/>
          </w:rPr>
          <w:t>c</w:t>
        </w:r>
      </w:ins>
      <w:r w:rsidR="00836DF2">
        <w:rPr>
          <w:rFonts w:cs="Arial"/>
          <w:lang w:eastAsia="zh-HK"/>
        </w:rPr>
        <w:t>ess</w:t>
      </w:r>
      <w:proofErr w:type="spellEnd"/>
      <w:r w:rsidRPr="00953E25">
        <w:rPr>
          <w:rFonts w:cs="Arial"/>
          <w:lang w:eastAsia="zh-HK"/>
        </w:rPr>
        <w:t>",</w:t>
      </w:r>
    </w:p>
    <w:p w14:paraId="7D151249" w14:textId="7E0A85BD" w:rsidR="00EA0977" w:rsidRPr="00953E25" w:rsidRDefault="00EA0977" w:rsidP="00EA0977">
      <w:pPr>
        <w:pStyle w:val="ListParagraph"/>
        <w:ind w:leftChars="597" w:left="1313" w:firstLine="824"/>
        <w:rPr>
          <w:ins w:id="1123" w:author="Siu Ham Wong" w:date="2024-01-02T15:28:00Z"/>
          <w:rFonts w:cs="Arial"/>
          <w:lang w:eastAsia="zh-HK"/>
        </w:rPr>
      </w:pPr>
      <w:ins w:id="1124" w:author="Siu Ham Wong" w:date="2024-01-02T15:28:00Z">
        <w:r>
          <w:rPr>
            <w:rFonts w:cs="Arial"/>
            <w:lang w:eastAsia="zh-HK"/>
          </w:rPr>
          <w:t xml:space="preserve">       </w:t>
        </w:r>
      </w:ins>
      <w:r w:rsidR="00790944" w:rsidRPr="00953E25">
        <w:rPr>
          <w:rFonts w:cs="Arial"/>
          <w:lang w:eastAsia="zh-HK"/>
        </w:rPr>
        <w:t>"checkpoint":"</w:t>
      </w:r>
      <w:proofErr w:type="spellStart"/>
      <w:r w:rsidR="00836DF2">
        <w:rPr>
          <w:rFonts w:cs="Arial"/>
          <w:lang w:eastAsia="zh-HK"/>
        </w:rPr>
        <w:t>BarrierGate</w:t>
      </w:r>
      <w:proofErr w:type="spellEnd"/>
      <w:r w:rsidR="00790944" w:rsidRPr="00953E25">
        <w:rPr>
          <w:rFonts w:cs="Arial"/>
          <w:lang w:eastAsia="zh-HK"/>
        </w:rPr>
        <w:t>",</w:t>
      </w:r>
    </w:p>
    <w:p w14:paraId="650E1388" w14:textId="4ED0ED14" w:rsidR="00790944" w:rsidRDefault="00EA0977" w:rsidP="00790944">
      <w:pPr>
        <w:pStyle w:val="ListParagraph"/>
        <w:ind w:leftChars="972" w:left="2138" w:firstLine="413"/>
        <w:rPr>
          <w:rFonts w:cs="Arial"/>
          <w:lang w:eastAsia="zh-HK"/>
        </w:rPr>
      </w:pPr>
      <w:ins w:id="1125" w:author="Siu Ham Wong" w:date="2024-01-02T15:28:00Z">
        <w:r w:rsidRPr="00953E25">
          <w:rPr>
            <w:rFonts w:cs="Arial"/>
            <w:lang w:eastAsia="zh-HK"/>
          </w:rPr>
          <w:t>"</w:t>
        </w:r>
        <w:r>
          <w:rPr>
            <w:rFonts w:cs="Arial"/>
            <w:lang w:eastAsia="zh-HK"/>
          </w:rPr>
          <w:t>location</w:t>
        </w:r>
        <w:r w:rsidRPr="00953E25">
          <w:rPr>
            <w:rFonts w:cs="Arial"/>
            <w:lang w:eastAsia="zh-HK"/>
          </w:rPr>
          <w:t>":"</w:t>
        </w:r>
        <w:proofErr w:type="spellStart"/>
        <w:r w:rsidR="00136DF5" w:rsidRPr="00136DF5">
          <w:rPr>
            <w:rFonts w:cs="Arial"/>
            <w:lang w:eastAsia="zh-HK"/>
          </w:rPr>
          <w:t>MainEntryGate</w:t>
        </w:r>
        <w:proofErr w:type="spellEnd"/>
        <w:r w:rsidRPr="00953E25">
          <w:rPr>
            <w:rFonts w:cs="Arial"/>
            <w:lang w:eastAsia="zh-HK"/>
          </w:rPr>
          <w:t>",</w:t>
        </w:r>
      </w:ins>
    </w:p>
    <w:p w14:paraId="12D705F7" w14:textId="3167859B" w:rsidR="00836DF2" w:rsidRPr="00953E25" w:rsidRDefault="00836DF2" w:rsidP="00790944">
      <w:pPr>
        <w:pStyle w:val="ListParagraph"/>
        <w:ind w:leftChars="972" w:left="2138" w:firstLine="413"/>
        <w:rPr>
          <w:rFonts w:cs="Arial"/>
          <w:lang w:eastAsia="zh-HK"/>
        </w:rPr>
      </w:pPr>
      <w:r w:rsidRPr="00953E25">
        <w:rPr>
          <w:rFonts w:cs="Arial"/>
          <w:lang w:eastAsia="zh-HK"/>
        </w:rPr>
        <w:t>"</w:t>
      </w:r>
      <w:proofErr w:type="spellStart"/>
      <w:r>
        <w:rPr>
          <w:rFonts w:cs="Arial"/>
          <w:lang w:eastAsia="zh-HK"/>
        </w:rPr>
        <w:t>moreInfo</w:t>
      </w:r>
      <w:proofErr w:type="spellEnd"/>
      <w:proofErr w:type="gramStart"/>
      <w:r w:rsidRPr="00953E25">
        <w:rPr>
          <w:rFonts w:cs="Arial"/>
          <w:lang w:eastAsia="zh-HK"/>
        </w:rPr>
        <w:t>":</w:t>
      </w:r>
      <w:ins w:id="1126" w:author="Siu Ham Wong" w:date="2024-01-02T15:29:00Z">
        <w:r w:rsidR="00136DF5">
          <w:rPr>
            <w:rFonts w:cs="Arial"/>
            <w:lang w:eastAsia="zh-HK"/>
          </w:rPr>
          <w:t>{</w:t>
        </w:r>
      </w:ins>
      <w:proofErr w:type="gramEnd"/>
      <w:del w:id="1127" w:author="Siu Ham Wong" w:date="2024-01-02T15:29:00Z">
        <w:r w:rsidRPr="00953E25" w:rsidDel="00136DF5">
          <w:rPr>
            <w:rFonts w:cs="Arial"/>
            <w:lang w:eastAsia="zh-HK"/>
          </w:rPr>
          <w:delText>""</w:delText>
        </w:r>
        <w:r w:rsidDel="00136DF5">
          <w:rPr>
            <w:rFonts w:cs="Arial"/>
            <w:lang w:eastAsia="zh-HK"/>
          </w:rPr>
          <w:delText>,</w:delText>
        </w:r>
      </w:del>
    </w:p>
    <w:p w14:paraId="2DF45BB3" w14:textId="428FA79F" w:rsidR="00836DF2" w:rsidRPr="00136DF5" w:rsidRDefault="00136DF5">
      <w:pPr>
        <w:ind w:leftChars="1006" w:left="2213" w:firstLine="789"/>
        <w:rPr>
          <w:rFonts w:cs="Arial"/>
          <w:lang w:eastAsia="zh-HK"/>
        </w:rPr>
        <w:pPrChange w:id="1128" w:author="Siu Ham Wong" w:date="2024-01-02T15:29:00Z">
          <w:pPr>
            <w:pStyle w:val="ListParagraph"/>
            <w:ind w:leftChars="972" w:left="2138" w:firstLine="413"/>
          </w:pPr>
        </w:pPrChange>
      </w:pPr>
      <w:ins w:id="1129" w:author="Siu Ham Wong" w:date="2024-01-02T15:29:00Z">
        <w:r>
          <w:rPr>
            <w:rFonts w:cs="Arial"/>
            <w:lang w:eastAsia="zh-HK"/>
          </w:rPr>
          <w:t xml:space="preserve">              </w:t>
        </w:r>
      </w:ins>
      <w:r w:rsidR="00836DF2" w:rsidRPr="00136DF5">
        <w:rPr>
          <w:rFonts w:cs="Arial"/>
          <w:lang w:eastAsia="zh-HK"/>
        </w:rPr>
        <w:t>"</w:t>
      </w:r>
      <w:proofErr w:type="spellStart"/>
      <w:r w:rsidR="00836DF2" w:rsidRPr="00136DF5">
        <w:rPr>
          <w:rFonts w:cs="Arial"/>
          <w:lang w:eastAsia="zh-HK"/>
        </w:rPr>
        <w:t>cabinNo</w:t>
      </w:r>
      <w:proofErr w:type="spellEnd"/>
      <w:r w:rsidR="00836DF2" w:rsidRPr="00136DF5">
        <w:rPr>
          <w:rFonts w:cs="Arial"/>
          <w:lang w:eastAsia="zh-HK"/>
        </w:rPr>
        <w:t>":"",</w:t>
      </w:r>
    </w:p>
    <w:p w14:paraId="24B8BAD8" w14:textId="27AC4CEF" w:rsidR="00136DF5" w:rsidRDefault="00836DF2">
      <w:pPr>
        <w:pStyle w:val="ListParagraph"/>
        <w:ind w:leftChars="1365" w:left="3003" w:firstLine="832"/>
        <w:rPr>
          <w:ins w:id="1130" w:author="Siu Ham Wong" w:date="2024-01-02T15:29:00Z"/>
          <w:rFonts w:cs="Arial"/>
          <w:lang w:eastAsia="zh-HK"/>
        </w:rPr>
        <w:pPrChange w:id="1131" w:author="Siu Ham Wong" w:date="2024-01-02T15:29:00Z">
          <w:pPr>
            <w:pStyle w:val="ListParagraph"/>
            <w:ind w:leftChars="1169" w:left="2572" w:firstLine="831"/>
          </w:pPr>
        </w:pPrChange>
      </w:pPr>
      <w:r w:rsidRPr="00953E25">
        <w:rPr>
          <w:rFonts w:cs="Arial"/>
          <w:lang w:eastAsia="zh-HK"/>
        </w:rPr>
        <w:lastRenderedPageBreak/>
        <w:t>"</w:t>
      </w:r>
      <w:r>
        <w:rPr>
          <w:rFonts w:cs="Arial"/>
          <w:lang w:eastAsia="zh-HK"/>
        </w:rPr>
        <w:t>ickNo</w:t>
      </w:r>
      <w:r w:rsidRPr="00953E25">
        <w:rPr>
          <w:rFonts w:cs="Arial"/>
          <w:lang w:eastAsia="zh-HK"/>
        </w:rPr>
        <w:t>":"</w:t>
      </w:r>
      <w:ins w:id="1132" w:author="Siu Ham Wong" w:date="2024-01-02T15:32:00Z">
        <w:r w:rsidR="00136DF5">
          <w:rPr>
            <w:rFonts w:cs="Arial"/>
            <w:lang w:eastAsia="zh-HK"/>
          </w:rPr>
          <w:t>ICK202301</w:t>
        </w:r>
      </w:ins>
      <w:ins w:id="1133" w:author="Siu Ham Wong" w:date="2024-01-02T15:33:00Z">
        <w:r w:rsidR="00136DF5">
          <w:rPr>
            <w:rFonts w:cs="Arial"/>
            <w:lang w:eastAsia="zh-HK"/>
          </w:rPr>
          <w:t>010</w:t>
        </w:r>
      </w:ins>
      <w:ins w:id="1134" w:author="Siu Ham Wong" w:date="2024-01-02T15:32:00Z">
        <w:r w:rsidR="00136DF5">
          <w:rPr>
            <w:rFonts w:cs="Arial"/>
            <w:lang w:eastAsia="zh-HK"/>
          </w:rPr>
          <w:t>0001</w:t>
        </w:r>
      </w:ins>
      <w:r w:rsidRPr="00953E25">
        <w:rPr>
          <w:rFonts w:cs="Arial"/>
          <w:lang w:eastAsia="zh-HK"/>
        </w:rPr>
        <w:t>"</w:t>
      </w:r>
    </w:p>
    <w:p w14:paraId="0BE50510" w14:textId="26E47066" w:rsidR="00836DF2" w:rsidRPr="00836DF2" w:rsidRDefault="00136DF5">
      <w:pPr>
        <w:pStyle w:val="ListParagraph"/>
        <w:ind w:leftChars="1169" w:left="2572" w:firstLine="831"/>
        <w:rPr>
          <w:rFonts w:cs="Arial"/>
          <w:lang w:eastAsia="zh-HK"/>
        </w:rPr>
        <w:pPrChange w:id="1135" w:author="Siu Ham Wong" w:date="2024-01-02T15:29:00Z">
          <w:pPr>
            <w:pStyle w:val="ListParagraph"/>
            <w:ind w:leftChars="972" w:left="2138" w:firstLine="413"/>
          </w:pPr>
        </w:pPrChange>
      </w:pPr>
      <w:ins w:id="1136" w:author="Siu Ham Wong" w:date="2024-01-02T15:29:00Z">
        <w:r>
          <w:rPr>
            <w:rFonts w:cs="Arial"/>
            <w:lang w:eastAsia="zh-HK"/>
          </w:rPr>
          <w:t>}</w:t>
        </w:r>
      </w:ins>
      <w:r w:rsidR="00836DF2">
        <w:rPr>
          <w:rFonts w:cs="Arial"/>
          <w:lang w:eastAsia="zh-HK"/>
        </w:rPr>
        <w:t>,</w:t>
      </w:r>
    </w:p>
    <w:p w14:paraId="68104277" w14:textId="05AB13E9" w:rsidR="00790944" w:rsidRPr="00953E25" w:rsidRDefault="00790944" w:rsidP="00790944">
      <w:pPr>
        <w:pStyle w:val="ListParagraph"/>
        <w:ind w:leftChars="972" w:left="2138" w:firstLine="413"/>
        <w:rPr>
          <w:rFonts w:cs="Arial"/>
          <w:lang w:eastAsia="zh-HK"/>
        </w:rPr>
      </w:pPr>
      <w:r w:rsidRPr="00953E25">
        <w:rPr>
          <w:rFonts w:cs="Arial"/>
          <w:lang w:eastAsia="zh-HK"/>
        </w:rPr>
        <w:t>“remark”:””,</w:t>
      </w:r>
    </w:p>
    <w:p w14:paraId="52D2BBF3" w14:textId="31184309" w:rsidR="00790944" w:rsidRPr="00953E25" w:rsidRDefault="00790944" w:rsidP="00790944">
      <w:pPr>
        <w:pStyle w:val="ListParagraph"/>
        <w:ind w:leftChars="784" w:left="1725" w:firstLine="413"/>
        <w:rPr>
          <w:rFonts w:cs="Arial"/>
          <w:lang w:eastAsia="zh-HK"/>
        </w:rPr>
      </w:pPr>
      <w:r w:rsidRPr="00953E25">
        <w:rPr>
          <w:rFonts w:cs="Arial"/>
          <w:lang w:eastAsia="zh-HK"/>
        </w:rPr>
        <w:t xml:space="preserve"> </w:t>
      </w:r>
      <w:r>
        <w:rPr>
          <w:rFonts w:cs="Arial"/>
          <w:lang w:eastAsia="zh-HK"/>
        </w:rPr>
        <w:t xml:space="preserve">    </w:t>
      </w:r>
      <w:r w:rsidRPr="00953E25">
        <w:rPr>
          <w:rFonts w:cs="Arial"/>
          <w:lang w:eastAsia="zh-HK"/>
        </w:rPr>
        <w:t xml:space="preserve">  "eventDate":"2024</w:t>
      </w:r>
      <w:r>
        <w:rPr>
          <w:rFonts w:cs="Arial"/>
          <w:lang w:eastAsia="zh-HK"/>
        </w:rPr>
        <w:t>/</w:t>
      </w:r>
      <w:r w:rsidRPr="00953E25">
        <w:rPr>
          <w:rFonts w:cs="Arial"/>
          <w:lang w:eastAsia="zh-HK"/>
        </w:rPr>
        <w:t>01</w:t>
      </w:r>
      <w:r>
        <w:rPr>
          <w:rFonts w:cs="Arial"/>
          <w:lang w:eastAsia="zh-HK"/>
        </w:rPr>
        <w:t>/</w:t>
      </w:r>
      <w:r w:rsidRPr="00953E25">
        <w:rPr>
          <w:rFonts w:cs="Arial"/>
          <w:lang w:eastAsia="zh-HK"/>
        </w:rPr>
        <w:t>01",</w:t>
      </w:r>
    </w:p>
    <w:p w14:paraId="562C9388" w14:textId="26D71684" w:rsidR="00C50D41" w:rsidRPr="002D7C93" w:rsidRDefault="00790944" w:rsidP="002D7C93">
      <w:pPr>
        <w:pStyle w:val="ListParagraph"/>
        <w:ind w:leftChars="409" w:left="900" w:firstLine="824"/>
        <w:rPr>
          <w:lang w:eastAsia="zh-HK"/>
        </w:rPr>
      </w:pPr>
      <w:r w:rsidRPr="00953E25">
        <w:rPr>
          <w:rFonts w:cs="Arial"/>
          <w:lang w:eastAsia="zh-HK"/>
        </w:rPr>
        <w:t xml:space="preserve">       </w:t>
      </w:r>
      <w:r>
        <w:rPr>
          <w:rFonts w:cs="Arial"/>
          <w:lang w:eastAsia="zh-HK"/>
        </w:rPr>
        <w:t xml:space="preserve">   </w:t>
      </w:r>
      <w:r w:rsidRPr="00953E25">
        <w:rPr>
          <w:rFonts w:cs="Arial"/>
          <w:lang w:eastAsia="zh-HK"/>
        </w:rPr>
        <w:t xml:space="preserve">   "eventTime":"23:00:00"</w:t>
      </w:r>
    </w:p>
    <w:p w14:paraId="4500BFF3" w14:textId="61A58BA0" w:rsidR="00052E11" w:rsidRPr="002D7C93" w:rsidRDefault="00052E11" w:rsidP="003B2D49">
      <w:pPr>
        <w:pStyle w:val="ListParagraph"/>
        <w:ind w:leftChars="597" w:left="1313" w:firstLine="824"/>
        <w:rPr>
          <w:rFonts w:cs="Arial"/>
          <w:lang w:eastAsia="zh-HK"/>
        </w:rPr>
      </w:pPr>
      <w:r w:rsidRPr="002D7C93">
        <w:rPr>
          <w:rFonts w:cs="Arial"/>
          <w:lang w:eastAsia="zh-HK"/>
        </w:rPr>
        <w:t xml:space="preserve">       "parkingRecordId":"P01",</w:t>
      </w:r>
    </w:p>
    <w:p w14:paraId="49357990" w14:textId="77777777" w:rsidR="001C4276" w:rsidRPr="001C4276" w:rsidRDefault="00052E11" w:rsidP="001C4276">
      <w:pPr>
        <w:pStyle w:val="ListParagraph"/>
        <w:ind w:leftChars="597" w:left="1313" w:firstLine="824"/>
        <w:rPr>
          <w:ins w:id="1137" w:author="Siu Ham Wong" w:date="2025-01-26T00:45:00Z" w16du:dateUtc="2025-01-25T16:45:00Z"/>
          <w:rFonts w:cs="Arial"/>
          <w:lang w:eastAsia="zh-HK"/>
        </w:rPr>
      </w:pPr>
      <w:r w:rsidRPr="002D7C93">
        <w:rPr>
          <w:rFonts w:cs="Arial"/>
          <w:lang w:eastAsia="zh-HK"/>
        </w:rPr>
        <w:t xml:space="preserve">       "mpsRecordId":"M01"</w:t>
      </w:r>
      <w:ins w:id="1138" w:author="Siu Ham Wong" w:date="2025-01-26T00:45:00Z" w16du:dateUtc="2025-01-25T16:45:00Z">
        <w:r w:rsidR="001C4276" w:rsidRPr="001C4276">
          <w:rPr>
            <w:rFonts w:cs="Arial"/>
            <w:lang w:eastAsia="zh-HK"/>
          </w:rPr>
          <w:t>,</w:t>
        </w:r>
      </w:ins>
    </w:p>
    <w:p w14:paraId="7F0EF870" w14:textId="5446B8DB" w:rsidR="003B2D49" w:rsidRPr="002D7C93" w:rsidRDefault="001C4276" w:rsidP="001C4276">
      <w:pPr>
        <w:pStyle w:val="ListParagraph"/>
        <w:ind w:leftChars="597" w:left="1313" w:firstLine="824"/>
        <w:rPr>
          <w:rFonts w:cs="Arial"/>
          <w:lang w:eastAsia="zh-HK"/>
        </w:rPr>
      </w:pPr>
      <w:ins w:id="1139" w:author="Siu Ham Wong" w:date="2025-01-26T00:45:00Z" w16du:dateUtc="2025-01-25T16:45:00Z">
        <w:r>
          <w:rPr>
            <w:rFonts w:cs="Arial"/>
            <w:lang w:eastAsia="zh-HK"/>
          </w:rPr>
          <w:t xml:space="preserve">      </w:t>
        </w:r>
        <w:r w:rsidRPr="001C4276">
          <w:rPr>
            <w:rFonts w:cs="Arial"/>
            <w:lang w:eastAsia="zh-HK"/>
          </w:rPr>
          <w:t>"</w:t>
        </w:r>
        <w:proofErr w:type="spellStart"/>
        <w:r w:rsidRPr="001C4276">
          <w:rPr>
            <w:rFonts w:cs="Arial"/>
            <w:lang w:eastAsia="zh-HK"/>
          </w:rPr>
          <w:t>primaryVehicleRegion</w:t>
        </w:r>
        <w:proofErr w:type="spellEnd"/>
        <w:r w:rsidRPr="001C4276">
          <w:rPr>
            <w:rFonts w:cs="Arial"/>
            <w:lang w:eastAsia="zh-HK"/>
          </w:rPr>
          <w:t>":"</w:t>
        </w:r>
        <w:proofErr w:type="spellStart"/>
        <w:r w:rsidRPr="001C4276">
          <w:rPr>
            <w:rFonts w:cs="Arial"/>
            <w:lang w:eastAsia="zh-HK"/>
          </w:rPr>
          <w:t>hk</w:t>
        </w:r>
        <w:proofErr w:type="spellEnd"/>
        <w:r w:rsidRPr="001C4276">
          <w:rPr>
            <w:rFonts w:cs="Arial"/>
            <w:lang w:eastAsia="zh-HK"/>
          </w:rPr>
          <w:t>"</w:t>
        </w:r>
      </w:ins>
      <w:del w:id="1140" w:author="Siu Ham Wong" w:date="2025-01-26T00:45:00Z" w16du:dateUtc="2025-01-25T16:45:00Z">
        <w:r w:rsidR="00052E11" w:rsidRPr="002D7C93" w:rsidDel="001C4276">
          <w:rPr>
            <w:rFonts w:cs="Arial"/>
            <w:lang w:eastAsia="zh-HK"/>
          </w:rPr>
          <w:delText>,</w:delText>
        </w:r>
      </w:del>
    </w:p>
    <w:p w14:paraId="7A30DE58" w14:textId="77777777" w:rsidR="00C50D41" w:rsidRPr="002D7C93" w:rsidRDefault="00C50D41" w:rsidP="00C50D41">
      <w:pPr>
        <w:pStyle w:val="ListParagraph"/>
        <w:widowControl w:val="0"/>
        <w:adjustRightInd/>
        <w:snapToGrid/>
        <w:ind w:leftChars="586" w:left="1289" w:firstLine="411"/>
        <w:jc w:val="left"/>
        <w:rPr>
          <w:rFonts w:cs="Arial"/>
          <w:lang w:eastAsia="zh-HK"/>
        </w:rPr>
      </w:pPr>
      <w:r w:rsidRPr="002D7C93">
        <w:rPr>
          <w:rFonts w:cs="Arial"/>
          <w:lang w:eastAsia="zh-HK"/>
        </w:rPr>
        <w:t>},</w:t>
      </w:r>
    </w:p>
    <w:p w14:paraId="2B770826" w14:textId="4DAE1531" w:rsidR="00790944" w:rsidRPr="00790944" w:rsidRDefault="003B2D49" w:rsidP="00790944">
      <w:pPr>
        <w:ind w:left="851" w:firstLine="851"/>
        <w:rPr>
          <w:rFonts w:cs="Arial"/>
          <w:lang w:eastAsia="zh-HK"/>
        </w:rPr>
      </w:pPr>
      <w:r w:rsidRPr="002D7C93">
        <w:rPr>
          <w:rFonts w:cs="Arial"/>
          <w:lang w:eastAsia="zh-HK"/>
        </w:rPr>
        <w:t>{</w:t>
      </w:r>
    </w:p>
    <w:p w14:paraId="108071C6" w14:textId="77777777" w:rsidR="00790944" w:rsidRPr="00953E25" w:rsidRDefault="00790944" w:rsidP="00790944">
      <w:pPr>
        <w:pStyle w:val="ListParagraph"/>
        <w:ind w:leftChars="597" w:left="1313" w:firstLine="824"/>
        <w:rPr>
          <w:rFonts w:cs="Arial"/>
          <w:lang w:eastAsia="zh-HK"/>
        </w:rPr>
      </w:pPr>
      <w:r w:rsidRPr="00953E25">
        <w:rPr>
          <w:rFonts w:cs="Arial"/>
          <w:lang w:eastAsia="zh-HK"/>
        </w:rPr>
        <w:t xml:space="preserve">       "bookingId":"B01",</w:t>
      </w:r>
    </w:p>
    <w:p w14:paraId="2A9975D9" w14:textId="77777777" w:rsidR="00790944" w:rsidRPr="00790944" w:rsidRDefault="00790944" w:rsidP="00790944">
      <w:pPr>
        <w:pStyle w:val="ListParagraph"/>
        <w:widowControl w:val="0"/>
        <w:adjustRightInd/>
        <w:snapToGrid/>
        <w:ind w:left="440" w:firstLine="411"/>
        <w:jc w:val="left"/>
        <w:rPr>
          <w:rFonts w:cs="Arial"/>
          <w:lang w:eastAsia="zh-HK"/>
        </w:rPr>
      </w:pPr>
      <w:r w:rsidRPr="00953E25">
        <w:rPr>
          <w:rFonts w:cs="Arial"/>
          <w:lang w:eastAsia="zh-HK"/>
        </w:rPr>
        <w:t xml:space="preserve">     </w:t>
      </w:r>
      <w:r w:rsidRPr="00953E25">
        <w:rPr>
          <w:rFonts w:cs="Arial"/>
          <w:lang w:eastAsia="zh-HK"/>
        </w:rPr>
        <w:tab/>
      </w:r>
      <w:r w:rsidRPr="00953E25">
        <w:rPr>
          <w:rFonts w:cs="Arial"/>
          <w:lang w:eastAsia="zh-HK"/>
        </w:rPr>
        <w:tab/>
        <w:t>"</w:t>
      </w:r>
      <w:r>
        <w:rPr>
          <w:rFonts w:cs="Arial"/>
          <w:lang w:eastAsia="zh-HK"/>
        </w:rPr>
        <w:t>eventId</w:t>
      </w:r>
      <w:r w:rsidRPr="00953E25">
        <w:rPr>
          <w:rFonts w:cs="Arial"/>
          <w:lang w:eastAsia="zh-HK"/>
        </w:rPr>
        <w:t>":"</w:t>
      </w:r>
      <w:r>
        <w:rPr>
          <w:rFonts w:cs="Arial"/>
          <w:lang w:eastAsia="zh-HK"/>
        </w:rPr>
        <w:t>V01</w:t>
      </w:r>
      <w:r w:rsidRPr="00953E25">
        <w:rPr>
          <w:rFonts w:cs="Arial"/>
          <w:lang w:eastAsia="zh-HK"/>
        </w:rPr>
        <w:t>",</w:t>
      </w:r>
    </w:p>
    <w:p w14:paraId="5C4AD328" w14:textId="77777777" w:rsidR="00790944" w:rsidRPr="00953E25" w:rsidRDefault="00790944" w:rsidP="00790944">
      <w:pPr>
        <w:pStyle w:val="ListParagraph"/>
        <w:widowControl w:val="0"/>
        <w:adjustRightInd/>
        <w:snapToGrid/>
        <w:ind w:left="440" w:firstLine="411"/>
        <w:jc w:val="left"/>
        <w:rPr>
          <w:rFonts w:cs="Arial"/>
          <w:lang w:eastAsia="zh-HK"/>
        </w:rPr>
      </w:pPr>
      <w:r w:rsidRPr="00953E25">
        <w:rPr>
          <w:rFonts w:cs="Arial"/>
          <w:lang w:eastAsia="zh-HK"/>
        </w:rPr>
        <w:t xml:space="preserve">     </w:t>
      </w:r>
      <w:r w:rsidRPr="00953E25">
        <w:rPr>
          <w:rFonts w:cs="Arial"/>
          <w:lang w:eastAsia="zh-HK"/>
        </w:rPr>
        <w:tab/>
      </w:r>
      <w:r w:rsidRPr="00953E25">
        <w:rPr>
          <w:rFonts w:cs="Arial"/>
          <w:lang w:eastAsia="zh-HK"/>
        </w:rPr>
        <w:tab/>
        <w:t>"vehicleHongkong":"XX9999",</w:t>
      </w:r>
    </w:p>
    <w:p w14:paraId="3D9390C1" w14:textId="77777777" w:rsidR="00790944" w:rsidRPr="00953E25" w:rsidRDefault="00790944" w:rsidP="00790944">
      <w:pPr>
        <w:pStyle w:val="ListParagraph"/>
        <w:ind w:leftChars="784" w:left="1725" w:firstLine="826"/>
        <w:rPr>
          <w:rFonts w:cs="Arial"/>
          <w:lang w:eastAsia="zh-HK"/>
        </w:rPr>
      </w:pPr>
      <w:r w:rsidRPr="00953E25">
        <w:rPr>
          <w:rFonts w:cs="Arial"/>
          <w:lang w:eastAsia="zh-HK"/>
        </w:rPr>
        <w:t>"vehicleMainland":"XX9999",</w:t>
      </w:r>
    </w:p>
    <w:p w14:paraId="6125132E" w14:textId="77777777" w:rsidR="00790944" w:rsidRPr="00953E25" w:rsidRDefault="00790944" w:rsidP="00790944">
      <w:pPr>
        <w:pStyle w:val="ListParagraph"/>
        <w:ind w:leftChars="597" w:left="1313" w:firstLine="824"/>
        <w:rPr>
          <w:rFonts w:cs="Arial"/>
          <w:lang w:eastAsia="zh-HK"/>
        </w:rPr>
      </w:pPr>
      <w:r>
        <w:rPr>
          <w:rFonts w:cs="Arial"/>
          <w:lang w:eastAsia="zh-HK"/>
        </w:rPr>
        <w:t xml:space="preserve">       </w:t>
      </w:r>
      <w:r w:rsidRPr="00953E25">
        <w:rPr>
          <w:rFonts w:cs="Arial"/>
          <w:lang w:eastAsia="zh-HK"/>
        </w:rPr>
        <w:t>"vehicleMacao":"XX9999",</w:t>
      </w:r>
    </w:p>
    <w:p w14:paraId="2643F557" w14:textId="0BBDF086" w:rsidR="00836DF2" w:rsidRPr="00953E25" w:rsidRDefault="00790944" w:rsidP="00836DF2">
      <w:pPr>
        <w:pStyle w:val="ListParagraph"/>
        <w:ind w:leftChars="597" w:left="1313" w:firstLine="824"/>
        <w:rPr>
          <w:ins w:id="1141" w:author="Ricky Wong Siu Ham" w:date="2023-12-21T04:21:00Z"/>
          <w:rFonts w:cs="Arial"/>
          <w:lang w:eastAsia="zh-HK"/>
        </w:rPr>
      </w:pPr>
      <w:r>
        <w:rPr>
          <w:rFonts w:cs="Arial"/>
          <w:lang w:eastAsia="zh-HK"/>
        </w:rPr>
        <w:t xml:space="preserve">      </w:t>
      </w:r>
      <w:del w:id="1142" w:author="Ricky Wong Siu Ham" w:date="2023-12-21T04:21:00Z">
        <w:r w:rsidDel="00836DF2">
          <w:rPr>
            <w:rFonts w:cs="Arial"/>
            <w:lang w:eastAsia="zh-HK"/>
          </w:rPr>
          <w:delText xml:space="preserve"> </w:delText>
        </w:r>
      </w:del>
      <w:ins w:id="1143" w:author="Ricky Wong Siu Ham" w:date="2023-12-21T04:21:00Z">
        <w:r w:rsidR="00836DF2">
          <w:rPr>
            <w:rFonts w:cs="Arial"/>
            <w:lang w:eastAsia="zh-HK"/>
          </w:rPr>
          <w:t xml:space="preserve"> </w:t>
        </w:r>
        <w:r w:rsidR="00836DF2" w:rsidRPr="00953E25">
          <w:rPr>
            <w:rFonts w:cs="Arial"/>
            <w:lang w:eastAsia="zh-HK"/>
          </w:rPr>
          <w:t>"</w:t>
        </w:r>
        <w:proofErr w:type="spellStart"/>
        <w:r w:rsidR="00836DF2" w:rsidRPr="00953E25">
          <w:rPr>
            <w:rFonts w:cs="Arial"/>
            <w:lang w:eastAsia="zh-HK"/>
          </w:rPr>
          <w:t>status":"</w:t>
        </w:r>
      </w:ins>
      <w:ins w:id="1144" w:author="Ricky Wong Siu Ham" w:date="2023-12-21T04:22:00Z">
        <w:r w:rsidR="000B19D6">
          <w:rPr>
            <w:rFonts w:cs="Arial"/>
            <w:lang w:eastAsia="zh-HK"/>
          </w:rPr>
          <w:t>arrival</w:t>
        </w:r>
      </w:ins>
      <w:proofErr w:type="spellEnd"/>
      <w:ins w:id="1145" w:author="Ricky Wong Siu Ham" w:date="2023-12-21T04:21:00Z">
        <w:r w:rsidR="00836DF2" w:rsidRPr="00953E25">
          <w:rPr>
            <w:rFonts w:cs="Arial"/>
            <w:lang w:eastAsia="zh-HK"/>
          </w:rPr>
          <w:t>",</w:t>
        </w:r>
      </w:ins>
    </w:p>
    <w:p w14:paraId="6BB8179B" w14:textId="177F447B" w:rsidR="00136DF5" w:rsidRPr="00953E25" w:rsidRDefault="00136DF5" w:rsidP="00136DF5">
      <w:pPr>
        <w:pStyle w:val="ListParagraph"/>
        <w:ind w:leftChars="597" w:left="1313" w:firstLine="824"/>
        <w:rPr>
          <w:ins w:id="1146" w:author="Siu Ham Wong" w:date="2024-01-02T15:30:00Z"/>
          <w:rFonts w:cs="Arial"/>
          <w:lang w:eastAsia="zh-HK"/>
        </w:rPr>
      </w:pPr>
      <w:ins w:id="1147" w:author="Siu Ham Wong" w:date="2024-01-02T15:30:00Z">
        <w:r>
          <w:rPr>
            <w:rFonts w:cs="Arial"/>
            <w:lang w:eastAsia="zh-HK"/>
          </w:rPr>
          <w:t xml:space="preserve">      </w:t>
        </w:r>
      </w:ins>
      <w:ins w:id="1148" w:author="Siu Ham Wong" w:date="2024-01-02T15:31:00Z">
        <w:r>
          <w:rPr>
            <w:rFonts w:cs="Arial"/>
            <w:lang w:eastAsia="zh-HK"/>
          </w:rPr>
          <w:t xml:space="preserve"> </w:t>
        </w:r>
      </w:ins>
      <w:ins w:id="1149" w:author="Ricky Wong Siu Ham" w:date="2023-12-21T04:21:00Z">
        <w:r w:rsidR="00836DF2" w:rsidRPr="00953E25">
          <w:rPr>
            <w:rFonts w:cs="Arial"/>
            <w:lang w:eastAsia="zh-HK"/>
          </w:rPr>
          <w:t>"</w:t>
        </w:r>
        <w:proofErr w:type="spellStart"/>
        <w:r w:rsidR="00836DF2" w:rsidRPr="00953E25">
          <w:rPr>
            <w:rFonts w:cs="Arial"/>
            <w:lang w:eastAsia="zh-HK"/>
          </w:rPr>
          <w:t>checkpoint":"</w:t>
        </w:r>
      </w:ins>
      <w:ins w:id="1150" w:author="Ricky Wong Siu Ham" w:date="2023-12-21T04:22:00Z">
        <w:r w:rsidR="000B19D6">
          <w:rPr>
            <w:rFonts w:cs="Arial"/>
            <w:lang w:eastAsia="zh-HK"/>
          </w:rPr>
          <w:t>Cabin</w:t>
        </w:r>
        <w:proofErr w:type="spellEnd"/>
        <w:del w:id="1151" w:author="Siu Ham Wong" w:date="2024-01-02T15:32:00Z">
          <w:r w:rsidR="000B19D6" w:rsidDel="00136DF5">
            <w:rPr>
              <w:rFonts w:cs="Arial"/>
              <w:lang w:eastAsia="zh-HK"/>
            </w:rPr>
            <w:delText>Parking</w:delText>
          </w:r>
        </w:del>
      </w:ins>
      <w:ins w:id="1152" w:author="Ricky Wong Siu Ham" w:date="2023-12-21T04:21:00Z">
        <w:r w:rsidR="00836DF2" w:rsidRPr="00953E25">
          <w:rPr>
            <w:rFonts w:cs="Arial"/>
            <w:lang w:eastAsia="zh-HK"/>
          </w:rPr>
          <w:t>",</w:t>
        </w:r>
      </w:ins>
    </w:p>
    <w:p w14:paraId="106E9657" w14:textId="73BC0425" w:rsidR="00136DF5" w:rsidRDefault="00136DF5" w:rsidP="00136DF5">
      <w:pPr>
        <w:pStyle w:val="ListParagraph"/>
        <w:ind w:leftChars="972" w:left="2138" w:firstLine="413"/>
        <w:rPr>
          <w:ins w:id="1153" w:author="Siu Ham Wong" w:date="2024-01-02T15:30:00Z"/>
          <w:rFonts w:cs="Arial"/>
          <w:lang w:eastAsia="zh-HK"/>
        </w:rPr>
      </w:pPr>
      <w:ins w:id="1154" w:author="Siu Ham Wong" w:date="2024-01-02T15:30:00Z">
        <w:r w:rsidRPr="00953E25">
          <w:rPr>
            <w:rFonts w:cs="Arial"/>
            <w:lang w:eastAsia="zh-HK"/>
          </w:rPr>
          <w:t>"</w:t>
        </w:r>
        <w:r>
          <w:rPr>
            <w:rFonts w:cs="Arial"/>
            <w:lang w:eastAsia="zh-HK"/>
          </w:rPr>
          <w:t>location</w:t>
        </w:r>
        <w:r w:rsidRPr="00953E25">
          <w:rPr>
            <w:rFonts w:cs="Arial"/>
            <w:lang w:eastAsia="zh-HK"/>
          </w:rPr>
          <w:t>":"</w:t>
        </w:r>
      </w:ins>
      <w:proofErr w:type="spellStart"/>
      <w:ins w:id="1155" w:author="Siu Ham Wong" w:date="2024-01-02T15:31:00Z">
        <w:r>
          <w:rPr>
            <w:rFonts w:cs="Arial"/>
            <w:lang w:eastAsia="zh-HK"/>
          </w:rPr>
          <w:t>CabinParking</w:t>
        </w:r>
      </w:ins>
      <w:proofErr w:type="spellEnd"/>
      <w:ins w:id="1156" w:author="Siu Ham Wong" w:date="2024-01-02T15:30:00Z">
        <w:r w:rsidRPr="00953E25">
          <w:rPr>
            <w:rFonts w:cs="Arial"/>
            <w:lang w:eastAsia="zh-HK"/>
          </w:rPr>
          <w:t>",</w:t>
        </w:r>
      </w:ins>
    </w:p>
    <w:p w14:paraId="7D8A32FC" w14:textId="77777777" w:rsidR="00136DF5" w:rsidRPr="00953E25" w:rsidRDefault="00136DF5" w:rsidP="00136DF5">
      <w:pPr>
        <w:pStyle w:val="ListParagraph"/>
        <w:ind w:leftChars="972" w:left="2138" w:firstLine="413"/>
        <w:rPr>
          <w:ins w:id="1157" w:author="Siu Ham Wong" w:date="2024-01-02T15:30:00Z"/>
          <w:rFonts w:cs="Arial"/>
          <w:lang w:eastAsia="zh-HK"/>
        </w:rPr>
      </w:pPr>
      <w:ins w:id="1158" w:author="Siu Ham Wong" w:date="2024-01-02T15:30:00Z">
        <w:r w:rsidRPr="00953E25">
          <w:rPr>
            <w:rFonts w:cs="Arial"/>
            <w:lang w:eastAsia="zh-HK"/>
          </w:rPr>
          <w:t>"</w:t>
        </w:r>
        <w:proofErr w:type="spellStart"/>
        <w:r>
          <w:rPr>
            <w:rFonts w:cs="Arial"/>
            <w:lang w:eastAsia="zh-HK"/>
          </w:rPr>
          <w:t>moreInfo</w:t>
        </w:r>
        <w:proofErr w:type="spellEnd"/>
        <w:proofErr w:type="gramStart"/>
        <w:r w:rsidRPr="00953E25">
          <w:rPr>
            <w:rFonts w:cs="Arial"/>
            <w:lang w:eastAsia="zh-HK"/>
          </w:rPr>
          <w:t>":</w:t>
        </w:r>
        <w:r>
          <w:rPr>
            <w:rFonts w:cs="Arial"/>
            <w:lang w:eastAsia="zh-HK"/>
          </w:rPr>
          <w:t>{</w:t>
        </w:r>
        <w:proofErr w:type="gramEnd"/>
      </w:ins>
    </w:p>
    <w:p w14:paraId="39D2F445" w14:textId="420142CD" w:rsidR="00136DF5" w:rsidRPr="00136DF5" w:rsidRDefault="00136DF5" w:rsidP="00136DF5">
      <w:pPr>
        <w:ind w:leftChars="1006" w:left="2213" w:firstLine="789"/>
        <w:rPr>
          <w:ins w:id="1159" w:author="Siu Ham Wong" w:date="2024-01-02T15:30:00Z"/>
          <w:rFonts w:cs="Arial"/>
          <w:lang w:eastAsia="zh-HK"/>
        </w:rPr>
      </w:pPr>
      <w:ins w:id="1160" w:author="Siu Ham Wong" w:date="2024-01-02T15:30:00Z">
        <w:r>
          <w:rPr>
            <w:rFonts w:cs="Arial"/>
            <w:lang w:eastAsia="zh-HK"/>
          </w:rPr>
          <w:t xml:space="preserve">              </w:t>
        </w:r>
        <w:r w:rsidRPr="00136DF5">
          <w:rPr>
            <w:rFonts w:cs="Arial"/>
            <w:lang w:eastAsia="zh-HK"/>
          </w:rPr>
          <w:t>"cabinNo":"</w:t>
        </w:r>
      </w:ins>
      <w:ins w:id="1161" w:author="Siu Ham Wong" w:date="2024-01-02T15:33:00Z">
        <w:r w:rsidR="004438FB">
          <w:rPr>
            <w:rFonts w:cs="Arial"/>
            <w:lang w:eastAsia="zh-HK"/>
          </w:rPr>
          <w:t>C01</w:t>
        </w:r>
      </w:ins>
      <w:ins w:id="1162" w:author="Siu Ham Wong" w:date="2024-01-02T15:30:00Z">
        <w:r w:rsidRPr="00136DF5">
          <w:rPr>
            <w:rFonts w:cs="Arial"/>
            <w:lang w:eastAsia="zh-HK"/>
          </w:rPr>
          <w:t>",</w:t>
        </w:r>
      </w:ins>
    </w:p>
    <w:p w14:paraId="6CF1C551" w14:textId="77777777" w:rsidR="00136DF5" w:rsidRDefault="00136DF5" w:rsidP="00136DF5">
      <w:pPr>
        <w:pStyle w:val="ListParagraph"/>
        <w:ind w:leftChars="1365" w:left="3003" w:firstLine="832"/>
        <w:rPr>
          <w:ins w:id="1163" w:author="Siu Ham Wong" w:date="2024-01-02T15:30:00Z"/>
          <w:rFonts w:cs="Arial"/>
          <w:lang w:eastAsia="zh-HK"/>
        </w:rPr>
      </w:pPr>
      <w:ins w:id="1164" w:author="Siu Ham Wong" w:date="2024-01-02T15:30:00Z">
        <w:r w:rsidRPr="00953E25">
          <w:rPr>
            <w:rFonts w:cs="Arial"/>
            <w:lang w:eastAsia="zh-HK"/>
          </w:rPr>
          <w:t>"</w:t>
        </w:r>
        <w:proofErr w:type="spellStart"/>
        <w:r>
          <w:rPr>
            <w:rFonts w:cs="Arial"/>
            <w:lang w:eastAsia="zh-HK"/>
          </w:rPr>
          <w:t>ickNo</w:t>
        </w:r>
        <w:proofErr w:type="spellEnd"/>
        <w:r w:rsidRPr="00953E25">
          <w:rPr>
            <w:rFonts w:cs="Arial"/>
            <w:lang w:eastAsia="zh-HK"/>
          </w:rPr>
          <w:t>":""</w:t>
        </w:r>
      </w:ins>
    </w:p>
    <w:p w14:paraId="122BB4DB" w14:textId="77777777" w:rsidR="00136DF5" w:rsidRPr="00836DF2" w:rsidRDefault="00136DF5" w:rsidP="00136DF5">
      <w:pPr>
        <w:pStyle w:val="ListParagraph"/>
        <w:ind w:leftChars="1169" w:left="2572" w:firstLine="831"/>
        <w:rPr>
          <w:ins w:id="1165" w:author="Siu Ham Wong" w:date="2024-01-02T15:30:00Z"/>
          <w:rFonts w:cs="Arial"/>
          <w:lang w:eastAsia="zh-HK"/>
        </w:rPr>
      </w:pPr>
      <w:ins w:id="1166" w:author="Siu Ham Wong" w:date="2024-01-02T15:30:00Z">
        <w:r>
          <w:rPr>
            <w:rFonts w:cs="Arial"/>
            <w:lang w:eastAsia="zh-HK"/>
          </w:rPr>
          <w:t>},</w:t>
        </w:r>
      </w:ins>
    </w:p>
    <w:p w14:paraId="1827D550" w14:textId="31C5F5EC" w:rsidR="00836DF2" w:rsidDel="00136DF5" w:rsidRDefault="00836DF2" w:rsidP="00136DF5">
      <w:pPr>
        <w:pStyle w:val="ListParagraph"/>
        <w:ind w:leftChars="972" w:left="2138" w:firstLine="413"/>
        <w:rPr>
          <w:ins w:id="1167" w:author="Ricky Wong Siu Ham" w:date="2023-12-21T04:21:00Z"/>
          <w:del w:id="1168" w:author="Siu Ham Wong" w:date="2024-01-02T15:30:00Z"/>
          <w:rFonts w:cs="Arial"/>
          <w:lang w:eastAsia="zh-HK"/>
        </w:rPr>
      </w:pPr>
    </w:p>
    <w:p w14:paraId="4B2F1536" w14:textId="2FB345A7" w:rsidR="00836DF2" w:rsidRPr="00953E25" w:rsidDel="00136DF5" w:rsidRDefault="00836DF2" w:rsidP="00136DF5">
      <w:pPr>
        <w:pStyle w:val="ListParagraph"/>
        <w:ind w:leftChars="972" w:left="2138" w:firstLine="413"/>
        <w:rPr>
          <w:ins w:id="1169" w:author="Ricky Wong Siu Ham" w:date="2023-12-21T04:21:00Z"/>
          <w:del w:id="1170" w:author="Siu Ham Wong" w:date="2024-01-02T15:30:00Z"/>
          <w:rFonts w:cs="Arial"/>
          <w:lang w:eastAsia="zh-HK"/>
        </w:rPr>
      </w:pPr>
      <w:ins w:id="1171" w:author="Ricky Wong Siu Ham" w:date="2023-12-21T04:21:00Z">
        <w:del w:id="1172" w:author="Siu Ham Wong" w:date="2024-01-02T15:30:00Z">
          <w:r w:rsidRPr="00953E25" w:rsidDel="00136DF5">
            <w:rPr>
              <w:rFonts w:cs="Arial"/>
              <w:lang w:eastAsia="zh-HK"/>
            </w:rPr>
            <w:delText>"</w:delText>
          </w:r>
          <w:r w:rsidDel="00136DF5">
            <w:rPr>
              <w:rFonts w:cs="Arial"/>
              <w:lang w:eastAsia="zh-HK"/>
            </w:rPr>
            <w:delText>moreInfo</w:delText>
          </w:r>
          <w:r w:rsidRPr="00953E25" w:rsidDel="00136DF5">
            <w:rPr>
              <w:rFonts w:cs="Arial"/>
              <w:lang w:eastAsia="zh-HK"/>
            </w:rPr>
            <w:delText>":""</w:delText>
          </w:r>
          <w:r w:rsidDel="00136DF5">
            <w:rPr>
              <w:rFonts w:cs="Arial"/>
              <w:lang w:eastAsia="zh-HK"/>
            </w:rPr>
            <w:delText>,</w:delText>
          </w:r>
        </w:del>
      </w:ins>
    </w:p>
    <w:p w14:paraId="684D8677" w14:textId="02CEC78E" w:rsidR="00836DF2" w:rsidRPr="00953E25" w:rsidDel="00136DF5" w:rsidRDefault="00836DF2" w:rsidP="00136DF5">
      <w:pPr>
        <w:pStyle w:val="ListParagraph"/>
        <w:ind w:leftChars="972" w:left="2138" w:firstLine="413"/>
        <w:rPr>
          <w:ins w:id="1173" w:author="Ricky Wong Siu Ham" w:date="2023-12-21T04:21:00Z"/>
          <w:del w:id="1174" w:author="Siu Ham Wong" w:date="2024-01-02T15:30:00Z"/>
          <w:rFonts w:cs="Arial"/>
          <w:lang w:eastAsia="zh-HK"/>
        </w:rPr>
      </w:pPr>
      <w:ins w:id="1175" w:author="Ricky Wong Siu Ham" w:date="2023-12-21T04:21:00Z">
        <w:del w:id="1176" w:author="Siu Ham Wong" w:date="2024-01-02T15:30:00Z">
          <w:r w:rsidRPr="00953E25" w:rsidDel="00136DF5">
            <w:rPr>
              <w:rFonts w:cs="Arial"/>
              <w:lang w:eastAsia="zh-HK"/>
            </w:rPr>
            <w:delText>"</w:delText>
          </w:r>
          <w:r w:rsidDel="00136DF5">
            <w:rPr>
              <w:rFonts w:cs="Arial"/>
              <w:lang w:eastAsia="zh-HK"/>
            </w:rPr>
            <w:delText>cabinNo</w:delText>
          </w:r>
          <w:r w:rsidRPr="00953E25" w:rsidDel="00136DF5">
            <w:rPr>
              <w:rFonts w:cs="Arial"/>
              <w:lang w:eastAsia="zh-HK"/>
            </w:rPr>
            <w:delText>":"</w:delText>
          </w:r>
        </w:del>
      </w:ins>
      <w:ins w:id="1177" w:author="Ricky Wong Siu Ham" w:date="2023-12-21T04:22:00Z">
        <w:del w:id="1178" w:author="Siu Ham Wong" w:date="2024-01-02T15:30:00Z">
          <w:r w:rsidDel="00136DF5">
            <w:rPr>
              <w:rFonts w:cs="Arial"/>
              <w:lang w:eastAsia="zh-HK"/>
            </w:rPr>
            <w:delText>11</w:delText>
          </w:r>
        </w:del>
      </w:ins>
      <w:ins w:id="1179" w:author="Ricky Wong Siu Ham" w:date="2023-12-21T04:21:00Z">
        <w:del w:id="1180" w:author="Siu Ham Wong" w:date="2024-01-02T15:30:00Z">
          <w:r w:rsidRPr="00953E25" w:rsidDel="00136DF5">
            <w:rPr>
              <w:rFonts w:cs="Arial"/>
              <w:lang w:eastAsia="zh-HK"/>
            </w:rPr>
            <w:delText>"</w:delText>
          </w:r>
          <w:r w:rsidDel="00136DF5">
            <w:rPr>
              <w:rFonts w:cs="Arial"/>
              <w:lang w:eastAsia="zh-HK"/>
            </w:rPr>
            <w:delText>,</w:delText>
          </w:r>
        </w:del>
      </w:ins>
    </w:p>
    <w:p w14:paraId="012C78DF" w14:textId="2D031E8F" w:rsidR="00836DF2" w:rsidRPr="00836DF2" w:rsidDel="00136DF5" w:rsidRDefault="00836DF2" w:rsidP="00136DF5">
      <w:pPr>
        <w:pStyle w:val="ListParagraph"/>
        <w:ind w:leftChars="972" w:left="2138" w:firstLine="413"/>
        <w:rPr>
          <w:ins w:id="1181" w:author="Ricky Wong Siu Ham" w:date="2023-12-21T04:21:00Z"/>
          <w:del w:id="1182" w:author="Siu Ham Wong" w:date="2024-01-02T15:30:00Z"/>
          <w:rFonts w:cs="Arial"/>
          <w:lang w:eastAsia="zh-HK"/>
        </w:rPr>
      </w:pPr>
      <w:ins w:id="1183" w:author="Ricky Wong Siu Ham" w:date="2023-12-21T04:21:00Z">
        <w:del w:id="1184" w:author="Siu Ham Wong" w:date="2024-01-02T15:30:00Z">
          <w:r w:rsidRPr="00953E25" w:rsidDel="00136DF5">
            <w:rPr>
              <w:rFonts w:cs="Arial"/>
              <w:lang w:eastAsia="zh-HK"/>
            </w:rPr>
            <w:delText>"</w:delText>
          </w:r>
          <w:r w:rsidDel="00136DF5">
            <w:rPr>
              <w:rFonts w:cs="Arial"/>
              <w:lang w:eastAsia="zh-HK"/>
            </w:rPr>
            <w:delText>ickNo</w:delText>
          </w:r>
          <w:r w:rsidRPr="00953E25" w:rsidDel="00136DF5">
            <w:rPr>
              <w:rFonts w:cs="Arial"/>
              <w:lang w:eastAsia="zh-HK"/>
            </w:rPr>
            <w:delText>":""</w:delText>
          </w:r>
          <w:r w:rsidDel="00136DF5">
            <w:rPr>
              <w:rFonts w:cs="Arial"/>
              <w:lang w:eastAsia="zh-HK"/>
            </w:rPr>
            <w:delText>,</w:delText>
          </w:r>
        </w:del>
      </w:ins>
    </w:p>
    <w:p w14:paraId="665DA818" w14:textId="7A55C09E" w:rsidR="00790944" w:rsidRPr="00953E25" w:rsidDel="00836DF2" w:rsidRDefault="00836DF2" w:rsidP="00136DF5">
      <w:pPr>
        <w:pStyle w:val="ListParagraph"/>
        <w:ind w:leftChars="972" w:left="2138" w:firstLine="413"/>
        <w:rPr>
          <w:del w:id="1185" w:author="Ricky Wong Siu Ham" w:date="2023-12-21T04:21:00Z"/>
          <w:rFonts w:cs="Arial"/>
          <w:lang w:eastAsia="zh-HK"/>
        </w:rPr>
      </w:pPr>
      <w:ins w:id="1186" w:author="Ricky Wong Siu Ham" w:date="2023-12-21T04:22:00Z">
        <w:del w:id="1187" w:author="Siu Ham Wong" w:date="2024-01-02T15:31:00Z">
          <w:r w:rsidDel="00136DF5">
            <w:rPr>
              <w:rFonts w:cs="Arial"/>
              <w:lang w:eastAsia="zh-HK"/>
            </w:rPr>
            <w:delText xml:space="preserve">       </w:delText>
          </w:r>
        </w:del>
      </w:ins>
      <w:del w:id="1188" w:author="Ricky Wong Siu Ham" w:date="2023-12-21T04:21:00Z">
        <w:r w:rsidR="00790944" w:rsidRPr="00953E25" w:rsidDel="00836DF2">
          <w:rPr>
            <w:rFonts w:cs="Arial"/>
            <w:lang w:eastAsia="zh-HK"/>
          </w:rPr>
          <w:delText>"status":"</w:delText>
        </w:r>
        <w:r w:rsidR="00790944" w:rsidRPr="008B1896" w:rsidDel="00836DF2">
          <w:rPr>
            <w:rFonts w:cs="Arial"/>
            <w:shd w:val="clear" w:color="auto" w:fill="FFFFFF"/>
          </w:rPr>
          <w:delText>retrieval</w:delText>
        </w:r>
        <w:r w:rsidR="00790944" w:rsidRPr="00953E25" w:rsidDel="00836DF2">
          <w:rPr>
            <w:rFonts w:cs="Arial"/>
            <w:lang w:eastAsia="zh-HK"/>
          </w:rPr>
          <w:delText>",</w:delText>
        </w:r>
      </w:del>
    </w:p>
    <w:p w14:paraId="32069F80" w14:textId="33BE4AAF" w:rsidR="00790944" w:rsidRPr="00953E25" w:rsidDel="00836DF2" w:rsidRDefault="00790944" w:rsidP="00136DF5">
      <w:pPr>
        <w:pStyle w:val="ListParagraph"/>
        <w:ind w:leftChars="972" w:left="2138" w:firstLine="413"/>
        <w:rPr>
          <w:del w:id="1189" w:author="Ricky Wong Siu Ham" w:date="2023-12-21T04:21:00Z"/>
          <w:rFonts w:cs="Arial"/>
          <w:lang w:eastAsia="zh-HK"/>
        </w:rPr>
      </w:pPr>
      <w:del w:id="1190" w:author="Ricky Wong Siu Ham" w:date="2023-12-21T04:21:00Z">
        <w:r w:rsidRPr="00953E25" w:rsidDel="00836DF2">
          <w:rPr>
            <w:rFonts w:cs="Arial"/>
            <w:lang w:eastAsia="zh-HK"/>
          </w:rPr>
          <w:delText>"checkpoint":"Cabin",</w:delText>
        </w:r>
      </w:del>
    </w:p>
    <w:p w14:paraId="4321B1DD" w14:textId="77777777" w:rsidR="00790944" w:rsidRPr="00953E25" w:rsidRDefault="00790944" w:rsidP="00136DF5">
      <w:pPr>
        <w:pStyle w:val="ListParagraph"/>
        <w:ind w:leftChars="972" w:left="2138" w:firstLine="413"/>
        <w:rPr>
          <w:rFonts w:cs="Arial"/>
          <w:lang w:eastAsia="zh-HK"/>
        </w:rPr>
      </w:pPr>
      <w:r w:rsidRPr="00953E25">
        <w:rPr>
          <w:rFonts w:cs="Arial"/>
          <w:lang w:eastAsia="zh-HK"/>
        </w:rPr>
        <w:t>“remark”:””,</w:t>
      </w:r>
    </w:p>
    <w:p w14:paraId="7EB1463F" w14:textId="030F60FB" w:rsidR="00790944" w:rsidRPr="00953E25" w:rsidRDefault="00790944" w:rsidP="00790944">
      <w:pPr>
        <w:pStyle w:val="ListParagraph"/>
        <w:ind w:leftChars="784" w:left="1725" w:firstLine="413"/>
        <w:rPr>
          <w:rFonts w:cs="Arial"/>
          <w:lang w:eastAsia="zh-HK"/>
        </w:rPr>
      </w:pPr>
      <w:r w:rsidRPr="00953E25">
        <w:rPr>
          <w:rFonts w:cs="Arial"/>
          <w:lang w:eastAsia="zh-HK"/>
        </w:rPr>
        <w:t xml:space="preserve"> </w:t>
      </w:r>
      <w:r>
        <w:rPr>
          <w:rFonts w:cs="Arial"/>
          <w:lang w:eastAsia="zh-HK"/>
        </w:rPr>
        <w:t xml:space="preserve">    </w:t>
      </w:r>
      <w:r w:rsidRPr="00953E25">
        <w:rPr>
          <w:rFonts w:cs="Arial"/>
          <w:lang w:eastAsia="zh-HK"/>
        </w:rPr>
        <w:t xml:space="preserve">  "eventDate":"2024</w:t>
      </w:r>
      <w:r>
        <w:rPr>
          <w:rFonts w:cs="Arial"/>
          <w:lang w:eastAsia="zh-HK"/>
        </w:rPr>
        <w:t>/</w:t>
      </w:r>
      <w:r w:rsidRPr="00953E25">
        <w:rPr>
          <w:rFonts w:cs="Arial"/>
          <w:lang w:eastAsia="zh-HK"/>
        </w:rPr>
        <w:t>01</w:t>
      </w:r>
      <w:r>
        <w:rPr>
          <w:rFonts w:cs="Arial"/>
          <w:lang w:eastAsia="zh-HK"/>
        </w:rPr>
        <w:t>/</w:t>
      </w:r>
      <w:r w:rsidRPr="00953E25">
        <w:rPr>
          <w:rFonts w:cs="Arial"/>
          <w:lang w:eastAsia="zh-HK"/>
        </w:rPr>
        <w:t>0</w:t>
      </w:r>
      <w:r>
        <w:rPr>
          <w:rFonts w:cs="Arial"/>
          <w:lang w:eastAsia="zh-HK"/>
        </w:rPr>
        <w:t>2</w:t>
      </w:r>
      <w:r w:rsidRPr="00953E25">
        <w:rPr>
          <w:rFonts w:cs="Arial"/>
          <w:lang w:eastAsia="zh-HK"/>
        </w:rPr>
        <w:t>",</w:t>
      </w:r>
    </w:p>
    <w:p w14:paraId="71E0CC5B" w14:textId="3056CF80" w:rsidR="00790944" w:rsidRPr="00953E25" w:rsidRDefault="00790944" w:rsidP="00790944">
      <w:pPr>
        <w:pStyle w:val="ListParagraph"/>
        <w:ind w:leftChars="409" w:left="900" w:firstLine="824"/>
        <w:rPr>
          <w:lang w:eastAsia="zh-HK"/>
        </w:rPr>
      </w:pPr>
      <w:r w:rsidRPr="00953E25">
        <w:rPr>
          <w:rFonts w:cs="Arial"/>
          <w:lang w:eastAsia="zh-HK"/>
        </w:rPr>
        <w:t xml:space="preserve">       </w:t>
      </w:r>
      <w:r>
        <w:rPr>
          <w:rFonts w:cs="Arial"/>
          <w:lang w:eastAsia="zh-HK"/>
        </w:rPr>
        <w:t xml:space="preserve">   </w:t>
      </w:r>
      <w:r w:rsidRPr="00953E25">
        <w:rPr>
          <w:rFonts w:cs="Arial"/>
          <w:lang w:eastAsia="zh-HK"/>
        </w:rPr>
        <w:t xml:space="preserve">   "eventTime":"</w:t>
      </w:r>
      <w:r>
        <w:rPr>
          <w:rFonts w:cs="Arial"/>
          <w:lang w:eastAsia="zh-HK"/>
        </w:rPr>
        <w:t>10</w:t>
      </w:r>
      <w:r w:rsidRPr="00953E25">
        <w:rPr>
          <w:rFonts w:cs="Arial"/>
          <w:lang w:eastAsia="zh-HK"/>
        </w:rPr>
        <w:t>:00:00"</w:t>
      </w:r>
    </w:p>
    <w:p w14:paraId="580CA76F" w14:textId="77777777" w:rsidR="00790944" w:rsidRPr="00953E25" w:rsidRDefault="00790944" w:rsidP="00790944">
      <w:pPr>
        <w:pStyle w:val="ListParagraph"/>
        <w:ind w:leftChars="597" w:left="1313" w:firstLine="824"/>
        <w:rPr>
          <w:rFonts w:cs="Arial"/>
          <w:lang w:eastAsia="zh-HK"/>
        </w:rPr>
      </w:pPr>
      <w:r w:rsidRPr="00953E25">
        <w:rPr>
          <w:rFonts w:cs="Arial"/>
          <w:lang w:eastAsia="zh-HK"/>
        </w:rPr>
        <w:t xml:space="preserve">       "parkingRecordId":"P01",</w:t>
      </w:r>
    </w:p>
    <w:p w14:paraId="3E54AC3E" w14:textId="77777777" w:rsidR="001C4276" w:rsidRPr="001C4276" w:rsidRDefault="00790944" w:rsidP="001C4276">
      <w:pPr>
        <w:pStyle w:val="ListParagraph"/>
        <w:widowControl w:val="0"/>
        <w:adjustRightInd/>
        <w:snapToGrid/>
        <w:ind w:left="440" w:firstLine="411"/>
        <w:jc w:val="left"/>
        <w:rPr>
          <w:ins w:id="1191" w:author="Siu Ham Wong" w:date="2025-01-26T00:45:00Z" w16du:dateUtc="2025-01-25T16:45:00Z"/>
          <w:rFonts w:cs="Arial"/>
          <w:lang w:eastAsia="zh-HK"/>
        </w:rPr>
      </w:pPr>
      <w:r w:rsidRPr="00953E25">
        <w:rPr>
          <w:rFonts w:cs="Arial"/>
          <w:lang w:eastAsia="zh-HK"/>
        </w:rPr>
        <w:t xml:space="preserve">  </w:t>
      </w:r>
      <w:r>
        <w:rPr>
          <w:rFonts w:cs="Arial"/>
          <w:lang w:eastAsia="zh-HK"/>
        </w:rPr>
        <w:tab/>
      </w:r>
      <w:r>
        <w:rPr>
          <w:rFonts w:cs="Arial"/>
          <w:lang w:eastAsia="zh-HK"/>
        </w:rPr>
        <w:tab/>
      </w:r>
      <w:r w:rsidRPr="00953E25">
        <w:rPr>
          <w:rFonts w:cs="Arial"/>
          <w:lang w:eastAsia="zh-HK"/>
        </w:rPr>
        <w:t>"mpsRecordId":"M01"</w:t>
      </w:r>
      <w:ins w:id="1192" w:author="Siu Ham Wong" w:date="2025-01-26T00:45:00Z" w16du:dateUtc="2025-01-25T16:45:00Z">
        <w:r w:rsidR="001C4276" w:rsidRPr="001C4276">
          <w:rPr>
            <w:rFonts w:cs="Arial"/>
            <w:lang w:eastAsia="zh-HK"/>
          </w:rPr>
          <w:t>,</w:t>
        </w:r>
      </w:ins>
    </w:p>
    <w:p w14:paraId="4CC95567" w14:textId="0E3A057C" w:rsidR="00790944" w:rsidRPr="002D7C93" w:rsidRDefault="001C4276" w:rsidP="001C4276">
      <w:pPr>
        <w:pStyle w:val="ListParagraph"/>
        <w:widowControl w:val="0"/>
        <w:adjustRightInd/>
        <w:snapToGrid/>
        <w:ind w:left="440" w:firstLine="411"/>
        <w:jc w:val="left"/>
        <w:rPr>
          <w:rFonts w:cs="Arial"/>
          <w:lang w:eastAsia="zh-HK"/>
        </w:rPr>
      </w:pPr>
      <w:ins w:id="1193" w:author="Siu Ham Wong" w:date="2025-01-26T00:45:00Z" w16du:dateUtc="2025-01-25T16:45:00Z">
        <w:r>
          <w:rPr>
            <w:rFonts w:cs="Arial"/>
            <w:lang w:eastAsia="zh-HK"/>
          </w:rPr>
          <w:t xml:space="preserve">                           </w:t>
        </w:r>
        <w:r w:rsidRPr="001C4276">
          <w:rPr>
            <w:rFonts w:cs="Arial"/>
            <w:lang w:eastAsia="zh-HK"/>
          </w:rPr>
          <w:t>"</w:t>
        </w:r>
        <w:proofErr w:type="spellStart"/>
        <w:r w:rsidRPr="001C4276">
          <w:rPr>
            <w:rFonts w:cs="Arial"/>
            <w:lang w:eastAsia="zh-HK"/>
          </w:rPr>
          <w:t>primaryVehicleRegion</w:t>
        </w:r>
        <w:proofErr w:type="spellEnd"/>
        <w:r w:rsidRPr="001C4276">
          <w:rPr>
            <w:rFonts w:cs="Arial"/>
            <w:lang w:eastAsia="zh-HK"/>
          </w:rPr>
          <w:t>":"</w:t>
        </w:r>
        <w:proofErr w:type="spellStart"/>
        <w:r w:rsidRPr="001C4276">
          <w:rPr>
            <w:rFonts w:cs="Arial"/>
            <w:lang w:eastAsia="zh-HK"/>
          </w:rPr>
          <w:t>hk</w:t>
        </w:r>
        <w:proofErr w:type="spellEnd"/>
        <w:r w:rsidRPr="001C4276">
          <w:rPr>
            <w:rFonts w:cs="Arial"/>
            <w:lang w:eastAsia="zh-HK"/>
          </w:rPr>
          <w:t>"</w:t>
        </w:r>
      </w:ins>
      <w:del w:id="1194" w:author="Siu Ham Wong" w:date="2025-01-26T00:45:00Z" w16du:dateUtc="2025-01-25T16:45:00Z">
        <w:r w:rsidR="00790944" w:rsidRPr="00953E25" w:rsidDel="001C4276">
          <w:rPr>
            <w:rFonts w:cs="Arial"/>
            <w:lang w:eastAsia="zh-HK"/>
          </w:rPr>
          <w:delText>,</w:delText>
        </w:r>
      </w:del>
    </w:p>
    <w:p w14:paraId="11849F00" w14:textId="261D65C0" w:rsidR="003B2D49" w:rsidRPr="002D7C93" w:rsidRDefault="00790944" w:rsidP="00790944">
      <w:pPr>
        <w:pStyle w:val="ListParagraph"/>
        <w:widowControl w:val="0"/>
        <w:adjustRightInd/>
        <w:snapToGrid/>
        <w:ind w:left="440" w:firstLine="411"/>
        <w:jc w:val="left"/>
        <w:rPr>
          <w:rFonts w:cs="Arial"/>
          <w:lang w:eastAsia="zh-HK"/>
        </w:rPr>
      </w:pPr>
      <w:r>
        <w:rPr>
          <w:rFonts w:cs="Arial"/>
          <w:lang w:eastAsia="zh-HK"/>
        </w:rPr>
        <w:tab/>
      </w:r>
      <w:r w:rsidR="003B2D49" w:rsidRPr="002D7C93">
        <w:rPr>
          <w:rFonts w:cs="Arial"/>
          <w:lang w:eastAsia="zh-HK"/>
        </w:rPr>
        <w:t>}</w:t>
      </w:r>
      <w:r>
        <w:rPr>
          <w:rFonts w:cs="Arial"/>
          <w:lang w:eastAsia="zh-HK"/>
        </w:rPr>
        <w:t>,…</w:t>
      </w:r>
    </w:p>
    <w:p w14:paraId="68258A3C" w14:textId="50D538B0" w:rsidR="00E24FB4" w:rsidRPr="008B1896" w:rsidRDefault="00E24FB4" w:rsidP="003B2D49">
      <w:pPr>
        <w:pStyle w:val="ListParagraph"/>
        <w:widowControl w:val="0"/>
        <w:adjustRightInd/>
        <w:snapToGrid/>
        <w:ind w:left="440" w:firstLine="411"/>
        <w:jc w:val="left"/>
        <w:rPr>
          <w:rFonts w:cs="Arial"/>
          <w:lang w:eastAsia="zh-HK"/>
        </w:rPr>
      </w:pPr>
      <w:r w:rsidRPr="008B1896">
        <w:rPr>
          <w:rFonts w:cs="Arial"/>
          <w:lang w:eastAsia="zh-HK"/>
        </w:rPr>
        <w:t xml:space="preserve">   </w:t>
      </w:r>
      <w:r w:rsidR="00790944">
        <w:rPr>
          <w:rFonts w:cs="Arial"/>
          <w:lang w:eastAsia="zh-HK"/>
        </w:rPr>
        <w:t xml:space="preserve">  </w:t>
      </w:r>
      <w:r w:rsidRPr="008B1896">
        <w:rPr>
          <w:rFonts w:cs="Arial"/>
          <w:lang w:eastAsia="zh-HK"/>
        </w:rPr>
        <w:t>]</w:t>
      </w:r>
      <w:r w:rsidR="00790944">
        <w:rPr>
          <w:rFonts w:cs="Arial"/>
          <w:lang w:eastAsia="zh-HK"/>
        </w:rPr>
        <w:t>}</w:t>
      </w:r>
    </w:p>
    <w:p w14:paraId="0335118B" w14:textId="77777777" w:rsidR="00E24FB4" w:rsidRPr="008B1896" w:rsidRDefault="00E24FB4" w:rsidP="00E24FB4">
      <w:pPr>
        <w:widowControl w:val="0"/>
        <w:adjustRightInd/>
        <w:snapToGrid/>
        <w:ind w:firstLine="851"/>
        <w:jc w:val="left"/>
        <w:rPr>
          <w:rFonts w:cs="Arial"/>
          <w:lang w:eastAsia="zh-HK"/>
        </w:rPr>
      </w:pPr>
      <w:r w:rsidRPr="008B1896">
        <w:rPr>
          <w:rFonts w:cs="Arial"/>
          <w:lang w:eastAsia="zh-HK"/>
        </w:rPr>
        <w:t>}</w:t>
      </w:r>
    </w:p>
    <w:p w14:paraId="56AB58F6" w14:textId="32D8A26B" w:rsidR="00601154" w:rsidRPr="002D7C93" w:rsidRDefault="00E24FB4" w:rsidP="009D6ECD">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2E67E9" w:rsidRPr="008B1896">
        <w:rPr>
          <w:rFonts w:cs="Arial"/>
          <w:bCs/>
          <w:lang w:eastAsia="zh-HK"/>
        </w:rPr>
        <w:t xml:space="preserve">To check the arrived vehicle at exit gate, ACPB-CPVACS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查询预约车辆活动信息</w:t>
      </w:r>
      <w:r w:rsidR="002E67E9" w:rsidRPr="008B1896">
        <w:rPr>
          <w:rFonts w:cs="Arial"/>
          <w:bCs/>
          <w:lang w:eastAsia="zh-HK"/>
        </w:rPr>
        <w:t xml:space="preserve"> through </w:t>
      </w:r>
      <w:r w:rsidR="002E67E9" w:rsidRPr="002D7C93">
        <w:rPr>
          <w:rFonts w:cs="Arial"/>
          <w:b/>
          <w:i/>
          <w:iCs/>
          <w:lang w:eastAsia="zh-HK"/>
        </w:rPr>
        <w:t>APS API - CPVACS Enquiry Vehicle Tracking Information</w:t>
      </w:r>
      <w:r w:rsidR="002E67E9" w:rsidRPr="008B1896">
        <w:rPr>
          <w:rFonts w:cs="Arial"/>
          <w:bCs/>
          <w:lang w:eastAsia="zh-HK"/>
        </w:rPr>
        <w:t xml:space="preserve"> to get the vehicle tracking record from MPS. APS will get and return vehicle tracking information to ACPB-CPVACS. ACPB-CPVACS will open the barrier if the record is matched.</w:t>
      </w:r>
      <w:r w:rsidR="00016068">
        <w:rPr>
          <w:rFonts w:cs="Arial"/>
          <w:bCs/>
          <w:lang w:eastAsia="zh-HK"/>
        </w:rPr>
        <w:t xml:space="preserve"> </w:t>
      </w:r>
      <w:r w:rsidR="00016068" w:rsidRPr="00016068">
        <w:rPr>
          <w:rFonts w:cs="Arial"/>
          <w:bCs/>
          <w:lang w:eastAsia="zh-HK"/>
        </w:rPr>
        <w:t xml:space="preserve">To retrieve missing vehicle tracking data, </w:t>
      </w:r>
      <w:r w:rsidR="00016068" w:rsidRPr="00016068">
        <w:rPr>
          <w:rFonts w:cs="Arial"/>
          <w:bCs/>
          <w:lang w:eastAsia="zh-HK"/>
        </w:rPr>
        <w:lastRenderedPageBreak/>
        <w:t xml:space="preserve">BOSS will call </w:t>
      </w:r>
      <w:r w:rsidR="00016068" w:rsidRPr="002D7C93">
        <w:rPr>
          <w:rFonts w:cs="Arial"/>
          <w:b/>
          <w:i/>
          <w:iCs/>
          <w:lang w:eastAsia="zh-HK"/>
        </w:rPr>
        <w:t xml:space="preserve">MPS API - </w:t>
      </w:r>
      <w:r w:rsidR="00016068" w:rsidRPr="002D7C93">
        <w:rPr>
          <w:rFonts w:cs="Arial" w:hint="eastAsia"/>
          <w:b/>
          <w:i/>
          <w:iCs/>
          <w:lang w:eastAsia="zh-HK"/>
        </w:rPr>
        <w:t>查询预约车辆活动信息</w:t>
      </w:r>
      <w:r w:rsidR="00016068" w:rsidRPr="00016068">
        <w:rPr>
          <w:rFonts w:cs="Arial"/>
          <w:bCs/>
          <w:lang w:eastAsia="zh-HK"/>
        </w:rPr>
        <w:t xml:space="preserve"> through </w:t>
      </w:r>
      <w:r w:rsidR="00016068" w:rsidRPr="002D7C93">
        <w:rPr>
          <w:rFonts w:cs="Arial"/>
          <w:b/>
          <w:i/>
          <w:iCs/>
          <w:lang w:eastAsia="zh-HK"/>
        </w:rPr>
        <w:t>APS API - CPVACS Enquiry Vehicle Tracking Information (INT-BOSS-APS-006)</w:t>
      </w:r>
      <w:r w:rsidR="00016068" w:rsidRPr="00016068">
        <w:rPr>
          <w:rFonts w:cs="Arial"/>
          <w:bCs/>
          <w:lang w:eastAsia="zh-HK"/>
        </w:rPr>
        <w:t>.</w:t>
      </w:r>
      <w:r w:rsidR="00016068" w:rsidRPr="00016068" w:rsidDel="002E67E9">
        <w:rPr>
          <w:rFonts w:cs="Arial"/>
          <w:bCs/>
          <w:lang w:eastAsia="zh-HK"/>
        </w:rPr>
        <w:t xml:space="preserve"> </w:t>
      </w:r>
    </w:p>
    <w:p w14:paraId="2C4E0AE8" w14:textId="77777777" w:rsidR="000F0CFA" w:rsidRPr="008B1896" w:rsidRDefault="000F0CFA" w:rsidP="009D6ECD">
      <w:pPr>
        <w:pStyle w:val="ListParagraph"/>
        <w:widowControl w:val="0"/>
        <w:adjustRightInd/>
        <w:snapToGrid/>
        <w:ind w:leftChars="0" w:left="960"/>
        <w:jc w:val="left"/>
        <w:rPr>
          <w:rFonts w:cs="Arial"/>
          <w:b/>
          <w:lang w:eastAsia="zh-HK"/>
        </w:rPr>
      </w:pPr>
    </w:p>
    <w:p w14:paraId="029F339D" w14:textId="567AFEA4" w:rsidR="00396273" w:rsidRPr="002D7C93" w:rsidRDefault="00396273" w:rsidP="00852D90">
      <w:pPr>
        <w:pStyle w:val="Heading3"/>
        <w:rPr>
          <w:highlight w:val="yellow"/>
          <w:lang w:eastAsia="zh-HK"/>
        </w:rPr>
      </w:pPr>
      <w:bookmarkStart w:id="1195" w:name="_Toc188888830"/>
      <w:r w:rsidRPr="002D7C93">
        <w:rPr>
          <w:highlight w:val="yellow"/>
          <w:lang w:eastAsia="zh-HK"/>
        </w:rPr>
        <w:t xml:space="preserve">BOSS </w:t>
      </w:r>
      <w:r w:rsidR="005374A7" w:rsidRPr="002D7C93">
        <w:rPr>
          <w:highlight w:val="yellow"/>
          <w:lang w:eastAsia="zh-HK"/>
        </w:rPr>
        <w:t>Request Change Booking Information</w:t>
      </w:r>
      <w:bookmarkEnd w:id="1195"/>
    </w:p>
    <w:p w14:paraId="5CD0F279" w14:textId="046F6D88" w:rsidR="004F6F45" w:rsidRPr="008B1896" w:rsidRDefault="004F6F45" w:rsidP="009D6ECD">
      <w:pPr>
        <w:pStyle w:val="ListParagraph"/>
        <w:widowControl w:val="0"/>
        <w:adjustRightInd/>
        <w:snapToGrid/>
        <w:ind w:leftChars="0" w:left="960"/>
        <w:jc w:val="left"/>
        <w:rPr>
          <w:rFonts w:cs="Arial"/>
          <w:lang w:eastAsia="zh-HK"/>
        </w:rPr>
      </w:pPr>
      <w:r w:rsidRPr="008B1896">
        <w:rPr>
          <w:rFonts w:cs="Arial"/>
          <w:lang w:eastAsia="zh-HK"/>
        </w:rPr>
        <w:t xml:space="preserve">Path: </w:t>
      </w:r>
      <w:r w:rsidR="009D6ECD" w:rsidRPr="008B1896">
        <w:rPr>
          <w:rFonts w:cs="Arial"/>
          <w:lang w:eastAsia="zh-HK"/>
        </w:rPr>
        <w:t>/</w:t>
      </w:r>
      <w:proofErr w:type="spellStart"/>
      <w:r w:rsidR="009D6ECD" w:rsidRPr="008B1896">
        <w:rPr>
          <w:rFonts w:cs="Arial"/>
          <w:lang w:eastAsia="zh-HK"/>
        </w:rPr>
        <w:t>api</w:t>
      </w:r>
      <w:proofErr w:type="spellEnd"/>
      <w:r w:rsidR="009D6ECD" w:rsidRPr="008B1896">
        <w:rPr>
          <w:rFonts w:cs="Arial"/>
          <w:lang w:eastAsia="zh-HK"/>
        </w:rPr>
        <w:t>/aps/</w:t>
      </w:r>
      <w:proofErr w:type="spellStart"/>
      <w:r w:rsidR="009D6ECD" w:rsidRPr="008B1896">
        <w:rPr>
          <w:rFonts w:cs="Arial"/>
          <w:lang w:eastAsia="zh-HK"/>
        </w:rPr>
        <w:t>changeBooking</w:t>
      </w:r>
      <w:proofErr w:type="spellEnd"/>
    </w:p>
    <w:p w14:paraId="56F2F741" w14:textId="77777777" w:rsidR="004F6F45" w:rsidRPr="008B1896" w:rsidRDefault="004F6F45" w:rsidP="004F6F45">
      <w:pPr>
        <w:pStyle w:val="ListParagraph"/>
        <w:widowControl w:val="0"/>
        <w:adjustRightInd/>
        <w:snapToGrid/>
        <w:ind w:leftChars="0" w:left="960"/>
        <w:jc w:val="left"/>
        <w:rPr>
          <w:rFonts w:cs="Arial"/>
          <w:lang w:eastAsia="zh-HK"/>
        </w:rPr>
      </w:pPr>
      <w:r w:rsidRPr="008B1896">
        <w:rPr>
          <w:rFonts w:cs="Arial"/>
          <w:lang w:eastAsia="zh-HK"/>
        </w:rPr>
        <w:t>Method: Post</w:t>
      </w:r>
    </w:p>
    <w:p w14:paraId="420456A6" w14:textId="77777777" w:rsidR="004F6F45" w:rsidRPr="008B1896" w:rsidRDefault="004F6F45" w:rsidP="004F6F45">
      <w:pPr>
        <w:pStyle w:val="ListParagraph"/>
        <w:ind w:leftChars="0" w:left="960"/>
        <w:rPr>
          <w:rFonts w:eastAsiaTheme="minorEastAsia" w:cs="Arial"/>
          <w:lang w:eastAsia="zh-HK"/>
        </w:rPr>
      </w:pPr>
      <w:r w:rsidRPr="008B1896">
        <w:rPr>
          <w:rFonts w:eastAsiaTheme="minorEastAsia" w:cs="Arial"/>
          <w:lang w:eastAsia="zh-HK"/>
        </w:rPr>
        <w:t>Content-Type: JSON</w:t>
      </w:r>
    </w:p>
    <w:p w14:paraId="3B7CF692" w14:textId="77777777" w:rsidR="004F6F45" w:rsidRPr="008B1896" w:rsidRDefault="004F6F45" w:rsidP="004F6F45">
      <w:pPr>
        <w:pStyle w:val="ListParagraph"/>
        <w:ind w:leftChars="0" w:left="960"/>
        <w:rPr>
          <w:rFonts w:eastAsiaTheme="minorEastAsia" w:cs="Arial"/>
          <w:lang w:eastAsia="zh-HK"/>
        </w:rPr>
      </w:pPr>
      <w:r w:rsidRPr="008B1896">
        <w:rPr>
          <w:rFonts w:cs="Arial"/>
        </w:rPr>
        <w:t>Authorization: Bearer</w:t>
      </w:r>
    </w:p>
    <w:p w14:paraId="440C17D4" w14:textId="77777777" w:rsidR="004F6F45" w:rsidRPr="008B1896" w:rsidRDefault="004F6F45" w:rsidP="004F6F45">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540B5E39" w14:textId="77777777" w:rsidTr="00601154">
        <w:tc>
          <w:tcPr>
            <w:tcW w:w="2673" w:type="dxa"/>
          </w:tcPr>
          <w:p w14:paraId="1EFB0339"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1EB76811"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7D201D27"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021500F7" w14:textId="77777777" w:rsidTr="00601154">
        <w:tc>
          <w:tcPr>
            <w:tcW w:w="2673" w:type="dxa"/>
          </w:tcPr>
          <w:p w14:paraId="532A90B0" w14:textId="5A344B0F" w:rsidR="00601154" w:rsidRPr="008B1896" w:rsidRDefault="006E0B7D" w:rsidP="00601154">
            <w:pPr>
              <w:pStyle w:val="ListParagraph"/>
              <w:ind w:leftChars="0" w:left="0"/>
              <w:rPr>
                <w:rFonts w:cs="Arial"/>
                <w:lang w:eastAsia="zh-HK"/>
              </w:rPr>
            </w:pPr>
            <w:proofErr w:type="spellStart"/>
            <w:r w:rsidRPr="008B1896">
              <w:rPr>
                <w:rFonts w:cs="Arial"/>
                <w:lang w:eastAsia="zh-HK"/>
              </w:rPr>
              <w:t>bookingId</w:t>
            </w:r>
            <w:proofErr w:type="spellEnd"/>
          </w:p>
        </w:tc>
        <w:tc>
          <w:tcPr>
            <w:tcW w:w="2177" w:type="dxa"/>
          </w:tcPr>
          <w:p w14:paraId="22FDA3EE" w14:textId="7404948D" w:rsidR="00601154" w:rsidRPr="008B1896" w:rsidRDefault="00601154" w:rsidP="00601154">
            <w:pPr>
              <w:pStyle w:val="ListParagraph"/>
              <w:ind w:leftChars="0" w:left="0"/>
              <w:rPr>
                <w:rFonts w:cs="Arial"/>
                <w:lang w:eastAsia="zh-HK"/>
              </w:rPr>
            </w:pPr>
            <w:r w:rsidRPr="008B1896">
              <w:rPr>
                <w:rFonts w:cs="Arial"/>
                <w:lang w:eastAsia="zh-HK"/>
              </w:rPr>
              <w:t>String</w:t>
            </w:r>
          </w:p>
        </w:tc>
        <w:tc>
          <w:tcPr>
            <w:tcW w:w="3206" w:type="dxa"/>
          </w:tcPr>
          <w:p w14:paraId="77869BD4" w14:textId="4D68F765" w:rsidR="00601154" w:rsidRPr="008B1896" w:rsidRDefault="006E0B7D" w:rsidP="00601154">
            <w:pPr>
              <w:pStyle w:val="ListParagraph"/>
              <w:ind w:leftChars="0" w:left="0"/>
              <w:rPr>
                <w:rFonts w:cs="Arial"/>
                <w:shd w:val="clear" w:color="auto" w:fill="FFFFFF"/>
              </w:rPr>
            </w:pPr>
            <w:r w:rsidRPr="002D7C93">
              <w:rPr>
                <w:rFonts w:cs="Arial"/>
                <w:shd w:val="clear" w:color="auto" w:fill="FFFFFF"/>
              </w:rPr>
              <w:t>Booking ID</w:t>
            </w:r>
          </w:p>
        </w:tc>
      </w:tr>
      <w:tr w:rsidR="008B1896" w:rsidRPr="008B1896" w14:paraId="0BA973B9" w14:textId="77777777" w:rsidTr="00601154">
        <w:tc>
          <w:tcPr>
            <w:tcW w:w="2673" w:type="dxa"/>
          </w:tcPr>
          <w:p w14:paraId="29D09669" w14:textId="6D04188F" w:rsidR="00601154" w:rsidRPr="002D7C93" w:rsidRDefault="00BA5953" w:rsidP="00601154">
            <w:pPr>
              <w:pStyle w:val="ListParagraph"/>
              <w:ind w:leftChars="0" w:left="0"/>
              <w:rPr>
                <w:rFonts w:cs="Arial"/>
                <w:lang w:eastAsia="zh-HK"/>
              </w:rPr>
            </w:pPr>
            <w:r w:rsidRPr="002D7C93">
              <w:rPr>
                <w:rFonts w:cs="Arial"/>
                <w:lang w:eastAsia="zh-HK"/>
              </w:rPr>
              <w:t>status</w:t>
            </w:r>
          </w:p>
        </w:tc>
        <w:tc>
          <w:tcPr>
            <w:tcW w:w="2177" w:type="dxa"/>
          </w:tcPr>
          <w:p w14:paraId="4226F736" w14:textId="7684191C" w:rsidR="00601154" w:rsidRPr="002D7C93" w:rsidRDefault="00E72B80" w:rsidP="00601154">
            <w:pPr>
              <w:pStyle w:val="ListParagraph"/>
              <w:ind w:leftChars="0" w:left="0"/>
              <w:rPr>
                <w:rFonts w:cs="Arial"/>
                <w:lang w:eastAsia="zh-HK"/>
              </w:rPr>
            </w:pPr>
            <w:del w:id="1196" w:author="Siu Ham Wong" w:date="2024-01-02T15:39:00Z">
              <w:r w:rsidRPr="002D7C93" w:rsidDel="0029754B">
                <w:rPr>
                  <w:rFonts w:cs="Arial"/>
                  <w:lang w:eastAsia="zh-HK"/>
                </w:rPr>
                <w:delText>N</w:delText>
              </w:r>
              <w:r w:rsidR="00601154" w:rsidRPr="002D7C93" w:rsidDel="0029754B">
                <w:rPr>
                  <w:rFonts w:cs="Arial"/>
                  <w:lang w:eastAsia="zh-HK"/>
                </w:rPr>
                <w:delText>umber</w:delText>
              </w:r>
            </w:del>
            <w:ins w:id="1197" w:author="Siu Ham Wong" w:date="2024-01-02T15:39:00Z">
              <w:r w:rsidR="0029754B">
                <w:rPr>
                  <w:rFonts w:cs="Arial"/>
                  <w:lang w:eastAsia="zh-HK"/>
                </w:rPr>
                <w:t>String</w:t>
              </w:r>
            </w:ins>
          </w:p>
        </w:tc>
        <w:tc>
          <w:tcPr>
            <w:tcW w:w="3206" w:type="dxa"/>
          </w:tcPr>
          <w:p w14:paraId="54D588F1" w14:textId="33213116" w:rsidR="00601154" w:rsidDel="0029754B" w:rsidRDefault="0029754B" w:rsidP="00601154">
            <w:pPr>
              <w:pStyle w:val="ListParagraph"/>
              <w:ind w:leftChars="0" w:left="0"/>
              <w:rPr>
                <w:del w:id="1198" w:author="Siu Ham Wong" w:date="2024-01-02T15:38:00Z"/>
                <w:rFonts w:cs="Arial"/>
                <w:shd w:val="clear" w:color="auto" w:fill="FFFFFF"/>
              </w:rPr>
            </w:pPr>
            <w:ins w:id="1199" w:author="Siu Ham Wong" w:date="2024-01-02T15:39:00Z">
              <w:r>
                <w:rPr>
                  <w:rFonts w:cs="Arial"/>
                  <w:shd w:val="clear" w:color="auto" w:fill="FFFFFF"/>
                </w:rPr>
                <w:t>Status values</w:t>
              </w:r>
            </w:ins>
            <w:del w:id="1200" w:author="Siu Ham Wong" w:date="2024-01-02T15:38:00Z">
              <w:r w:rsidR="00601154" w:rsidRPr="002D7C93" w:rsidDel="0029754B">
                <w:rPr>
                  <w:rFonts w:cs="Arial"/>
                  <w:shd w:val="clear" w:color="auto" w:fill="FFFFFF"/>
                </w:rPr>
                <w:delText xml:space="preserve">0 </w:delText>
              </w:r>
              <w:r w:rsidR="00C50D41" w:rsidRPr="002D7C93" w:rsidDel="0029754B">
                <w:rPr>
                  <w:rFonts w:cs="Arial"/>
                  <w:shd w:val="clear" w:color="auto" w:fill="FFFFFF"/>
                </w:rPr>
                <w:delText>–</w:delText>
              </w:r>
              <w:r w:rsidR="00601154" w:rsidRPr="002D7C93" w:rsidDel="0029754B">
                <w:rPr>
                  <w:rFonts w:cs="Arial"/>
                  <w:shd w:val="clear" w:color="auto" w:fill="FFFFFF"/>
                </w:rPr>
                <w:delText xml:space="preserve"> Cancel</w:delText>
              </w:r>
            </w:del>
          </w:p>
          <w:p w14:paraId="3D87EA16" w14:textId="77777777" w:rsidR="0029754B" w:rsidRPr="002D7C93" w:rsidRDefault="0029754B" w:rsidP="00601154">
            <w:pPr>
              <w:pStyle w:val="ListParagraph"/>
              <w:ind w:leftChars="0" w:left="0"/>
              <w:rPr>
                <w:ins w:id="1201" w:author="Siu Ham Wong" w:date="2024-01-02T15:39:00Z"/>
                <w:rFonts w:cs="Arial"/>
                <w:shd w:val="clear" w:color="auto" w:fill="FFFFFF"/>
              </w:rPr>
            </w:pPr>
          </w:p>
          <w:p w14:paraId="5DF6CD76" w14:textId="25041ACF" w:rsidR="00601154" w:rsidRPr="002D7C93" w:rsidDel="0029754B" w:rsidRDefault="00601154" w:rsidP="00601154">
            <w:pPr>
              <w:pStyle w:val="ListParagraph"/>
              <w:ind w:leftChars="0" w:left="0"/>
              <w:rPr>
                <w:del w:id="1202" w:author="Siu Ham Wong" w:date="2024-01-02T15:38:00Z"/>
                <w:rFonts w:cs="Arial"/>
                <w:shd w:val="clear" w:color="auto" w:fill="FFFFFF"/>
              </w:rPr>
            </w:pPr>
            <w:del w:id="1203" w:author="Siu Ham Wong" w:date="2024-01-02T15:38:00Z">
              <w:r w:rsidRPr="002D7C93" w:rsidDel="0029754B">
                <w:rPr>
                  <w:rFonts w:cs="Arial"/>
                  <w:shd w:val="clear" w:color="auto" w:fill="FFFFFF"/>
                </w:rPr>
                <w:delText xml:space="preserve">1 </w:delText>
              </w:r>
              <w:r w:rsidR="00C50D41" w:rsidRPr="002D7C93" w:rsidDel="0029754B">
                <w:rPr>
                  <w:rFonts w:cs="Arial"/>
                  <w:shd w:val="clear" w:color="auto" w:fill="FFFFFF"/>
                </w:rPr>
                <w:delText>–</w:delText>
              </w:r>
              <w:r w:rsidRPr="002D7C93" w:rsidDel="0029754B">
                <w:rPr>
                  <w:rFonts w:cs="Arial"/>
                  <w:shd w:val="clear" w:color="auto" w:fill="FFFFFF"/>
                </w:rPr>
                <w:delText xml:space="preserve"> Change</w:delText>
              </w:r>
            </w:del>
          </w:p>
          <w:p w14:paraId="143978C9" w14:textId="77777777" w:rsidR="00C50D41" w:rsidRDefault="00C50D41" w:rsidP="00601154">
            <w:pPr>
              <w:pStyle w:val="ListParagraph"/>
              <w:ind w:leftChars="0" w:left="0"/>
              <w:rPr>
                <w:ins w:id="1204" w:author="Siu Ham Wong" w:date="2024-01-02T15:38:00Z"/>
                <w:rFonts w:cs="Arial"/>
                <w:shd w:val="clear" w:color="auto" w:fill="FFFFFF"/>
              </w:rPr>
            </w:pPr>
            <w:del w:id="1205" w:author="Siu Ham Wong" w:date="2024-01-02T15:38:00Z">
              <w:r w:rsidRPr="002D7C93" w:rsidDel="0029754B">
                <w:rPr>
                  <w:rFonts w:cs="Arial"/>
                  <w:shd w:val="clear" w:color="auto" w:fill="FFFFFF"/>
                </w:rPr>
                <w:delText>2 – Add</w:delText>
              </w:r>
            </w:del>
            <w:ins w:id="1206" w:author="Siu Ham Wong" w:date="2024-01-02T15:38:00Z">
              <w:r w:rsidR="0029754B">
                <w:rPr>
                  <w:rFonts w:cs="Arial"/>
                  <w:shd w:val="clear" w:color="auto" w:fill="FFFFFF"/>
                </w:rPr>
                <w:t>add</w:t>
              </w:r>
            </w:ins>
          </w:p>
          <w:p w14:paraId="1044C5BC" w14:textId="77777777" w:rsidR="0029754B" w:rsidRDefault="0029754B" w:rsidP="00601154">
            <w:pPr>
              <w:pStyle w:val="ListParagraph"/>
              <w:ind w:leftChars="0" w:left="0"/>
              <w:rPr>
                <w:ins w:id="1207" w:author="Siu Ham Wong" w:date="2024-01-02T15:38:00Z"/>
                <w:rFonts w:cs="Arial"/>
                <w:shd w:val="clear" w:color="auto" w:fill="FFFFFF"/>
              </w:rPr>
            </w:pPr>
            <w:ins w:id="1208" w:author="Siu Ham Wong" w:date="2024-01-02T15:38:00Z">
              <w:r>
                <w:rPr>
                  <w:rFonts w:cs="Arial"/>
                  <w:shd w:val="clear" w:color="auto" w:fill="FFFFFF"/>
                </w:rPr>
                <w:t>update</w:t>
              </w:r>
            </w:ins>
          </w:p>
          <w:p w14:paraId="6BE6ADE1" w14:textId="21163F31" w:rsidR="0029754B" w:rsidRPr="005A33F0" w:rsidRDefault="0029754B" w:rsidP="00601154">
            <w:pPr>
              <w:pStyle w:val="ListParagraph"/>
              <w:ind w:leftChars="0" w:left="0"/>
              <w:rPr>
                <w:rFonts w:cs="Arial"/>
                <w:shd w:val="clear" w:color="auto" w:fill="FFFFFF"/>
                <w:lang w:val="en-HK"/>
                <w:rPrChange w:id="1209" w:author="Sherry Chan" w:date="2024-09-11T12:29:00Z" w16du:dateUtc="2024-09-11T04:29:00Z">
                  <w:rPr>
                    <w:rFonts w:cs="Arial"/>
                    <w:shd w:val="clear" w:color="auto" w:fill="FFFFFF"/>
                  </w:rPr>
                </w:rPrChange>
              </w:rPr>
            </w:pPr>
            <w:ins w:id="1210" w:author="Siu Ham Wong" w:date="2024-01-02T15:38:00Z">
              <w:r>
                <w:rPr>
                  <w:rFonts w:cs="Arial"/>
                  <w:shd w:val="clear" w:color="auto" w:fill="FFFFFF"/>
                </w:rPr>
                <w:t>cancel</w:t>
              </w:r>
            </w:ins>
          </w:p>
        </w:tc>
      </w:tr>
      <w:tr w:rsidR="008B1896" w:rsidRPr="008B1896" w14:paraId="0D269A1C" w14:textId="77777777" w:rsidTr="00601154">
        <w:tc>
          <w:tcPr>
            <w:tcW w:w="2673" w:type="dxa"/>
          </w:tcPr>
          <w:p w14:paraId="7C8CE520" w14:textId="124427B8" w:rsidR="00BA5953" w:rsidRPr="002D7C93" w:rsidRDefault="00BA5953" w:rsidP="00BA5953">
            <w:pPr>
              <w:pStyle w:val="ListParagraph"/>
              <w:ind w:leftChars="0" w:left="0"/>
              <w:rPr>
                <w:rFonts w:cs="Arial"/>
                <w:lang w:eastAsia="zh-HK"/>
              </w:rPr>
            </w:pPr>
            <w:proofErr w:type="spellStart"/>
            <w:r w:rsidRPr="002D7C93">
              <w:rPr>
                <w:rFonts w:cs="Arial"/>
                <w:lang w:eastAsia="zh-HK"/>
              </w:rPr>
              <w:t>bookingType</w:t>
            </w:r>
            <w:proofErr w:type="spellEnd"/>
          </w:p>
        </w:tc>
        <w:tc>
          <w:tcPr>
            <w:tcW w:w="2177" w:type="dxa"/>
          </w:tcPr>
          <w:p w14:paraId="443EEBAB" w14:textId="5BB46FE5" w:rsidR="00BA5953" w:rsidRPr="002D7C93"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3CE3E074" w14:textId="34358AEB"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Booking Type</w:t>
            </w:r>
          </w:p>
        </w:tc>
      </w:tr>
      <w:tr w:rsidR="008B1896" w:rsidRPr="008B1896" w14:paraId="45606E43" w14:textId="77777777" w:rsidTr="00601154">
        <w:tc>
          <w:tcPr>
            <w:tcW w:w="2673" w:type="dxa"/>
          </w:tcPr>
          <w:p w14:paraId="42FF3E2D" w14:textId="4A3F49A2" w:rsidR="00BA5953" w:rsidRPr="008B1896" w:rsidRDefault="00BA5953" w:rsidP="00BA5953">
            <w:pPr>
              <w:pStyle w:val="ListParagraph"/>
              <w:ind w:leftChars="0" w:left="0"/>
              <w:rPr>
                <w:rFonts w:cs="Arial"/>
                <w:lang w:eastAsia="zh-HK"/>
              </w:rPr>
            </w:pPr>
            <w:proofErr w:type="spellStart"/>
            <w:r w:rsidRPr="002D7C93">
              <w:rPr>
                <w:rFonts w:cs="Arial"/>
                <w:lang w:eastAsia="zh-HK"/>
              </w:rPr>
              <w:t>vehicleHongkong</w:t>
            </w:r>
            <w:proofErr w:type="spellEnd"/>
          </w:p>
        </w:tc>
        <w:tc>
          <w:tcPr>
            <w:tcW w:w="2177" w:type="dxa"/>
          </w:tcPr>
          <w:p w14:paraId="5501162B" w14:textId="21C0C793"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25BC56F3" w14:textId="6EABCC7F" w:rsidR="00BA5953" w:rsidRPr="008B1896" w:rsidRDefault="00BA5953" w:rsidP="00BA5953">
            <w:pPr>
              <w:pStyle w:val="ListParagraph"/>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650748B4" w14:textId="77777777" w:rsidTr="00601154">
        <w:tc>
          <w:tcPr>
            <w:tcW w:w="2673" w:type="dxa"/>
          </w:tcPr>
          <w:p w14:paraId="23CA08F2" w14:textId="0ED7233B" w:rsidR="00BA5953" w:rsidRPr="008B1896" w:rsidRDefault="00BA5953" w:rsidP="00BA5953">
            <w:pPr>
              <w:pStyle w:val="ListParagraph"/>
              <w:ind w:leftChars="0" w:left="0"/>
              <w:rPr>
                <w:rFonts w:cs="Arial"/>
                <w:lang w:eastAsia="zh-HK"/>
              </w:rPr>
            </w:pPr>
            <w:proofErr w:type="spellStart"/>
            <w:r w:rsidRPr="002D7C93">
              <w:rPr>
                <w:rFonts w:cs="Arial"/>
                <w:lang w:eastAsia="zh-HK"/>
              </w:rPr>
              <w:t>vehicleMainland</w:t>
            </w:r>
            <w:proofErr w:type="spellEnd"/>
          </w:p>
        </w:tc>
        <w:tc>
          <w:tcPr>
            <w:tcW w:w="2177" w:type="dxa"/>
          </w:tcPr>
          <w:p w14:paraId="18C5E34A" w14:textId="4B93242F"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7AAD4A46" w14:textId="3BDDFDD7"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33C93469" w14:textId="77777777" w:rsidTr="00601154">
        <w:tc>
          <w:tcPr>
            <w:tcW w:w="2673" w:type="dxa"/>
          </w:tcPr>
          <w:p w14:paraId="07103DB3" w14:textId="6483ED9B" w:rsidR="00BA5953" w:rsidRPr="008B1896" w:rsidRDefault="00BA5953" w:rsidP="00BA5953">
            <w:pPr>
              <w:pStyle w:val="ListParagraph"/>
              <w:ind w:leftChars="0" w:left="0"/>
              <w:rPr>
                <w:rFonts w:cs="Arial"/>
                <w:lang w:eastAsia="zh-HK"/>
              </w:rPr>
            </w:pPr>
            <w:proofErr w:type="spellStart"/>
            <w:r w:rsidRPr="002D7C93">
              <w:rPr>
                <w:rFonts w:cs="Arial"/>
                <w:lang w:eastAsia="zh-HK"/>
              </w:rPr>
              <w:t>vehicleMacao</w:t>
            </w:r>
            <w:proofErr w:type="spellEnd"/>
          </w:p>
        </w:tc>
        <w:tc>
          <w:tcPr>
            <w:tcW w:w="2177" w:type="dxa"/>
          </w:tcPr>
          <w:p w14:paraId="151BB0B4" w14:textId="535BC563"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6256B777" w14:textId="02B04707"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0EDF6646" w14:textId="77777777" w:rsidTr="00601154">
        <w:tc>
          <w:tcPr>
            <w:tcW w:w="2673" w:type="dxa"/>
          </w:tcPr>
          <w:p w14:paraId="6570FE50" w14:textId="3FA185C6" w:rsidR="00BA5953" w:rsidRPr="008B1896" w:rsidRDefault="00BA5953" w:rsidP="00BA5953">
            <w:pPr>
              <w:pStyle w:val="ListParagraph"/>
              <w:ind w:leftChars="0" w:left="0"/>
              <w:rPr>
                <w:rFonts w:cs="Arial"/>
                <w:lang w:eastAsia="zh-HK"/>
              </w:rPr>
            </w:pPr>
            <w:proofErr w:type="spellStart"/>
            <w:r w:rsidRPr="002D7C93">
              <w:rPr>
                <w:rFonts w:cs="Arial"/>
                <w:lang w:eastAsia="zh-HK"/>
              </w:rPr>
              <w:t>vehicleType</w:t>
            </w:r>
            <w:proofErr w:type="spellEnd"/>
          </w:p>
        </w:tc>
        <w:tc>
          <w:tcPr>
            <w:tcW w:w="2177" w:type="dxa"/>
          </w:tcPr>
          <w:p w14:paraId="3AD930C2" w14:textId="3295D98B"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39305952" w14:textId="39C78775"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Vehicle Type</w:t>
            </w:r>
          </w:p>
        </w:tc>
      </w:tr>
      <w:tr w:rsidR="008B1896" w:rsidRPr="008B1896" w14:paraId="3E89DB92" w14:textId="77777777" w:rsidTr="00601154">
        <w:tc>
          <w:tcPr>
            <w:tcW w:w="2673" w:type="dxa"/>
          </w:tcPr>
          <w:p w14:paraId="4510FD46" w14:textId="3F17005A" w:rsidR="00BA5953" w:rsidRPr="008B1896" w:rsidRDefault="00BA5953" w:rsidP="00BA5953">
            <w:pPr>
              <w:pStyle w:val="ListParagraph"/>
              <w:ind w:leftChars="0" w:left="0"/>
              <w:rPr>
                <w:rFonts w:cs="Arial"/>
                <w:lang w:eastAsia="zh-HK"/>
              </w:rPr>
            </w:pPr>
            <w:proofErr w:type="spellStart"/>
            <w:r w:rsidRPr="002D7C93">
              <w:rPr>
                <w:rFonts w:cs="Arial"/>
                <w:lang w:eastAsia="zh-HK"/>
              </w:rPr>
              <w:t>parkingFrom</w:t>
            </w:r>
            <w:proofErr w:type="spellEnd"/>
          </w:p>
        </w:tc>
        <w:tc>
          <w:tcPr>
            <w:tcW w:w="2177" w:type="dxa"/>
          </w:tcPr>
          <w:p w14:paraId="37D14CEF" w14:textId="6A304C63"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59EF73D0" w14:textId="716A26B0"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YYYY</w:t>
            </w:r>
            <w:r w:rsidR="00D455CA">
              <w:rPr>
                <w:rFonts w:cs="Arial"/>
                <w:shd w:val="clear" w:color="auto" w:fill="FFFFFF"/>
              </w:rPr>
              <w:t>/</w:t>
            </w:r>
            <w:r w:rsidRPr="002D7C93">
              <w:rPr>
                <w:rFonts w:cs="Arial"/>
                <w:shd w:val="clear" w:color="auto" w:fill="FFFFFF"/>
              </w:rPr>
              <w:t>MM</w:t>
            </w:r>
            <w:r w:rsidR="00D455CA">
              <w:rPr>
                <w:rFonts w:cs="Arial"/>
                <w:shd w:val="clear" w:color="auto" w:fill="FFFFFF"/>
              </w:rPr>
              <w:t>/</w:t>
            </w:r>
            <w:r w:rsidRPr="002D7C93">
              <w:rPr>
                <w:rFonts w:cs="Arial"/>
                <w:shd w:val="clear" w:color="auto" w:fill="FFFFFF"/>
              </w:rPr>
              <w:t xml:space="preserve">DD </w:t>
            </w:r>
            <w:proofErr w:type="spellStart"/>
            <w:r w:rsidRPr="002D7C93">
              <w:rPr>
                <w:rFonts w:cs="Arial"/>
                <w:shd w:val="clear" w:color="auto" w:fill="FFFFFF"/>
              </w:rPr>
              <w:t>HH:</w:t>
            </w:r>
            <w:proofErr w:type="gramStart"/>
            <w:r w:rsidR="00D455CA">
              <w:rPr>
                <w:rFonts w:cs="Arial"/>
                <w:shd w:val="clear" w:color="auto" w:fill="FFFFFF"/>
              </w:rPr>
              <w:t>mm</w:t>
            </w:r>
            <w:r w:rsidRPr="002D7C93">
              <w:rPr>
                <w:rFonts w:cs="Arial"/>
                <w:shd w:val="clear" w:color="auto" w:fill="FFFFFF"/>
              </w:rPr>
              <w:t>:SS</w:t>
            </w:r>
            <w:proofErr w:type="spellEnd"/>
            <w:proofErr w:type="gramEnd"/>
          </w:p>
          <w:p w14:paraId="738132E1" w14:textId="523AEA72"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Booking From Time</w:t>
            </w:r>
          </w:p>
        </w:tc>
      </w:tr>
      <w:tr w:rsidR="008B1896" w:rsidRPr="008B1896" w14:paraId="236E2B06" w14:textId="77777777" w:rsidTr="00601154">
        <w:tc>
          <w:tcPr>
            <w:tcW w:w="2673" w:type="dxa"/>
          </w:tcPr>
          <w:p w14:paraId="4A9ED97E" w14:textId="59023FE0" w:rsidR="00BA5953" w:rsidRPr="008B1896" w:rsidRDefault="00BA5953" w:rsidP="00BA5953">
            <w:pPr>
              <w:pStyle w:val="ListParagraph"/>
              <w:ind w:leftChars="0" w:left="0"/>
              <w:rPr>
                <w:rFonts w:cs="Arial"/>
                <w:lang w:eastAsia="zh-HK"/>
              </w:rPr>
            </w:pPr>
            <w:proofErr w:type="spellStart"/>
            <w:r w:rsidRPr="002D7C93">
              <w:rPr>
                <w:rFonts w:cs="Arial"/>
                <w:lang w:eastAsia="zh-HK"/>
              </w:rPr>
              <w:t>parkingTo</w:t>
            </w:r>
            <w:proofErr w:type="spellEnd"/>
          </w:p>
        </w:tc>
        <w:tc>
          <w:tcPr>
            <w:tcW w:w="2177" w:type="dxa"/>
          </w:tcPr>
          <w:p w14:paraId="4B0A94CF" w14:textId="0F0BF2E7" w:rsidR="00BA5953" w:rsidRPr="008B1896" w:rsidRDefault="00BA5953" w:rsidP="00BA5953">
            <w:pPr>
              <w:pStyle w:val="ListParagraph"/>
              <w:ind w:leftChars="0" w:left="0"/>
              <w:rPr>
                <w:rFonts w:cs="Arial"/>
                <w:lang w:eastAsia="zh-HK"/>
              </w:rPr>
            </w:pPr>
            <w:r w:rsidRPr="002D7C93">
              <w:rPr>
                <w:rFonts w:cs="Arial"/>
                <w:lang w:eastAsia="zh-HK"/>
              </w:rPr>
              <w:t>String</w:t>
            </w:r>
          </w:p>
        </w:tc>
        <w:tc>
          <w:tcPr>
            <w:tcW w:w="3206" w:type="dxa"/>
          </w:tcPr>
          <w:p w14:paraId="587252EC" w14:textId="105B2E11" w:rsidR="00BA5953" w:rsidRPr="002D7C93" w:rsidRDefault="00D455CA" w:rsidP="00BA5953">
            <w:pPr>
              <w:pStyle w:val="ListParagraph"/>
              <w:ind w:leftChars="0" w:left="0"/>
              <w:rPr>
                <w:rFonts w:cs="Arial"/>
                <w:shd w:val="clear" w:color="auto" w:fill="FFFFFF"/>
              </w:rPr>
            </w:pPr>
            <w:r w:rsidRPr="00953E25">
              <w:rPr>
                <w:rFonts w:cs="Arial"/>
                <w:shd w:val="clear" w:color="auto" w:fill="FFFFFF"/>
              </w:rPr>
              <w:t>YYYY</w:t>
            </w:r>
            <w:r>
              <w:rPr>
                <w:rFonts w:cs="Arial"/>
                <w:shd w:val="clear" w:color="auto" w:fill="FFFFFF"/>
              </w:rPr>
              <w:t>/</w:t>
            </w:r>
            <w:r w:rsidRPr="00953E25">
              <w:rPr>
                <w:rFonts w:cs="Arial"/>
                <w:shd w:val="clear" w:color="auto" w:fill="FFFFFF"/>
              </w:rPr>
              <w:t>MM</w:t>
            </w:r>
            <w:r>
              <w:rPr>
                <w:rFonts w:cs="Arial"/>
                <w:shd w:val="clear" w:color="auto" w:fill="FFFFFF"/>
              </w:rPr>
              <w:t>/</w:t>
            </w:r>
            <w:r w:rsidRPr="00953E25">
              <w:rPr>
                <w:rFonts w:cs="Arial"/>
                <w:shd w:val="clear" w:color="auto" w:fill="FFFFFF"/>
              </w:rPr>
              <w:t xml:space="preserve">DD </w:t>
            </w:r>
            <w:proofErr w:type="spellStart"/>
            <w:r w:rsidRPr="00953E25">
              <w:rPr>
                <w:rFonts w:cs="Arial"/>
                <w:shd w:val="clear" w:color="auto" w:fill="FFFFFF"/>
              </w:rPr>
              <w:t>HH:</w:t>
            </w:r>
            <w:proofErr w:type="gramStart"/>
            <w:r>
              <w:rPr>
                <w:rFonts w:cs="Arial"/>
                <w:shd w:val="clear" w:color="auto" w:fill="FFFFFF"/>
              </w:rPr>
              <w:t>mm</w:t>
            </w:r>
            <w:r w:rsidRPr="00953E25">
              <w:rPr>
                <w:rFonts w:cs="Arial"/>
                <w:shd w:val="clear" w:color="auto" w:fill="FFFFFF"/>
              </w:rPr>
              <w:t>:SS</w:t>
            </w:r>
            <w:proofErr w:type="spellEnd"/>
            <w:proofErr w:type="gramEnd"/>
          </w:p>
          <w:p w14:paraId="6FFBA176" w14:textId="34E3FAC2" w:rsidR="00BA5953" w:rsidRPr="002D7C93" w:rsidRDefault="00BA5953" w:rsidP="00BA5953">
            <w:pPr>
              <w:pStyle w:val="ListParagraph"/>
              <w:ind w:leftChars="0" w:left="0"/>
              <w:rPr>
                <w:rFonts w:cs="Arial"/>
                <w:shd w:val="clear" w:color="auto" w:fill="FFFFFF"/>
              </w:rPr>
            </w:pPr>
            <w:r w:rsidRPr="002D7C93">
              <w:rPr>
                <w:rFonts w:cs="Arial"/>
                <w:shd w:val="clear" w:color="auto" w:fill="FFFFFF"/>
              </w:rPr>
              <w:t>Booking To Time</w:t>
            </w:r>
          </w:p>
        </w:tc>
      </w:tr>
      <w:tr w:rsidR="001C4276" w:rsidRPr="008B1896" w14:paraId="0E6C6B34" w14:textId="77777777" w:rsidTr="00601154">
        <w:trPr>
          <w:ins w:id="1211" w:author="Siu Ham Wong" w:date="2025-01-26T00:46:00Z"/>
        </w:trPr>
        <w:tc>
          <w:tcPr>
            <w:tcW w:w="2673" w:type="dxa"/>
          </w:tcPr>
          <w:p w14:paraId="0B7A036F" w14:textId="7179388A" w:rsidR="001C4276" w:rsidRPr="002D7C93" w:rsidRDefault="001C4276" w:rsidP="001C4276">
            <w:pPr>
              <w:pStyle w:val="ListParagraph"/>
              <w:ind w:leftChars="0" w:left="0"/>
              <w:rPr>
                <w:ins w:id="1212" w:author="Siu Ham Wong" w:date="2025-01-26T00:46:00Z" w16du:dateUtc="2025-01-25T16:46:00Z"/>
                <w:rFonts w:cs="Arial"/>
                <w:lang w:eastAsia="zh-HK"/>
              </w:rPr>
            </w:pPr>
            <w:proofErr w:type="spellStart"/>
            <w:ins w:id="1213" w:author="Siu Ham Wong" w:date="2025-01-26T00:46:00Z" w16du:dateUtc="2025-01-25T16:46:00Z">
              <w:r w:rsidRPr="00A839B9">
                <w:rPr>
                  <w:rFonts w:cs="Arial"/>
                  <w:lang w:eastAsia="zh-HK"/>
                </w:rPr>
                <w:t>primaryVehicleRegion</w:t>
              </w:r>
              <w:proofErr w:type="spellEnd"/>
            </w:ins>
          </w:p>
        </w:tc>
        <w:tc>
          <w:tcPr>
            <w:tcW w:w="2177" w:type="dxa"/>
          </w:tcPr>
          <w:p w14:paraId="62E2811B" w14:textId="527B0416" w:rsidR="001C4276" w:rsidRPr="002D7C93" w:rsidRDefault="001C4276" w:rsidP="001C4276">
            <w:pPr>
              <w:pStyle w:val="ListParagraph"/>
              <w:ind w:leftChars="0" w:left="0"/>
              <w:rPr>
                <w:ins w:id="1214" w:author="Siu Ham Wong" w:date="2025-01-26T00:46:00Z" w16du:dateUtc="2025-01-25T16:46:00Z"/>
                <w:rFonts w:cs="Arial"/>
                <w:lang w:eastAsia="zh-HK"/>
              </w:rPr>
            </w:pPr>
            <w:ins w:id="1215" w:author="Siu Ham Wong" w:date="2025-01-26T00:46:00Z" w16du:dateUtc="2025-01-25T16:46:00Z">
              <w:r>
                <w:rPr>
                  <w:rFonts w:cs="Arial"/>
                  <w:lang w:eastAsia="zh-HK"/>
                </w:rPr>
                <w:t>S</w:t>
              </w:r>
              <w:proofErr w:type="spellStart"/>
              <w:r>
                <w:rPr>
                  <w:rFonts w:cs="Arial"/>
                  <w:lang w:val="en-HK" w:eastAsia="zh-HK"/>
                </w:rPr>
                <w:t>tring</w:t>
              </w:r>
              <w:proofErr w:type="spellEnd"/>
            </w:ins>
          </w:p>
        </w:tc>
        <w:tc>
          <w:tcPr>
            <w:tcW w:w="3206" w:type="dxa"/>
          </w:tcPr>
          <w:p w14:paraId="5458A6DE" w14:textId="77777777" w:rsidR="001C4276" w:rsidRDefault="001C4276" w:rsidP="001C4276">
            <w:pPr>
              <w:pStyle w:val="ListParagraph"/>
              <w:ind w:leftChars="0" w:left="0"/>
              <w:rPr>
                <w:ins w:id="1216" w:author="Siu Ham Wong" w:date="2025-01-26T00:46:00Z" w16du:dateUtc="2025-01-25T16:46:00Z"/>
                <w:rFonts w:cs="Arial"/>
                <w:shd w:val="clear" w:color="auto" w:fill="FFFFFF"/>
              </w:rPr>
            </w:pPr>
            <w:ins w:id="1217" w:author="Siu Ham Wong" w:date="2025-01-26T00:46:00Z" w16du:dateUtc="2025-01-25T16:46:00Z">
              <w:r>
                <w:rPr>
                  <w:rFonts w:cs="Arial"/>
                  <w:shd w:val="clear" w:color="auto" w:fill="FFFFFF"/>
                </w:rPr>
                <w:t>Used for LPN Display</w:t>
              </w:r>
            </w:ins>
          </w:p>
          <w:p w14:paraId="68067B8C" w14:textId="77777777" w:rsidR="001C4276" w:rsidRDefault="001C4276" w:rsidP="001C4276">
            <w:pPr>
              <w:pStyle w:val="ListParagraph"/>
              <w:ind w:leftChars="0" w:left="0"/>
              <w:rPr>
                <w:ins w:id="1218" w:author="Siu Ham Wong" w:date="2025-01-26T00:46:00Z" w16du:dateUtc="2025-01-25T16:46:00Z"/>
                <w:rFonts w:cs="Arial"/>
                <w:shd w:val="clear" w:color="auto" w:fill="FFFFFF"/>
              </w:rPr>
            </w:pPr>
            <w:proofErr w:type="spellStart"/>
            <w:ins w:id="1219" w:author="Siu Ham Wong" w:date="2025-01-26T00:46:00Z" w16du:dateUtc="2025-01-25T16:46: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5BBE8F16" w14:textId="77777777" w:rsidR="001C4276" w:rsidRDefault="001C4276" w:rsidP="001C4276">
            <w:pPr>
              <w:pStyle w:val="ListParagraph"/>
              <w:ind w:leftChars="0" w:left="0"/>
              <w:rPr>
                <w:ins w:id="1220" w:author="Siu Ham Wong" w:date="2025-01-26T00:46:00Z" w16du:dateUtc="2025-01-25T16:46:00Z"/>
                <w:rFonts w:cs="Arial"/>
                <w:shd w:val="clear" w:color="auto" w:fill="FFFFFF"/>
              </w:rPr>
            </w:pPr>
            <w:proofErr w:type="spellStart"/>
            <w:ins w:id="1221" w:author="Siu Ham Wong" w:date="2025-01-26T00:46:00Z" w16du:dateUtc="2025-01-25T16:46:00Z">
              <w:r w:rsidRPr="00A839B9">
                <w:rPr>
                  <w:rFonts w:cs="Arial"/>
                  <w:shd w:val="clear" w:color="auto" w:fill="FFFFFF"/>
                </w:rPr>
                <w:t>hk</w:t>
              </w:r>
              <w:proofErr w:type="spellEnd"/>
              <w:r>
                <w:rPr>
                  <w:rFonts w:cs="Arial"/>
                  <w:shd w:val="clear" w:color="auto" w:fill="FFFFFF"/>
                </w:rPr>
                <w:t xml:space="preserve"> – Hong Kong</w:t>
              </w:r>
            </w:ins>
          </w:p>
          <w:p w14:paraId="267FC319" w14:textId="3884280B" w:rsidR="001C4276" w:rsidRPr="00953E25" w:rsidRDefault="001C4276" w:rsidP="001C4276">
            <w:pPr>
              <w:pStyle w:val="ListParagraph"/>
              <w:ind w:leftChars="0" w:left="0"/>
              <w:rPr>
                <w:ins w:id="1222" w:author="Siu Ham Wong" w:date="2025-01-26T00:46:00Z" w16du:dateUtc="2025-01-25T16:46:00Z"/>
                <w:rFonts w:cs="Arial"/>
                <w:shd w:val="clear" w:color="auto" w:fill="FFFFFF"/>
              </w:rPr>
            </w:pPr>
            <w:proofErr w:type="spellStart"/>
            <w:ins w:id="1223" w:author="Siu Ham Wong" w:date="2025-01-26T00:46:00Z" w16du:dateUtc="2025-01-25T16:46:00Z">
              <w:r w:rsidRPr="00A839B9">
                <w:rPr>
                  <w:rFonts w:cs="Arial"/>
                  <w:shd w:val="clear" w:color="auto" w:fill="FFFFFF"/>
                </w:rPr>
                <w:t>mo</w:t>
              </w:r>
              <w:proofErr w:type="spellEnd"/>
              <w:r>
                <w:rPr>
                  <w:rFonts w:cs="Arial"/>
                  <w:shd w:val="clear" w:color="auto" w:fill="FFFFFF"/>
                </w:rPr>
                <w:t xml:space="preserve"> - Macau</w:t>
              </w:r>
            </w:ins>
          </w:p>
        </w:tc>
      </w:tr>
    </w:tbl>
    <w:p w14:paraId="7AD2BB66" w14:textId="77777777" w:rsidR="004F6F45" w:rsidRPr="008B1896" w:rsidRDefault="004F6F45" w:rsidP="004F6F45">
      <w:pPr>
        <w:pStyle w:val="ListParagraph"/>
        <w:ind w:left="440" w:firstLine="411"/>
        <w:rPr>
          <w:rFonts w:cs="Arial"/>
          <w:lang w:eastAsia="zh-HK"/>
        </w:rPr>
      </w:pPr>
    </w:p>
    <w:p w14:paraId="016C36B1" w14:textId="77777777" w:rsidR="004F6F45" w:rsidRPr="008B1896" w:rsidRDefault="004F6F45" w:rsidP="004F6F45">
      <w:pPr>
        <w:pStyle w:val="ListParagraph"/>
        <w:ind w:left="440" w:firstLine="411"/>
        <w:rPr>
          <w:rFonts w:cs="Arial"/>
          <w:lang w:eastAsia="zh-HK"/>
        </w:rPr>
      </w:pPr>
      <w:r w:rsidRPr="008B1896">
        <w:rPr>
          <w:rFonts w:cs="Arial"/>
          <w:lang w:eastAsia="zh-HK"/>
        </w:rPr>
        <w:t>{</w:t>
      </w:r>
    </w:p>
    <w:p w14:paraId="79BF6520" w14:textId="136401C7" w:rsidR="009D6ECD" w:rsidRPr="008B1896" w:rsidRDefault="009D6ECD" w:rsidP="009D6ECD">
      <w:pPr>
        <w:pStyle w:val="ListParagraph"/>
        <w:ind w:leftChars="597" w:left="1313" w:firstLine="824"/>
        <w:rPr>
          <w:rFonts w:cs="Arial"/>
          <w:lang w:eastAsia="zh-HK"/>
        </w:rPr>
      </w:pPr>
      <w:r w:rsidRPr="008B1896">
        <w:rPr>
          <w:rFonts w:cs="Arial"/>
          <w:lang w:eastAsia="zh-HK"/>
        </w:rPr>
        <w:t>"</w:t>
      </w:r>
      <w:r w:rsidR="006E0B7D" w:rsidRPr="008B1896">
        <w:rPr>
          <w:rFonts w:cs="Arial"/>
          <w:lang w:eastAsia="zh-HK"/>
        </w:rPr>
        <w:t>bookingId</w:t>
      </w:r>
      <w:r w:rsidRPr="008B1896">
        <w:rPr>
          <w:rFonts w:cs="Arial"/>
          <w:lang w:eastAsia="zh-HK"/>
        </w:rPr>
        <w:t>":"XX9998",</w:t>
      </w:r>
    </w:p>
    <w:p w14:paraId="4CC4E0E6" w14:textId="449BE03F" w:rsidR="00BA5953" w:rsidRPr="002D7C93" w:rsidRDefault="009D6ECD" w:rsidP="00BA5953">
      <w:pPr>
        <w:ind w:left="1286" w:firstLine="851"/>
        <w:rPr>
          <w:rFonts w:cs="Arial"/>
          <w:lang w:eastAsia="zh-HK"/>
        </w:rPr>
      </w:pPr>
      <w:r w:rsidRPr="008B1896">
        <w:rPr>
          <w:rFonts w:cs="Arial"/>
          <w:lang w:eastAsia="zh-HK"/>
        </w:rPr>
        <w:t>“</w:t>
      </w:r>
      <w:proofErr w:type="spellStart"/>
      <w:r w:rsidR="00BA5953" w:rsidRPr="008B1896">
        <w:rPr>
          <w:rFonts w:cs="Arial"/>
          <w:lang w:eastAsia="zh-HK"/>
        </w:rPr>
        <w:t>status</w:t>
      </w:r>
      <w:r w:rsidRPr="008B1896">
        <w:rPr>
          <w:rFonts w:cs="Arial"/>
          <w:lang w:eastAsia="zh-HK"/>
        </w:rPr>
        <w:t>”:”</w:t>
      </w:r>
      <w:del w:id="1224" w:author="Siu Ham Wong" w:date="2024-01-02T15:39:00Z">
        <w:r w:rsidRPr="008B1896" w:rsidDel="0029754B">
          <w:rPr>
            <w:rFonts w:cs="Arial"/>
            <w:lang w:eastAsia="zh-HK"/>
          </w:rPr>
          <w:delText>1</w:delText>
        </w:r>
      </w:del>
      <w:ins w:id="1225" w:author="Siu Ham Wong" w:date="2024-01-02T15:39:00Z">
        <w:r w:rsidR="0029754B">
          <w:rPr>
            <w:rFonts w:cs="Arial"/>
            <w:lang w:eastAsia="zh-HK"/>
          </w:rPr>
          <w:t>update</w:t>
        </w:r>
      </w:ins>
      <w:proofErr w:type="spellEnd"/>
      <w:r w:rsidRPr="008B1896">
        <w:rPr>
          <w:rFonts w:cs="Arial"/>
          <w:lang w:eastAsia="zh-HK"/>
        </w:rPr>
        <w:t>”,</w:t>
      </w:r>
    </w:p>
    <w:p w14:paraId="4151CB48" w14:textId="492CAB64" w:rsidR="009D6ECD" w:rsidRPr="002D7C93" w:rsidRDefault="00BA5953" w:rsidP="00BA5953">
      <w:pPr>
        <w:pStyle w:val="ListParagraph"/>
        <w:ind w:leftChars="597" w:left="1313" w:firstLine="824"/>
        <w:rPr>
          <w:rFonts w:cs="Arial"/>
          <w:lang w:eastAsia="zh-HK"/>
        </w:rPr>
      </w:pPr>
      <w:r w:rsidRPr="002D7C93">
        <w:rPr>
          <w:rFonts w:cs="Arial"/>
          <w:lang w:eastAsia="zh-HK"/>
        </w:rPr>
        <w:t>"bookingType":"T2",</w:t>
      </w:r>
    </w:p>
    <w:p w14:paraId="46EE3900" w14:textId="75722F0C" w:rsidR="00DC4478" w:rsidRPr="002D7C93" w:rsidRDefault="00DC4478" w:rsidP="00DC4478">
      <w:pPr>
        <w:pStyle w:val="ListParagraph"/>
        <w:ind w:left="440" w:firstLine="411"/>
        <w:rPr>
          <w:rFonts w:cs="Arial"/>
          <w:lang w:eastAsia="zh-HK"/>
        </w:rPr>
      </w:pPr>
      <w:r w:rsidRPr="002D7C93">
        <w:rPr>
          <w:rFonts w:cs="Arial"/>
          <w:lang w:eastAsia="zh-HK"/>
        </w:rPr>
        <w:t xml:space="preserve">    </w:t>
      </w:r>
      <w:r w:rsidRPr="002D7C93">
        <w:rPr>
          <w:rFonts w:cs="Arial"/>
          <w:lang w:eastAsia="zh-HK"/>
        </w:rPr>
        <w:tab/>
        <w:t xml:space="preserve">       "</w:t>
      </w:r>
      <w:r w:rsidR="004E0F0B" w:rsidRPr="002D7C93">
        <w:rPr>
          <w:rFonts w:cs="Arial"/>
          <w:lang w:eastAsia="zh-HK"/>
        </w:rPr>
        <w:t>vehicleHongkong</w:t>
      </w:r>
      <w:r w:rsidRPr="002D7C93">
        <w:rPr>
          <w:rFonts w:cs="Arial"/>
          <w:lang w:eastAsia="zh-HK"/>
        </w:rPr>
        <w:t>":"XX9998",</w:t>
      </w:r>
    </w:p>
    <w:p w14:paraId="3C0D968F" w14:textId="3C0CC728" w:rsidR="00DC4478" w:rsidRPr="002D7C93" w:rsidRDefault="00DC4478" w:rsidP="00DC4478">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7055B274" w14:textId="784C187F" w:rsidR="00DC4478" w:rsidRPr="002D7C93" w:rsidRDefault="00DC4478" w:rsidP="00DC4478">
      <w:pPr>
        <w:ind w:leftChars="218" w:left="480"/>
        <w:rPr>
          <w:rFonts w:cs="Arial"/>
          <w:lang w:eastAsia="zh-HK"/>
        </w:rPr>
      </w:pPr>
      <w:r w:rsidRPr="002D7C93">
        <w:rPr>
          <w:rFonts w:cs="Arial"/>
          <w:lang w:eastAsia="zh-HK"/>
        </w:rPr>
        <w:lastRenderedPageBreak/>
        <w:t xml:space="preserve">                           "</w:t>
      </w:r>
      <w:r w:rsidR="004E0F0B" w:rsidRPr="002D7C93">
        <w:rPr>
          <w:rFonts w:cs="Arial"/>
          <w:lang w:eastAsia="zh-HK"/>
        </w:rPr>
        <w:t>vehicleMacao</w:t>
      </w:r>
      <w:r w:rsidRPr="002D7C93">
        <w:rPr>
          <w:rFonts w:cs="Arial"/>
          <w:lang w:eastAsia="zh-HK"/>
        </w:rPr>
        <w:t>":"XX9998",</w:t>
      </w:r>
    </w:p>
    <w:p w14:paraId="34F5143C" w14:textId="085F5823" w:rsidR="00DC4478" w:rsidRPr="002D7C93" w:rsidRDefault="00DC4478" w:rsidP="00BA5953">
      <w:pPr>
        <w:rPr>
          <w:rFonts w:cs="Arial"/>
          <w:lang w:eastAsia="zh-HK"/>
        </w:rPr>
      </w:pPr>
      <w:r w:rsidRPr="002D7C93">
        <w:rPr>
          <w:rFonts w:cs="Arial"/>
          <w:lang w:eastAsia="zh-HK"/>
        </w:rPr>
        <w:t xml:space="preserve">                                   "vehicleType":"L1",</w:t>
      </w:r>
    </w:p>
    <w:p w14:paraId="39160169" w14:textId="3117B0FE" w:rsidR="00DC4478" w:rsidRPr="002D7C93" w:rsidRDefault="00DC4478" w:rsidP="00DC4478">
      <w:pPr>
        <w:rPr>
          <w:rFonts w:cs="Arial"/>
          <w:lang w:eastAsia="zh-HK"/>
        </w:rPr>
      </w:pPr>
      <w:r w:rsidRPr="002D7C93">
        <w:rPr>
          <w:rFonts w:cs="Arial"/>
          <w:lang w:eastAsia="zh-HK"/>
        </w:rPr>
        <w:t xml:space="preserve">                                   "</w:t>
      </w:r>
      <w:r w:rsidR="00BA5953" w:rsidRPr="002D7C93">
        <w:rPr>
          <w:rFonts w:cs="Arial"/>
          <w:lang w:eastAsia="zh-HK"/>
        </w:rPr>
        <w:t>parking</w:t>
      </w:r>
      <w:r w:rsidRPr="002D7C93">
        <w:rPr>
          <w:rFonts w:cs="Arial"/>
          <w:lang w:eastAsia="zh-HK"/>
        </w:rPr>
        <w:t>From":"2024</w:t>
      </w:r>
      <w:r w:rsidR="00D455CA">
        <w:rPr>
          <w:rFonts w:cs="Arial"/>
          <w:lang w:eastAsia="zh-HK"/>
        </w:rPr>
        <w:t>/</w:t>
      </w:r>
      <w:r w:rsidRPr="002D7C93">
        <w:rPr>
          <w:rFonts w:cs="Arial"/>
          <w:lang w:eastAsia="zh-HK"/>
        </w:rPr>
        <w:t>01</w:t>
      </w:r>
      <w:r w:rsidR="00D455CA">
        <w:rPr>
          <w:rFonts w:cs="Arial"/>
          <w:lang w:eastAsia="zh-HK"/>
        </w:rPr>
        <w:t>/</w:t>
      </w:r>
      <w:r w:rsidRPr="002D7C93">
        <w:rPr>
          <w:rFonts w:cs="Arial"/>
          <w:lang w:eastAsia="zh-HK"/>
        </w:rPr>
        <w:t>01 22:00:00",</w:t>
      </w:r>
    </w:p>
    <w:p w14:paraId="3E8F35D5" w14:textId="77777777" w:rsidR="001C0DEB" w:rsidRPr="001C0DEB" w:rsidRDefault="00DC4478" w:rsidP="001C0DEB">
      <w:pPr>
        <w:ind w:leftChars="218" w:left="480"/>
        <w:rPr>
          <w:ins w:id="1226" w:author="Siu Ham Wong" w:date="2025-01-26T00:46:00Z" w16du:dateUtc="2025-01-25T16:46:00Z"/>
          <w:rFonts w:cs="Arial"/>
          <w:lang w:eastAsia="zh-HK"/>
        </w:rPr>
      </w:pPr>
      <w:r w:rsidRPr="002D7C93">
        <w:rPr>
          <w:rFonts w:cs="Arial"/>
          <w:lang w:eastAsia="zh-HK"/>
        </w:rPr>
        <w:t xml:space="preserve">                           "</w:t>
      </w:r>
      <w:r w:rsidR="00BA5953" w:rsidRPr="002D7C93">
        <w:rPr>
          <w:rFonts w:cs="Arial"/>
          <w:lang w:eastAsia="zh-HK"/>
        </w:rPr>
        <w:t>parkingTo</w:t>
      </w:r>
      <w:r w:rsidRPr="002D7C93">
        <w:rPr>
          <w:rFonts w:cs="Arial"/>
          <w:lang w:eastAsia="zh-HK"/>
        </w:rPr>
        <w:t>":"2024</w:t>
      </w:r>
      <w:r w:rsidR="00D455CA">
        <w:rPr>
          <w:rFonts w:cs="Arial"/>
          <w:lang w:eastAsia="zh-HK"/>
        </w:rPr>
        <w:t>/</w:t>
      </w:r>
      <w:r w:rsidRPr="002D7C93">
        <w:rPr>
          <w:rFonts w:cs="Arial"/>
          <w:lang w:eastAsia="zh-HK"/>
        </w:rPr>
        <w:t>01</w:t>
      </w:r>
      <w:r w:rsidR="00D455CA">
        <w:rPr>
          <w:rFonts w:cs="Arial"/>
          <w:lang w:eastAsia="zh-HK"/>
        </w:rPr>
        <w:t>/</w:t>
      </w:r>
      <w:r w:rsidRPr="002D7C93">
        <w:rPr>
          <w:rFonts w:cs="Arial"/>
          <w:lang w:eastAsia="zh-HK"/>
        </w:rPr>
        <w:t>02 22:00:00"</w:t>
      </w:r>
      <w:ins w:id="1227" w:author="Siu Ham Wong" w:date="2025-01-26T00:46:00Z" w16du:dateUtc="2025-01-25T16:46:00Z">
        <w:r w:rsidR="001C0DEB" w:rsidRPr="001C0DEB">
          <w:rPr>
            <w:rFonts w:cs="Arial"/>
            <w:lang w:eastAsia="zh-HK"/>
          </w:rPr>
          <w:t>,</w:t>
        </w:r>
      </w:ins>
    </w:p>
    <w:p w14:paraId="1C40FB27" w14:textId="584A74C8" w:rsidR="00DC4478" w:rsidRPr="002D7C93" w:rsidRDefault="001C0DEB" w:rsidP="001C0DEB">
      <w:pPr>
        <w:ind w:leftChars="218" w:left="480"/>
        <w:rPr>
          <w:rFonts w:cs="Arial"/>
          <w:lang w:eastAsia="zh-HK"/>
        </w:rPr>
      </w:pPr>
      <w:ins w:id="1228" w:author="Siu Ham Wong" w:date="2025-01-26T00:46:00Z" w16du:dateUtc="2025-01-25T16:46:00Z">
        <w:r>
          <w:rPr>
            <w:rFonts w:cs="Arial"/>
            <w:lang w:eastAsia="zh-HK"/>
          </w:rPr>
          <w:t xml:space="preserve">                           </w:t>
        </w:r>
        <w:r w:rsidRPr="001C0DEB">
          <w:rPr>
            <w:rFonts w:cs="Arial"/>
            <w:lang w:eastAsia="zh-HK"/>
          </w:rPr>
          <w:t>"</w:t>
        </w:r>
        <w:proofErr w:type="spellStart"/>
        <w:r w:rsidRPr="001C0DEB">
          <w:rPr>
            <w:rFonts w:cs="Arial"/>
            <w:lang w:eastAsia="zh-HK"/>
          </w:rPr>
          <w:t>primaryVehicleRegion</w:t>
        </w:r>
        <w:proofErr w:type="spellEnd"/>
        <w:r w:rsidRPr="001C0DEB">
          <w:rPr>
            <w:rFonts w:cs="Arial"/>
            <w:lang w:eastAsia="zh-HK"/>
          </w:rPr>
          <w:t>":"</w:t>
        </w:r>
        <w:proofErr w:type="spellStart"/>
        <w:r w:rsidRPr="001C0DEB">
          <w:rPr>
            <w:rFonts w:cs="Arial"/>
            <w:lang w:eastAsia="zh-HK"/>
          </w:rPr>
          <w:t>hk</w:t>
        </w:r>
        <w:proofErr w:type="spellEnd"/>
        <w:r w:rsidRPr="001C0DEB">
          <w:rPr>
            <w:rFonts w:cs="Arial"/>
            <w:lang w:eastAsia="zh-HK"/>
          </w:rPr>
          <w:t>"</w:t>
        </w:r>
      </w:ins>
    </w:p>
    <w:p w14:paraId="14421B29" w14:textId="77777777" w:rsidR="004F6F45" w:rsidRPr="008B1896" w:rsidRDefault="004F6F45" w:rsidP="004F6F45">
      <w:pPr>
        <w:ind w:firstLine="851"/>
        <w:rPr>
          <w:rFonts w:cs="Arial"/>
          <w:lang w:eastAsia="zh-HK"/>
        </w:rPr>
      </w:pPr>
      <w:r w:rsidRPr="008B1896">
        <w:rPr>
          <w:rFonts w:cs="Arial"/>
          <w:lang w:eastAsia="zh-HK"/>
        </w:rPr>
        <w:t>}</w:t>
      </w:r>
    </w:p>
    <w:p w14:paraId="4718C275" w14:textId="77777777" w:rsidR="004F6F45" w:rsidRPr="008B1896" w:rsidRDefault="004F6F45" w:rsidP="004F6F45">
      <w:pPr>
        <w:pStyle w:val="ListParagraph"/>
        <w:ind w:leftChars="0" w:left="960"/>
        <w:rPr>
          <w:rFonts w:cs="Arial"/>
          <w:lang w:eastAsia="zh-HK"/>
        </w:rPr>
      </w:pPr>
    </w:p>
    <w:p w14:paraId="1BE8DA6F" w14:textId="77777777" w:rsidR="004F6F45" w:rsidRPr="008B1896" w:rsidRDefault="004F6F45" w:rsidP="004F6F45">
      <w:pPr>
        <w:pStyle w:val="ListParagraph"/>
        <w:ind w:leftChars="0" w:left="960"/>
        <w:rPr>
          <w:rFonts w:cs="Arial"/>
          <w:lang w:eastAsia="zh-HK"/>
        </w:rPr>
      </w:pPr>
      <w:r w:rsidRPr="008B1896">
        <w:rPr>
          <w:rFonts w:cs="Arial"/>
          <w:lang w:eastAsia="zh-HK"/>
        </w:rPr>
        <w:t>Response</w:t>
      </w:r>
    </w:p>
    <w:p w14:paraId="4F10A0E6" w14:textId="77777777" w:rsidR="004F6F45" w:rsidRPr="008B1896" w:rsidRDefault="004F6F45" w:rsidP="004F6F45">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18107CAD" w14:textId="77777777" w:rsidTr="009D6ECD">
        <w:tc>
          <w:tcPr>
            <w:tcW w:w="2673" w:type="dxa"/>
          </w:tcPr>
          <w:p w14:paraId="4BF989D2" w14:textId="77777777" w:rsidR="004F6F45" w:rsidRPr="008B1896" w:rsidRDefault="004F6F45" w:rsidP="006A58A4">
            <w:pPr>
              <w:pStyle w:val="ListParagraph"/>
              <w:ind w:leftChars="0" w:left="0"/>
              <w:rPr>
                <w:rFonts w:cs="Arial"/>
                <w:b/>
                <w:lang w:eastAsia="zh-HK"/>
              </w:rPr>
            </w:pPr>
            <w:r w:rsidRPr="008B1896">
              <w:rPr>
                <w:rFonts w:cs="Arial"/>
                <w:b/>
                <w:lang w:eastAsia="zh-HK"/>
              </w:rPr>
              <w:t>Field</w:t>
            </w:r>
          </w:p>
        </w:tc>
        <w:tc>
          <w:tcPr>
            <w:tcW w:w="2177" w:type="dxa"/>
          </w:tcPr>
          <w:p w14:paraId="3F291734" w14:textId="77777777" w:rsidR="004F6F45" w:rsidRPr="008B1896" w:rsidRDefault="004F6F45" w:rsidP="006A58A4">
            <w:pPr>
              <w:pStyle w:val="ListParagraph"/>
              <w:ind w:leftChars="0" w:left="0"/>
              <w:rPr>
                <w:rFonts w:cs="Arial"/>
                <w:b/>
                <w:lang w:eastAsia="zh-HK"/>
              </w:rPr>
            </w:pPr>
            <w:r w:rsidRPr="008B1896">
              <w:rPr>
                <w:rFonts w:cs="Arial"/>
                <w:b/>
                <w:lang w:eastAsia="zh-HK"/>
              </w:rPr>
              <w:t>Type</w:t>
            </w:r>
          </w:p>
        </w:tc>
        <w:tc>
          <w:tcPr>
            <w:tcW w:w="3206" w:type="dxa"/>
          </w:tcPr>
          <w:p w14:paraId="266BFE88" w14:textId="77777777" w:rsidR="004F6F45" w:rsidRPr="008B1896" w:rsidRDefault="004F6F45" w:rsidP="006A58A4">
            <w:pPr>
              <w:pStyle w:val="ListParagraph"/>
              <w:ind w:leftChars="0" w:left="0"/>
              <w:rPr>
                <w:rFonts w:cs="Arial"/>
                <w:b/>
                <w:lang w:eastAsia="zh-HK"/>
              </w:rPr>
            </w:pPr>
            <w:r w:rsidRPr="008B1896">
              <w:rPr>
                <w:rFonts w:cs="Arial"/>
                <w:b/>
                <w:lang w:eastAsia="zh-HK"/>
              </w:rPr>
              <w:t>Description</w:t>
            </w:r>
          </w:p>
        </w:tc>
      </w:tr>
      <w:tr w:rsidR="008B1896" w:rsidRPr="008B1896" w14:paraId="04DADAA0" w14:textId="77777777" w:rsidTr="009D6ECD">
        <w:tc>
          <w:tcPr>
            <w:tcW w:w="2673" w:type="dxa"/>
          </w:tcPr>
          <w:p w14:paraId="4B8BC772" w14:textId="7244ABF6" w:rsidR="009D6ECD" w:rsidRPr="008B1896" w:rsidRDefault="00AB681D" w:rsidP="009D6ECD">
            <w:pPr>
              <w:pStyle w:val="ListParagraph"/>
              <w:ind w:leftChars="0" w:left="0"/>
              <w:rPr>
                <w:rFonts w:cs="Arial"/>
                <w:lang w:eastAsia="zh-HK"/>
              </w:rPr>
            </w:pPr>
            <w:r w:rsidRPr="008B1896">
              <w:rPr>
                <w:rFonts w:cs="Arial"/>
                <w:lang w:eastAsia="zh-HK"/>
              </w:rPr>
              <w:t>c</w:t>
            </w:r>
            <w:r w:rsidR="009D6ECD" w:rsidRPr="008B1896">
              <w:rPr>
                <w:rFonts w:cs="Arial"/>
                <w:lang w:eastAsia="zh-HK"/>
              </w:rPr>
              <w:t>ode</w:t>
            </w:r>
          </w:p>
        </w:tc>
        <w:tc>
          <w:tcPr>
            <w:tcW w:w="2177" w:type="dxa"/>
          </w:tcPr>
          <w:p w14:paraId="4C6F4F02" w14:textId="5F1639C7" w:rsidR="009D6ECD" w:rsidRPr="008B1896" w:rsidRDefault="009D6ECD" w:rsidP="009D6ECD">
            <w:pPr>
              <w:pStyle w:val="ListParagraph"/>
              <w:ind w:leftChars="0" w:left="0"/>
              <w:rPr>
                <w:rFonts w:cs="Arial"/>
                <w:lang w:eastAsia="zh-HK"/>
              </w:rPr>
            </w:pPr>
            <w:r w:rsidRPr="008B1896">
              <w:rPr>
                <w:rFonts w:cs="Arial"/>
                <w:lang w:eastAsia="zh-HK"/>
              </w:rPr>
              <w:t>Number</w:t>
            </w:r>
          </w:p>
        </w:tc>
        <w:tc>
          <w:tcPr>
            <w:tcW w:w="3206" w:type="dxa"/>
          </w:tcPr>
          <w:p w14:paraId="72B36447" w14:textId="52A1A88D" w:rsidR="009D6ECD" w:rsidRPr="008B1896" w:rsidRDefault="009D6ECD" w:rsidP="009D6ECD">
            <w:pPr>
              <w:pStyle w:val="ListParagraph"/>
              <w:ind w:leftChars="0" w:left="0"/>
              <w:rPr>
                <w:rFonts w:eastAsiaTheme="minorEastAsia" w:cs="Arial"/>
                <w:lang w:eastAsia="zh-HK"/>
              </w:rPr>
            </w:pPr>
            <w:r w:rsidRPr="008B1896">
              <w:rPr>
                <w:rFonts w:eastAsiaTheme="minorEastAsia" w:cs="Arial"/>
                <w:lang w:eastAsia="zh-HK"/>
              </w:rPr>
              <w:t xml:space="preserve">0 </w:t>
            </w:r>
            <w:r w:rsidR="00DC4478" w:rsidRPr="008B1896">
              <w:rPr>
                <w:rFonts w:eastAsiaTheme="minorEastAsia" w:cs="Arial"/>
                <w:lang w:eastAsia="zh-HK"/>
              </w:rPr>
              <w:t>–</w:t>
            </w:r>
            <w:r w:rsidRPr="008B1896">
              <w:rPr>
                <w:rFonts w:eastAsiaTheme="minorEastAsia" w:cs="Arial"/>
                <w:lang w:eastAsia="zh-HK"/>
              </w:rPr>
              <w:t xml:space="preserve"> </w:t>
            </w:r>
            <w:r w:rsidR="00AB681D" w:rsidRPr="008B1896">
              <w:rPr>
                <w:rFonts w:eastAsiaTheme="minorEastAsia" w:cs="Arial"/>
                <w:lang w:eastAsia="zh-HK"/>
              </w:rPr>
              <w:t>success</w:t>
            </w:r>
          </w:p>
          <w:p w14:paraId="6536DD76" w14:textId="3D413869" w:rsidR="009D6ECD" w:rsidRPr="008B1896" w:rsidRDefault="009D6ECD" w:rsidP="009D6ECD">
            <w:pPr>
              <w:pStyle w:val="ListParagraph"/>
              <w:ind w:leftChars="0" w:left="0"/>
              <w:rPr>
                <w:rFonts w:eastAsiaTheme="minorEastAsia" w:cs="Arial"/>
                <w:lang w:eastAsia="zh-HK"/>
              </w:rPr>
            </w:pPr>
            <w:r w:rsidRPr="008B1896">
              <w:rPr>
                <w:rFonts w:eastAsiaTheme="minorEastAsia" w:cs="Arial"/>
                <w:lang w:eastAsia="zh-HK"/>
              </w:rPr>
              <w:t>1</w:t>
            </w:r>
            <w:r w:rsidR="00AB681D" w:rsidRPr="008B1896">
              <w:rPr>
                <w:rFonts w:eastAsiaTheme="minorEastAsia" w:cs="Arial"/>
                <w:lang w:eastAsia="zh-HK"/>
              </w:rPr>
              <w:t>0001 - failed</w:t>
            </w:r>
          </w:p>
        </w:tc>
      </w:tr>
      <w:tr w:rsidR="008B1896" w:rsidRPr="008B1896" w14:paraId="4CDF3E51" w14:textId="77777777" w:rsidTr="009D6ECD">
        <w:tc>
          <w:tcPr>
            <w:tcW w:w="2673" w:type="dxa"/>
          </w:tcPr>
          <w:p w14:paraId="50A4D38D" w14:textId="5EBF06D2" w:rsidR="009D6ECD" w:rsidRPr="008B1896" w:rsidRDefault="00AB681D" w:rsidP="009D6ECD">
            <w:pPr>
              <w:pStyle w:val="ListParagraph"/>
              <w:ind w:leftChars="0" w:left="0"/>
              <w:rPr>
                <w:rFonts w:cs="Arial"/>
                <w:lang w:eastAsia="zh-HK"/>
              </w:rPr>
            </w:pPr>
            <w:r w:rsidRPr="008B1896">
              <w:rPr>
                <w:rFonts w:cs="Arial"/>
                <w:lang w:eastAsia="zh-HK"/>
              </w:rPr>
              <w:t>m</w:t>
            </w:r>
            <w:r w:rsidR="009D6ECD" w:rsidRPr="008B1896">
              <w:rPr>
                <w:rFonts w:cs="Arial"/>
                <w:lang w:eastAsia="zh-HK"/>
              </w:rPr>
              <w:t>essage</w:t>
            </w:r>
          </w:p>
        </w:tc>
        <w:tc>
          <w:tcPr>
            <w:tcW w:w="2177" w:type="dxa"/>
          </w:tcPr>
          <w:p w14:paraId="5E54AB0D" w14:textId="1608E1EA" w:rsidR="009D6ECD" w:rsidRPr="008B1896" w:rsidRDefault="009D6ECD" w:rsidP="009D6ECD">
            <w:pPr>
              <w:pStyle w:val="ListParagraph"/>
              <w:ind w:leftChars="0" w:left="0"/>
              <w:rPr>
                <w:rFonts w:cs="Arial"/>
                <w:lang w:eastAsia="zh-HK"/>
              </w:rPr>
            </w:pPr>
            <w:r w:rsidRPr="008B1896">
              <w:rPr>
                <w:rFonts w:cs="Arial"/>
                <w:lang w:eastAsia="zh-HK"/>
              </w:rPr>
              <w:t>String</w:t>
            </w:r>
          </w:p>
        </w:tc>
        <w:tc>
          <w:tcPr>
            <w:tcW w:w="3206" w:type="dxa"/>
          </w:tcPr>
          <w:p w14:paraId="713301F6" w14:textId="6DCF847A" w:rsidR="009D6ECD" w:rsidRPr="008B1896" w:rsidRDefault="009D6ECD" w:rsidP="009D6ECD">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089B97C1" w14:textId="77777777" w:rsidTr="009D6ECD">
        <w:tc>
          <w:tcPr>
            <w:tcW w:w="2673" w:type="dxa"/>
          </w:tcPr>
          <w:p w14:paraId="3704637A" w14:textId="24E6D62C" w:rsidR="009D6ECD" w:rsidRPr="008B1896" w:rsidRDefault="00AB681D" w:rsidP="009D6ECD">
            <w:pPr>
              <w:pStyle w:val="ListParagraph"/>
              <w:ind w:leftChars="0" w:left="0"/>
              <w:rPr>
                <w:rFonts w:cs="Arial"/>
                <w:lang w:eastAsia="zh-HK"/>
              </w:rPr>
            </w:pPr>
            <w:r w:rsidRPr="008B1896">
              <w:rPr>
                <w:rFonts w:cs="Arial"/>
                <w:lang w:eastAsia="zh-HK"/>
              </w:rPr>
              <w:t>data</w:t>
            </w:r>
          </w:p>
        </w:tc>
        <w:tc>
          <w:tcPr>
            <w:tcW w:w="2177" w:type="dxa"/>
          </w:tcPr>
          <w:p w14:paraId="3E691078" w14:textId="4A86225D" w:rsidR="009D6ECD" w:rsidRPr="008B1896" w:rsidRDefault="00AB681D" w:rsidP="009D6ECD">
            <w:pPr>
              <w:pStyle w:val="ListParagraph"/>
              <w:ind w:leftChars="0" w:left="0"/>
              <w:rPr>
                <w:rFonts w:cs="Arial"/>
                <w:lang w:eastAsia="zh-HK"/>
              </w:rPr>
            </w:pPr>
            <w:r w:rsidRPr="008B1896">
              <w:rPr>
                <w:rFonts w:cs="Arial"/>
                <w:lang w:eastAsia="zh-HK"/>
              </w:rPr>
              <w:t>Object</w:t>
            </w:r>
          </w:p>
        </w:tc>
        <w:tc>
          <w:tcPr>
            <w:tcW w:w="3206" w:type="dxa"/>
          </w:tcPr>
          <w:p w14:paraId="5FA99A91" w14:textId="16E11A69" w:rsidR="009D6ECD" w:rsidRPr="008B1896" w:rsidRDefault="009D6ECD" w:rsidP="009D6ECD">
            <w:pPr>
              <w:pStyle w:val="ListParagraph"/>
              <w:ind w:leftChars="0" w:left="0"/>
              <w:rPr>
                <w:rFonts w:eastAsiaTheme="minorEastAsia" w:cs="Arial"/>
                <w:lang w:eastAsia="zh-HK"/>
              </w:rPr>
            </w:pPr>
          </w:p>
        </w:tc>
      </w:tr>
    </w:tbl>
    <w:p w14:paraId="04EB305C" w14:textId="77777777" w:rsidR="00AB681D" w:rsidRPr="008B1896" w:rsidRDefault="00AB681D" w:rsidP="00AB681D">
      <w:pPr>
        <w:rPr>
          <w:rFonts w:cs="Arial"/>
          <w:lang w:eastAsia="zh-HK"/>
        </w:rPr>
      </w:pPr>
    </w:p>
    <w:p w14:paraId="4DAAF8D0" w14:textId="010CBFAE" w:rsidR="00AB681D" w:rsidRPr="008B1896" w:rsidRDefault="00AB681D" w:rsidP="00AB681D">
      <w:pPr>
        <w:ind w:firstLine="851"/>
        <w:rPr>
          <w:rFonts w:cs="Arial"/>
          <w:lang w:eastAsia="zh-HK"/>
        </w:rPr>
      </w:pPr>
      <w:r w:rsidRPr="008B1896">
        <w:rPr>
          <w:rFonts w:cs="Arial"/>
          <w:lang w:eastAsia="zh-HK"/>
        </w:rPr>
        <w:t xml:space="preserve">  &lt;data&gt;</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0BD60425" w14:textId="77777777" w:rsidTr="006A58A4">
        <w:tc>
          <w:tcPr>
            <w:tcW w:w="2673" w:type="dxa"/>
          </w:tcPr>
          <w:p w14:paraId="331810AA" w14:textId="77777777" w:rsidR="00AB681D" w:rsidRPr="008B1896" w:rsidRDefault="00AB681D" w:rsidP="006A58A4">
            <w:pPr>
              <w:pStyle w:val="ListParagraph"/>
              <w:ind w:leftChars="0" w:left="0"/>
              <w:rPr>
                <w:rFonts w:cs="Arial"/>
                <w:b/>
                <w:lang w:eastAsia="zh-HK"/>
              </w:rPr>
            </w:pPr>
            <w:r w:rsidRPr="008B1896">
              <w:rPr>
                <w:rFonts w:cs="Arial"/>
                <w:b/>
                <w:lang w:eastAsia="zh-HK"/>
              </w:rPr>
              <w:t>Field</w:t>
            </w:r>
          </w:p>
        </w:tc>
        <w:tc>
          <w:tcPr>
            <w:tcW w:w="2177" w:type="dxa"/>
          </w:tcPr>
          <w:p w14:paraId="3D442013" w14:textId="77777777" w:rsidR="00AB681D" w:rsidRPr="008B1896" w:rsidRDefault="00AB681D" w:rsidP="006A58A4">
            <w:pPr>
              <w:pStyle w:val="ListParagraph"/>
              <w:ind w:leftChars="0" w:left="0"/>
              <w:rPr>
                <w:rFonts w:cs="Arial"/>
                <w:b/>
                <w:lang w:eastAsia="zh-HK"/>
              </w:rPr>
            </w:pPr>
            <w:r w:rsidRPr="008B1896">
              <w:rPr>
                <w:rFonts w:cs="Arial"/>
                <w:b/>
                <w:lang w:eastAsia="zh-HK"/>
              </w:rPr>
              <w:t>Type</w:t>
            </w:r>
          </w:p>
        </w:tc>
        <w:tc>
          <w:tcPr>
            <w:tcW w:w="3206" w:type="dxa"/>
          </w:tcPr>
          <w:p w14:paraId="798F5C54" w14:textId="77777777" w:rsidR="00AB681D" w:rsidRPr="008B1896" w:rsidRDefault="00AB681D" w:rsidP="006A58A4">
            <w:pPr>
              <w:pStyle w:val="ListParagraph"/>
              <w:ind w:leftChars="0" w:left="0"/>
              <w:rPr>
                <w:rFonts w:cs="Arial"/>
                <w:b/>
                <w:lang w:eastAsia="zh-HK"/>
              </w:rPr>
            </w:pPr>
            <w:r w:rsidRPr="008B1896">
              <w:rPr>
                <w:rFonts w:cs="Arial"/>
                <w:b/>
                <w:lang w:eastAsia="zh-HK"/>
              </w:rPr>
              <w:t>Description</w:t>
            </w:r>
          </w:p>
        </w:tc>
      </w:tr>
      <w:tr w:rsidR="008B1896" w:rsidRPr="008B1896" w14:paraId="5CAD2B68" w14:textId="77777777" w:rsidTr="006A58A4">
        <w:tc>
          <w:tcPr>
            <w:tcW w:w="2673" w:type="dxa"/>
          </w:tcPr>
          <w:p w14:paraId="2C69BC36" w14:textId="076EC6FE" w:rsidR="00AB681D" w:rsidRPr="008B1896" w:rsidRDefault="00AB681D" w:rsidP="00AB681D">
            <w:pPr>
              <w:pStyle w:val="ListParagraph"/>
              <w:ind w:leftChars="0" w:left="0"/>
              <w:rPr>
                <w:rFonts w:cs="Arial"/>
                <w:lang w:eastAsia="zh-HK"/>
              </w:rPr>
            </w:pPr>
            <w:proofErr w:type="spellStart"/>
            <w:r w:rsidRPr="002D7C93">
              <w:rPr>
                <w:rFonts w:cs="Arial"/>
                <w:lang w:eastAsia="zh-HK"/>
              </w:rPr>
              <w:t>bookingId</w:t>
            </w:r>
            <w:proofErr w:type="spellEnd"/>
          </w:p>
        </w:tc>
        <w:tc>
          <w:tcPr>
            <w:tcW w:w="2177" w:type="dxa"/>
          </w:tcPr>
          <w:p w14:paraId="6F662301" w14:textId="5D0A4C0D" w:rsidR="00AB681D" w:rsidRPr="008B1896" w:rsidRDefault="00AB681D" w:rsidP="00AB681D">
            <w:pPr>
              <w:pStyle w:val="ListParagraph"/>
              <w:ind w:leftChars="0" w:left="0"/>
              <w:rPr>
                <w:rFonts w:cs="Arial"/>
                <w:lang w:eastAsia="zh-HK"/>
              </w:rPr>
            </w:pPr>
            <w:r w:rsidRPr="002D7C93">
              <w:rPr>
                <w:rFonts w:cs="Arial"/>
                <w:lang w:eastAsia="zh-HK"/>
              </w:rPr>
              <w:t>String</w:t>
            </w:r>
          </w:p>
        </w:tc>
        <w:tc>
          <w:tcPr>
            <w:tcW w:w="3206" w:type="dxa"/>
          </w:tcPr>
          <w:p w14:paraId="3C59D0D4" w14:textId="7EDC3862" w:rsidR="00AB681D" w:rsidRPr="008B1896" w:rsidRDefault="00AB681D" w:rsidP="00AB681D">
            <w:pPr>
              <w:pStyle w:val="ListParagraph"/>
              <w:ind w:leftChars="0" w:left="0"/>
              <w:rPr>
                <w:rFonts w:eastAsiaTheme="minorEastAsia" w:cs="Arial"/>
                <w:lang w:eastAsia="zh-HK"/>
              </w:rPr>
            </w:pPr>
            <w:r w:rsidRPr="002D7C93">
              <w:rPr>
                <w:rFonts w:cs="Arial"/>
                <w:shd w:val="clear" w:color="auto" w:fill="FFFFFF"/>
              </w:rPr>
              <w:t>Booking ID</w:t>
            </w:r>
          </w:p>
        </w:tc>
      </w:tr>
    </w:tbl>
    <w:p w14:paraId="5B01EF09" w14:textId="77777777" w:rsidR="004F6F45" w:rsidRPr="008B1896" w:rsidRDefault="004F6F45" w:rsidP="004F6F45">
      <w:pPr>
        <w:ind w:firstLine="851"/>
        <w:rPr>
          <w:rFonts w:cs="Arial"/>
          <w:lang w:eastAsia="zh-HK"/>
        </w:rPr>
      </w:pPr>
    </w:p>
    <w:p w14:paraId="6864FA82" w14:textId="77777777" w:rsidR="00AB681D" w:rsidRPr="008B1896" w:rsidRDefault="00AB681D" w:rsidP="004F6F45">
      <w:pPr>
        <w:ind w:firstLine="851"/>
        <w:rPr>
          <w:rFonts w:cs="Arial"/>
          <w:lang w:eastAsia="zh-HK"/>
        </w:rPr>
      </w:pPr>
    </w:p>
    <w:p w14:paraId="10DF9E4A" w14:textId="77777777" w:rsidR="009D6ECD" w:rsidRPr="008B1896" w:rsidRDefault="009D6ECD" w:rsidP="009D6ECD">
      <w:pPr>
        <w:pStyle w:val="ListParagraph"/>
        <w:widowControl w:val="0"/>
        <w:adjustRightInd/>
        <w:snapToGrid/>
        <w:ind w:left="440" w:firstLine="411"/>
        <w:jc w:val="left"/>
        <w:rPr>
          <w:rFonts w:cs="Arial"/>
          <w:lang w:eastAsia="zh-HK"/>
        </w:rPr>
      </w:pPr>
      <w:r w:rsidRPr="008B1896">
        <w:rPr>
          <w:rFonts w:cs="Arial"/>
          <w:lang w:eastAsia="zh-HK"/>
        </w:rPr>
        <w:t>{</w:t>
      </w:r>
    </w:p>
    <w:p w14:paraId="6DC83AB2" w14:textId="3D8B2DEC" w:rsidR="009D6ECD" w:rsidRPr="008B1896" w:rsidRDefault="009D6ECD" w:rsidP="009D6ECD">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681D" w:rsidRPr="008B1896">
        <w:rPr>
          <w:rFonts w:cs="Arial"/>
          <w:lang w:eastAsia="zh-HK"/>
        </w:rPr>
        <w:t>code</w:t>
      </w:r>
      <w:r w:rsidRPr="008B1896">
        <w:rPr>
          <w:rFonts w:cs="Arial"/>
          <w:lang w:eastAsia="zh-HK"/>
        </w:rPr>
        <w:t>":</w:t>
      </w:r>
      <w:r w:rsidR="00AB681D" w:rsidRPr="008B1896">
        <w:rPr>
          <w:rFonts w:cs="Arial"/>
          <w:lang w:eastAsia="zh-HK"/>
        </w:rPr>
        <w:t>0</w:t>
      </w:r>
      <w:r w:rsidRPr="008B1896">
        <w:rPr>
          <w:rFonts w:cs="Arial"/>
          <w:lang w:eastAsia="zh-HK"/>
        </w:rPr>
        <w:t>,</w:t>
      </w:r>
    </w:p>
    <w:p w14:paraId="3580B93F" w14:textId="02E9CFD6" w:rsidR="009D6ECD" w:rsidRPr="008B1896" w:rsidRDefault="009D6ECD" w:rsidP="009D6ECD">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681D" w:rsidRPr="008B1896">
        <w:rPr>
          <w:rFonts w:cs="Arial"/>
          <w:lang w:eastAsia="zh-HK"/>
        </w:rPr>
        <w:t>message</w:t>
      </w:r>
      <w:proofErr w:type="gramStart"/>
      <w:r w:rsidRPr="008B1896">
        <w:rPr>
          <w:rFonts w:cs="Arial"/>
          <w:lang w:eastAsia="zh-HK"/>
        </w:rPr>
        <w:t>":“</w:t>
      </w:r>
      <w:proofErr w:type="gramEnd"/>
      <w:r w:rsidRPr="008B1896">
        <w:rPr>
          <w:rFonts w:cs="Arial"/>
          <w:lang w:eastAsia="zh-HK"/>
        </w:rPr>
        <w:t>”,</w:t>
      </w:r>
    </w:p>
    <w:p w14:paraId="16248CE1" w14:textId="77777777" w:rsidR="00AB681D" w:rsidRPr="008B1896" w:rsidRDefault="009D6ECD" w:rsidP="00B0479F">
      <w:pPr>
        <w:pStyle w:val="ListParagraph"/>
        <w:widowControl w:val="0"/>
        <w:adjustRightInd/>
        <w:snapToGrid/>
        <w:ind w:left="440"/>
        <w:jc w:val="left"/>
        <w:rPr>
          <w:rFonts w:cs="Arial"/>
          <w:lang w:eastAsia="zh-HK"/>
        </w:rPr>
      </w:pPr>
      <w:r w:rsidRPr="008B1896">
        <w:rPr>
          <w:rFonts w:cs="Arial"/>
          <w:lang w:eastAsia="zh-HK"/>
        </w:rPr>
        <w:t xml:space="preserve">           “</w:t>
      </w:r>
      <w:r w:rsidR="00AB681D" w:rsidRPr="008B1896">
        <w:rPr>
          <w:rFonts w:cs="Arial"/>
          <w:lang w:eastAsia="zh-HK"/>
        </w:rPr>
        <w:t>data</w:t>
      </w:r>
      <w:proofErr w:type="gramStart"/>
      <w:r w:rsidRPr="008B1896">
        <w:rPr>
          <w:rFonts w:cs="Arial"/>
          <w:lang w:eastAsia="zh-HK"/>
        </w:rPr>
        <w:t>”:</w:t>
      </w:r>
      <w:r w:rsidR="00AB681D" w:rsidRPr="008B1896">
        <w:rPr>
          <w:rFonts w:cs="Arial"/>
          <w:lang w:eastAsia="zh-HK"/>
        </w:rPr>
        <w:t>{</w:t>
      </w:r>
      <w:proofErr w:type="gramEnd"/>
    </w:p>
    <w:p w14:paraId="51C2EC04" w14:textId="1415748A" w:rsidR="00B0479F" w:rsidRPr="008B1896" w:rsidRDefault="00B0479F" w:rsidP="00B0479F">
      <w:pPr>
        <w:pStyle w:val="ListParagraph"/>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w:t>
      </w:r>
      <w:proofErr w:type="spellStart"/>
      <w:r w:rsidR="006E0B7D" w:rsidRPr="002D7C93">
        <w:rPr>
          <w:rFonts w:cs="Arial"/>
          <w:lang w:eastAsia="zh-HK"/>
        </w:rPr>
        <w:t>bookingId</w:t>
      </w:r>
      <w:proofErr w:type="spellEnd"/>
      <w:r w:rsidRPr="002D7C93">
        <w:rPr>
          <w:rFonts w:cs="Arial"/>
          <w:lang w:eastAsia="zh-HK"/>
        </w:rPr>
        <w:t>”:” XX9998”,</w:t>
      </w:r>
    </w:p>
    <w:p w14:paraId="3337BFC1" w14:textId="2B1ACCBF" w:rsidR="00AB681D" w:rsidRPr="008B1896" w:rsidRDefault="00AB681D" w:rsidP="00AB681D">
      <w:pPr>
        <w:pStyle w:val="ListParagraph"/>
        <w:widowControl w:val="0"/>
        <w:adjustRightInd/>
        <w:snapToGrid/>
        <w:ind w:leftChars="386" w:left="849"/>
        <w:jc w:val="left"/>
        <w:rPr>
          <w:rFonts w:cs="Arial"/>
          <w:lang w:eastAsia="zh-HK"/>
        </w:rPr>
      </w:pPr>
      <w:r w:rsidRPr="008B1896">
        <w:rPr>
          <w:rFonts w:cs="Arial"/>
          <w:lang w:eastAsia="zh-HK"/>
        </w:rPr>
        <w:t xml:space="preserve">    }</w:t>
      </w:r>
    </w:p>
    <w:p w14:paraId="0493818A" w14:textId="77777777" w:rsidR="004F6F45" w:rsidRPr="008B1896" w:rsidRDefault="004F6F45" w:rsidP="004F6F45">
      <w:pPr>
        <w:widowControl w:val="0"/>
        <w:adjustRightInd/>
        <w:snapToGrid/>
        <w:ind w:firstLine="851"/>
        <w:jc w:val="left"/>
        <w:rPr>
          <w:rFonts w:cs="Arial"/>
          <w:lang w:eastAsia="zh-HK"/>
        </w:rPr>
      </w:pPr>
      <w:r w:rsidRPr="008B1896">
        <w:rPr>
          <w:rFonts w:cs="Arial"/>
          <w:lang w:eastAsia="zh-HK"/>
        </w:rPr>
        <w:t>}</w:t>
      </w:r>
    </w:p>
    <w:p w14:paraId="7CD3265A" w14:textId="2A73835C" w:rsidR="00B9386A" w:rsidRPr="002D7C93" w:rsidRDefault="009D6ECD" w:rsidP="00601154">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2E67E9" w:rsidRPr="008B1896">
        <w:rPr>
          <w:rFonts w:cs="Arial"/>
          <w:bCs/>
          <w:lang w:eastAsia="zh-HK"/>
        </w:rPr>
        <w:t xml:space="preserve">BOSS may update the booking information or cancel the booking and therefore BOSS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修改第三方预约信息</w:t>
      </w:r>
      <w:r w:rsidR="002E67E9" w:rsidRPr="008B1896">
        <w:rPr>
          <w:rFonts w:cs="Arial"/>
          <w:bCs/>
          <w:lang w:eastAsia="zh-HK"/>
        </w:rPr>
        <w:t xml:space="preserve"> through </w:t>
      </w:r>
      <w:r w:rsidR="002E67E9" w:rsidRPr="002D7C93">
        <w:rPr>
          <w:rFonts w:cs="Arial"/>
          <w:b/>
          <w:i/>
          <w:iCs/>
          <w:lang w:eastAsia="zh-HK"/>
        </w:rPr>
        <w:t>APS API - BOSS Request Change Booking Information (INT-</w:t>
      </w:r>
      <w:r w:rsidR="00B53308" w:rsidRPr="00B53B73">
        <w:rPr>
          <w:rFonts w:cs="Arial"/>
          <w:b/>
          <w:i/>
          <w:iCs/>
          <w:lang w:eastAsia="zh-HK"/>
        </w:rPr>
        <w:t>BOSS-</w:t>
      </w:r>
      <w:r w:rsidR="002E67E9" w:rsidRPr="002D7C93">
        <w:rPr>
          <w:rFonts w:cs="Arial"/>
          <w:b/>
          <w:i/>
          <w:iCs/>
          <w:lang w:eastAsia="zh-HK"/>
        </w:rPr>
        <w:t>APS-002)</w:t>
      </w:r>
      <w:r w:rsidR="002E67E9" w:rsidRPr="008B1896">
        <w:rPr>
          <w:rFonts w:cs="Arial"/>
          <w:bCs/>
          <w:lang w:eastAsia="zh-HK"/>
        </w:rPr>
        <w:t xml:space="preserve"> to inform MPS these changes.</w:t>
      </w:r>
    </w:p>
    <w:p w14:paraId="110DAEFD" w14:textId="77777777" w:rsidR="00383AA9" w:rsidRPr="008B1896" w:rsidRDefault="00383AA9" w:rsidP="00601154">
      <w:pPr>
        <w:pStyle w:val="ListParagraph"/>
        <w:widowControl w:val="0"/>
        <w:adjustRightInd/>
        <w:snapToGrid/>
        <w:ind w:leftChars="0" w:left="960"/>
        <w:jc w:val="left"/>
        <w:rPr>
          <w:rFonts w:cs="Arial"/>
          <w:b/>
          <w:lang w:eastAsia="zh-HK"/>
        </w:rPr>
      </w:pPr>
    </w:p>
    <w:p w14:paraId="6F64DA34" w14:textId="7D0D0DBA" w:rsidR="00383AA9" w:rsidRPr="002D7C93" w:rsidRDefault="00383AA9" w:rsidP="00383AA9">
      <w:pPr>
        <w:pStyle w:val="Heading3"/>
        <w:rPr>
          <w:lang w:eastAsia="zh-HK"/>
        </w:rPr>
      </w:pPr>
      <w:bookmarkStart w:id="1229" w:name="_Toc188888831"/>
      <w:r w:rsidRPr="008B1896">
        <w:rPr>
          <w:lang w:eastAsia="zh-HK"/>
        </w:rPr>
        <w:t xml:space="preserve">CPVACS Notify MPS </w:t>
      </w:r>
      <w:r w:rsidR="006C0448" w:rsidRPr="008B1896">
        <w:rPr>
          <w:lang w:eastAsia="zh-HK"/>
        </w:rPr>
        <w:t>Intercom</w:t>
      </w:r>
      <w:r w:rsidRPr="008B1896">
        <w:rPr>
          <w:lang w:eastAsia="zh-HK"/>
        </w:rPr>
        <w:t xml:space="preserve"> Turned </w:t>
      </w:r>
      <w:r w:rsidR="00822EE8" w:rsidRPr="008B1896">
        <w:rPr>
          <w:lang w:val="en-HK" w:eastAsia="zh-HK"/>
        </w:rPr>
        <w:t>o</w:t>
      </w:r>
      <w:r w:rsidRPr="008B1896">
        <w:rPr>
          <w:lang w:eastAsia="zh-HK"/>
        </w:rPr>
        <w:t>n at Cabin Door</w:t>
      </w:r>
      <w:bookmarkEnd w:id="1229"/>
    </w:p>
    <w:p w14:paraId="0B13E98A" w14:textId="02E51B47" w:rsidR="00383AA9" w:rsidRPr="008B1896" w:rsidRDefault="00383AA9" w:rsidP="00383AA9">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00D86D47" w:rsidRPr="008B1896">
        <w:rPr>
          <w:rFonts w:cs="Arial"/>
          <w:lang w:eastAsia="zh-HK"/>
        </w:rPr>
        <w:t>notify</w:t>
      </w:r>
      <w:r w:rsidRPr="008B1896">
        <w:rPr>
          <w:rFonts w:cs="Arial"/>
          <w:lang w:eastAsia="zh-HK"/>
        </w:rPr>
        <w:t>MPS</w:t>
      </w:r>
      <w:r w:rsidR="006C0448" w:rsidRPr="008B1896">
        <w:rPr>
          <w:rFonts w:cs="Arial"/>
          <w:lang w:eastAsia="zh-HK"/>
        </w:rPr>
        <w:t>Inter</w:t>
      </w:r>
      <w:r w:rsidR="00D86D47" w:rsidRPr="008B1896">
        <w:rPr>
          <w:rFonts w:cs="Arial"/>
          <w:lang w:eastAsia="zh-HK"/>
        </w:rPr>
        <w:t>comTurnedOn</w:t>
      </w:r>
      <w:proofErr w:type="spellEnd"/>
    </w:p>
    <w:p w14:paraId="15F3154C" w14:textId="77777777" w:rsidR="00383AA9" w:rsidRPr="008B1896" w:rsidRDefault="00383AA9" w:rsidP="00383AA9">
      <w:pPr>
        <w:pStyle w:val="ListParagraph"/>
        <w:widowControl w:val="0"/>
        <w:adjustRightInd/>
        <w:snapToGrid/>
        <w:ind w:leftChars="0" w:left="960"/>
        <w:jc w:val="left"/>
        <w:rPr>
          <w:rFonts w:cs="Arial"/>
          <w:lang w:eastAsia="zh-HK"/>
        </w:rPr>
      </w:pPr>
      <w:r w:rsidRPr="008B1896">
        <w:rPr>
          <w:rFonts w:cs="Arial"/>
          <w:lang w:eastAsia="zh-HK"/>
        </w:rPr>
        <w:t>Method: Post</w:t>
      </w:r>
    </w:p>
    <w:p w14:paraId="2984C6FF" w14:textId="77777777" w:rsidR="00383AA9" w:rsidRPr="008B1896" w:rsidRDefault="00383AA9" w:rsidP="00383AA9">
      <w:pPr>
        <w:pStyle w:val="ListParagraph"/>
        <w:ind w:leftChars="0" w:left="960"/>
        <w:rPr>
          <w:rFonts w:eastAsiaTheme="minorEastAsia" w:cs="Arial"/>
          <w:lang w:eastAsia="zh-HK"/>
        </w:rPr>
      </w:pPr>
      <w:r w:rsidRPr="008B1896">
        <w:rPr>
          <w:rFonts w:eastAsiaTheme="minorEastAsia" w:cs="Arial"/>
          <w:lang w:eastAsia="zh-HK"/>
        </w:rPr>
        <w:lastRenderedPageBreak/>
        <w:t>Content-Type: JSON</w:t>
      </w:r>
    </w:p>
    <w:p w14:paraId="65D2FBED" w14:textId="77777777" w:rsidR="00383AA9" w:rsidRPr="008B1896" w:rsidRDefault="00383AA9" w:rsidP="00383AA9">
      <w:pPr>
        <w:pStyle w:val="ListParagraph"/>
        <w:ind w:leftChars="0" w:left="960"/>
        <w:rPr>
          <w:rFonts w:eastAsiaTheme="minorEastAsia" w:cs="Arial"/>
          <w:lang w:eastAsia="zh-HK"/>
        </w:rPr>
      </w:pPr>
      <w:r w:rsidRPr="008B1896">
        <w:rPr>
          <w:rFonts w:cs="Arial"/>
        </w:rPr>
        <w:t>Authorization: Bearer</w:t>
      </w:r>
    </w:p>
    <w:p w14:paraId="6A17A463" w14:textId="77777777" w:rsidR="00383AA9" w:rsidRPr="008B1896" w:rsidRDefault="00383AA9" w:rsidP="00383AA9">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5"/>
        <w:gridCol w:w="2178"/>
        <w:gridCol w:w="3203"/>
      </w:tblGrid>
      <w:tr w:rsidR="008B1896" w:rsidRPr="008B1896" w14:paraId="6C152237" w14:textId="77777777" w:rsidTr="007B5256">
        <w:tc>
          <w:tcPr>
            <w:tcW w:w="2675" w:type="dxa"/>
          </w:tcPr>
          <w:p w14:paraId="280A5C62" w14:textId="77777777" w:rsidR="00383AA9" w:rsidRPr="008B1896" w:rsidRDefault="00383AA9" w:rsidP="007B5256">
            <w:pPr>
              <w:pStyle w:val="ListParagraph"/>
              <w:ind w:leftChars="0" w:left="0"/>
              <w:rPr>
                <w:rFonts w:cs="Arial"/>
                <w:b/>
                <w:lang w:eastAsia="zh-HK"/>
              </w:rPr>
            </w:pPr>
            <w:r w:rsidRPr="008B1896">
              <w:rPr>
                <w:rFonts w:cs="Arial"/>
                <w:b/>
                <w:lang w:eastAsia="zh-HK"/>
              </w:rPr>
              <w:t>Field</w:t>
            </w:r>
          </w:p>
        </w:tc>
        <w:tc>
          <w:tcPr>
            <w:tcW w:w="2178" w:type="dxa"/>
          </w:tcPr>
          <w:p w14:paraId="3086DD17" w14:textId="77777777" w:rsidR="00383AA9" w:rsidRPr="008B1896" w:rsidRDefault="00383AA9" w:rsidP="007B5256">
            <w:pPr>
              <w:pStyle w:val="ListParagraph"/>
              <w:ind w:leftChars="0" w:left="0"/>
              <w:rPr>
                <w:rFonts w:cs="Arial"/>
                <w:b/>
                <w:lang w:eastAsia="zh-HK"/>
              </w:rPr>
            </w:pPr>
            <w:r w:rsidRPr="008B1896">
              <w:rPr>
                <w:rFonts w:cs="Arial"/>
                <w:b/>
                <w:lang w:eastAsia="zh-HK"/>
              </w:rPr>
              <w:t>Type</w:t>
            </w:r>
          </w:p>
        </w:tc>
        <w:tc>
          <w:tcPr>
            <w:tcW w:w="3203" w:type="dxa"/>
          </w:tcPr>
          <w:p w14:paraId="40DC8BC1" w14:textId="77777777" w:rsidR="00383AA9" w:rsidRPr="008B1896" w:rsidRDefault="00383AA9" w:rsidP="007B5256">
            <w:pPr>
              <w:pStyle w:val="ListParagraph"/>
              <w:ind w:leftChars="0" w:left="0"/>
              <w:rPr>
                <w:rFonts w:cs="Arial"/>
                <w:b/>
                <w:lang w:eastAsia="zh-HK"/>
              </w:rPr>
            </w:pPr>
            <w:r w:rsidRPr="008B1896">
              <w:rPr>
                <w:rFonts w:cs="Arial"/>
                <w:b/>
                <w:lang w:eastAsia="zh-HK"/>
              </w:rPr>
              <w:t>Description</w:t>
            </w:r>
          </w:p>
        </w:tc>
      </w:tr>
      <w:tr w:rsidR="008B1896" w:rsidRPr="008B1896" w14:paraId="748378A7" w14:textId="77777777" w:rsidTr="007B5256">
        <w:tc>
          <w:tcPr>
            <w:tcW w:w="2675" w:type="dxa"/>
          </w:tcPr>
          <w:p w14:paraId="15E1FA4F" w14:textId="18C952F8" w:rsidR="0019351F" w:rsidRPr="008B1896" w:rsidRDefault="0019351F" w:rsidP="0019351F">
            <w:pPr>
              <w:pStyle w:val="ListParagraph"/>
              <w:ind w:leftChars="0" w:left="0"/>
              <w:rPr>
                <w:rFonts w:cs="Arial"/>
                <w:lang w:eastAsia="zh-HK"/>
              </w:rPr>
            </w:pPr>
            <w:proofErr w:type="spellStart"/>
            <w:r w:rsidRPr="008B1896">
              <w:rPr>
                <w:rFonts w:cs="Arial"/>
                <w:lang w:eastAsia="zh-HK"/>
              </w:rPr>
              <w:t>deviceId</w:t>
            </w:r>
            <w:proofErr w:type="spellEnd"/>
          </w:p>
        </w:tc>
        <w:tc>
          <w:tcPr>
            <w:tcW w:w="2178" w:type="dxa"/>
          </w:tcPr>
          <w:p w14:paraId="194C7535" w14:textId="7E80B953" w:rsidR="0019351F" w:rsidRPr="008B1896" w:rsidRDefault="0019351F" w:rsidP="0019351F">
            <w:pPr>
              <w:pStyle w:val="ListParagraph"/>
              <w:ind w:leftChars="0" w:left="0"/>
              <w:rPr>
                <w:rFonts w:cs="Arial"/>
                <w:lang w:eastAsia="zh-HK"/>
              </w:rPr>
            </w:pPr>
            <w:r w:rsidRPr="008B1896">
              <w:rPr>
                <w:rFonts w:cs="Arial"/>
                <w:lang w:eastAsia="zh-HK"/>
              </w:rPr>
              <w:t>String</w:t>
            </w:r>
          </w:p>
        </w:tc>
        <w:tc>
          <w:tcPr>
            <w:tcW w:w="3203" w:type="dxa"/>
          </w:tcPr>
          <w:p w14:paraId="253927D4" w14:textId="2B529F10" w:rsidR="0019351F" w:rsidRPr="008B1896" w:rsidRDefault="0019351F" w:rsidP="0019351F">
            <w:pPr>
              <w:pStyle w:val="ListParagraph"/>
              <w:ind w:leftChars="0" w:left="0"/>
              <w:rPr>
                <w:rFonts w:eastAsiaTheme="minorEastAsia" w:cs="Arial"/>
                <w:lang w:eastAsia="zh-HK"/>
              </w:rPr>
            </w:pPr>
            <w:r w:rsidRPr="008B1896">
              <w:rPr>
                <w:rFonts w:eastAsiaTheme="minorEastAsia" w:cs="Arial"/>
                <w:lang w:eastAsia="zh-HK"/>
              </w:rPr>
              <w:t>Device ID</w:t>
            </w:r>
          </w:p>
        </w:tc>
      </w:tr>
      <w:tr w:rsidR="008B1896" w:rsidRPr="008B1896" w14:paraId="2C01209A" w14:textId="77777777" w:rsidTr="007B5256">
        <w:tc>
          <w:tcPr>
            <w:tcW w:w="2675" w:type="dxa"/>
          </w:tcPr>
          <w:p w14:paraId="0AF9AEFE" w14:textId="1BA30489" w:rsidR="0019351F" w:rsidRPr="008B1896" w:rsidRDefault="0019351F" w:rsidP="0019351F">
            <w:pPr>
              <w:pStyle w:val="ListParagraph"/>
              <w:ind w:leftChars="0" w:left="0"/>
              <w:rPr>
                <w:rFonts w:cs="Arial"/>
                <w:lang w:eastAsia="zh-HK"/>
              </w:rPr>
            </w:pPr>
            <w:proofErr w:type="spellStart"/>
            <w:r w:rsidRPr="008B1896">
              <w:rPr>
                <w:rFonts w:cs="Arial"/>
                <w:lang w:eastAsia="zh-HK"/>
              </w:rPr>
              <w:t>cabinId</w:t>
            </w:r>
            <w:proofErr w:type="spellEnd"/>
          </w:p>
        </w:tc>
        <w:tc>
          <w:tcPr>
            <w:tcW w:w="2178" w:type="dxa"/>
          </w:tcPr>
          <w:p w14:paraId="27BB03F1" w14:textId="57F1B95C" w:rsidR="0019351F" w:rsidRPr="008B1896" w:rsidRDefault="0019351F" w:rsidP="0019351F">
            <w:pPr>
              <w:pStyle w:val="ListParagraph"/>
              <w:ind w:leftChars="0" w:left="0"/>
              <w:rPr>
                <w:rFonts w:cs="Arial"/>
                <w:lang w:eastAsia="zh-HK"/>
              </w:rPr>
            </w:pPr>
            <w:r w:rsidRPr="008B1896">
              <w:rPr>
                <w:rFonts w:cs="Arial"/>
                <w:lang w:eastAsia="zh-HK"/>
              </w:rPr>
              <w:t>String</w:t>
            </w:r>
          </w:p>
        </w:tc>
        <w:tc>
          <w:tcPr>
            <w:tcW w:w="3203" w:type="dxa"/>
          </w:tcPr>
          <w:p w14:paraId="4C92FAD5" w14:textId="6F60E419" w:rsidR="0019351F" w:rsidRPr="008B1896" w:rsidRDefault="0019351F" w:rsidP="0019351F">
            <w:pPr>
              <w:pStyle w:val="ListParagraph"/>
              <w:ind w:leftChars="0" w:left="0"/>
              <w:rPr>
                <w:rFonts w:eastAsiaTheme="minorEastAsia" w:cs="Arial"/>
                <w:lang w:eastAsia="zh-HK"/>
              </w:rPr>
            </w:pPr>
            <w:r w:rsidRPr="008B1896">
              <w:rPr>
                <w:rFonts w:eastAsiaTheme="minorEastAsia" w:cs="Arial"/>
                <w:lang w:eastAsia="zh-HK"/>
              </w:rPr>
              <w:t>Cabin ID</w:t>
            </w:r>
          </w:p>
        </w:tc>
      </w:tr>
      <w:tr w:rsidR="008B1896" w:rsidRPr="008B1896" w14:paraId="037FEECD" w14:textId="77777777" w:rsidTr="007B5256">
        <w:tc>
          <w:tcPr>
            <w:tcW w:w="2675" w:type="dxa"/>
          </w:tcPr>
          <w:p w14:paraId="0B098B61" w14:textId="21AEE1CF" w:rsidR="0019351F" w:rsidRPr="008B1896" w:rsidRDefault="0019351F" w:rsidP="0019351F">
            <w:pPr>
              <w:pStyle w:val="ListParagraph"/>
              <w:ind w:leftChars="0" w:left="0"/>
              <w:rPr>
                <w:rFonts w:cs="Arial"/>
                <w:lang w:eastAsia="zh-HK"/>
              </w:rPr>
            </w:pPr>
            <w:proofErr w:type="spellStart"/>
            <w:r w:rsidRPr="008B1896">
              <w:rPr>
                <w:rFonts w:cs="Arial"/>
                <w:lang w:eastAsia="zh-HK"/>
              </w:rPr>
              <w:t>turnOnDatetime</w:t>
            </w:r>
            <w:proofErr w:type="spellEnd"/>
          </w:p>
        </w:tc>
        <w:tc>
          <w:tcPr>
            <w:tcW w:w="2178" w:type="dxa"/>
          </w:tcPr>
          <w:p w14:paraId="0834B2CD" w14:textId="77777777" w:rsidR="0019351F" w:rsidRPr="008B1896" w:rsidRDefault="0019351F" w:rsidP="0019351F">
            <w:pPr>
              <w:pStyle w:val="ListParagraph"/>
              <w:ind w:leftChars="0" w:left="0"/>
              <w:rPr>
                <w:rFonts w:cs="Arial"/>
                <w:lang w:eastAsia="zh-HK"/>
              </w:rPr>
            </w:pPr>
            <w:r w:rsidRPr="008B1896">
              <w:rPr>
                <w:rFonts w:cs="Arial"/>
                <w:lang w:eastAsia="zh-HK"/>
              </w:rPr>
              <w:t>String</w:t>
            </w:r>
          </w:p>
        </w:tc>
        <w:tc>
          <w:tcPr>
            <w:tcW w:w="3203" w:type="dxa"/>
          </w:tcPr>
          <w:p w14:paraId="68BC1C8A" w14:textId="77777777" w:rsidR="0019351F" w:rsidRPr="008B1896" w:rsidRDefault="0019351F" w:rsidP="0019351F">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139FD192" w14:textId="4F80D1FF" w:rsidR="0019351F" w:rsidRPr="008B1896" w:rsidRDefault="0019351F" w:rsidP="0019351F">
            <w:pPr>
              <w:pStyle w:val="ListParagraph"/>
              <w:ind w:leftChars="0" w:left="0"/>
              <w:rPr>
                <w:rFonts w:eastAsiaTheme="minorEastAsia" w:cs="Arial"/>
                <w:lang w:eastAsia="zh-HK"/>
              </w:rPr>
            </w:pPr>
            <w:r w:rsidRPr="008B1896">
              <w:rPr>
                <w:rFonts w:cs="Arial"/>
                <w:shd w:val="clear" w:color="auto" w:fill="FFFFFF"/>
              </w:rPr>
              <w:t xml:space="preserve">Datetime of Turn </w:t>
            </w:r>
            <w:proofErr w:type="gramStart"/>
            <w:r w:rsidRPr="008B1896">
              <w:rPr>
                <w:rFonts w:cs="Arial"/>
                <w:shd w:val="clear" w:color="auto" w:fill="FFFFFF"/>
              </w:rPr>
              <w:t>On</w:t>
            </w:r>
            <w:proofErr w:type="gramEnd"/>
            <w:r w:rsidRPr="008B1896">
              <w:rPr>
                <w:rFonts w:cs="Arial"/>
                <w:shd w:val="clear" w:color="auto" w:fill="FFFFFF"/>
              </w:rPr>
              <w:t xml:space="preserve"> the </w:t>
            </w:r>
            <w:r w:rsidR="006C0448" w:rsidRPr="008B1896">
              <w:rPr>
                <w:rFonts w:cs="Arial"/>
                <w:shd w:val="clear" w:color="auto" w:fill="FFFFFF"/>
              </w:rPr>
              <w:t>Inter</w:t>
            </w:r>
            <w:r w:rsidRPr="008B1896">
              <w:rPr>
                <w:rFonts w:cs="Arial"/>
                <w:shd w:val="clear" w:color="auto" w:fill="FFFFFF"/>
              </w:rPr>
              <w:t>com</w:t>
            </w:r>
          </w:p>
        </w:tc>
      </w:tr>
    </w:tbl>
    <w:p w14:paraId="70841330" w14:textId="77777777" w:rsidR="00383AA9" w:rsidRPr="008B1896" w:rsidRDefault="00383AA9" w:rsidP="00383AA9">
      <w:pPr>
        <w:pStyle w:val="ListParagraph"/>
        <w:ind w:left="440" w:firstLine="411"/>
        <w:rPr>
          <w:rFonts w:cs="Arial"/>
          <w:lang w:eastAsia="zh-HK"/>
        </w:rPr>
      </w:pPr>
    </w:p>
    <w:p w14:paraId="15E1078F" w14:textId="77777777" w:rsidR="00383AA9" w:rsidRPr="008B1896" w:rsidRDefault="00383AA9" w:rsidP="00383AA9">
      <w:pPr>
        <w:pStyle w:val="ListParagraph"/>
        <w:ind w:left="440" w:firstLine="411"/>
        <w:rPr>
          <w:rFonts w:cs="Arial"/>
          <w:lang w:eastAsia="zh-HK"/>
        </w:rPr>
      </w:pPr>
      <w:r w:rsidRPr="008B1896">
        <w:rPr>
          <w:rFonts w:cs="Arial"/>
          <w:lang w:eastAsia="zh-HK"/>
        </w:rPr>
        <w:t>{</w:t>
      </w:r>
    </w:p>
    <w:p w14:paraId="74EBBACF" w14:textId="01EAF866" w:rsidR="00383AA9" w:rsidRPr="008B1896" w:rsidRDefault="00383AA9" w:rsidP="00383AA9">
      <w:pPr>
        <w:pStyle w:val="ListParagraph"/>
        <w:ind w:left="440" w:firstLine="411"/>
        <w:rPr>
          <w:rFonts w:cs="Arial"/>
          <w:lang w:eastAsia="zh-HK"/>
        </w:rPr>
      </w:pPr>
      <w:r w:rsidRPr="008B1896">
        <w:rPr>
          <w:rFonts w:cs="Arial"/>
          <w:lang w:eastAsia="zh-HK"/>
        </w:rPr>
        <w:t xml:space="preserve">     "</w:t>
      </w:r>
      <w:r w:rsidR="0019351F" w:rsidRPr="008B1896">
        <w:rPr>
          <w:rFonts w:cs="Arial"/>
          <w:lang w:eastAsia="zh-HK"/>
        </w:rPr>
        <w:t>device</w:t>
      </w:r>
      <w:r w:rsidRPr="008B1896">
        <w:rPr>
          <w:rFonts w:cs="Arial"/>
          <w:lang w:eastAsia="zh-HK"/>
        </w:rPr>
        <w:t>Id":"</w:t>
      </w:r>
      <w:r w:rsidR="0019351F" w:rsidRPr="008B1896">
        <w:rPr>
          <w:rFonts w:cs="Arial"/>
          <w:lang w:eastAsia="zh-HK"/>
        </w:rPr>
        <w:t>D</w:t>
      </w:r>
      <w:r w:rsidRPr="008B1896">
        <w:rPr>
          <w:rFonts w:cs="Arial"/>
          <w:lang w:eastAsia="zh-HK"/>
        </w:rPr>
        <w:t>01",</w:t>
      </w:r>
    </w:p>
    <w:p w14:paraId="7095A866" w14:textId="3A2F8A70" w:rsidR="00383AA9" w:rsidRPr="008B1896" w:rsidRDefault="00383AA9" w:rsidP="002D7C93">
      <w:pPr>
        <w:pStyle w:val="ListParagraph"/>
        <w:ind w:left="440" w:firstLine="411"/>
        <w:rPr>
          <w:rFonts w:cs="Arial"/>
          <w:lang w:eastAsia="zh-HK"/>
        </w:rPr>
      </w:pPr>
      <w:r w:rsidRPr="008B1896">
        <w:rPr>
          <w:rFonts w:cs="Arial"/>
          <w:lang w:eastAsia="zh-HK"/>
        </w:rPr>
        <w:t xml:space="preserve">     "</w:t>
      </w:r>
      <w:r w:rsidR="0019351F" w:rsidRPr="008B1896">
        <w:rPr>
          <w:rFonts w:cs="Arial"/>
          <w:lang w:eastAsia="zh-HK"/>
        </w:rPr>
        <w:t>cabinId</w:t>
      </w:r>
      <w:r w:rsidRPr="008B1896">
        <w:rPr>
          <w:rFonts w:cs="Arial"/>
          <w:lang w:eastAsia="zh-HK"/>
        </w:rPr>
        <w:t>":"</w:t>
      </w:r>
      <w:r w:rsidR="0019351F" w:rsidRPr="008B1896">
        <w:rPr>
          <w:rFonts w:cs="Arial"/>
          <w:lang w:eastAsia="zh-HK"/>
        </w:rPr>
        <w:t>C01</w:t>
      </w:r>
      <w:r w:rsidRPr="008B1896">
        <w:rPr>
          <w:rFonts w:cs="Arial"/>
          <w:lang w:eastAsia="zh-HK"/>
        </w:rPr>
        <w:t>",</w:t>
      </w:r>
    </w:p>
    <w:p w14:paraId="386A4951" w14:textId="5F2DBD4D" w:rsidR="00383AA9" w:rsidRPr="008B1896" w:rsidRDefault="00383AA9" w:rsidP="00383AA9">
      <w:pPr>
        <w:pStyle w:val="ListParagraph"/>
        <w:ind w:left="440" w:firstLine="411"/>
        <w:rPr>
          <w:rFonts w:cs="Arial"/>
          <w:lang w:eastAsia="zh-HK"/>
        </w:rPr>
      </w:pPr>
      <w:r w:rsidRPr="008B1896">
        <w:rPr>
          <w:rFonts w:cs="Arial"/>
          <w:lang w:eastAsia="zh-HK"/>
        </w:rPr>
        <w:t xml:space="preserve">     "</w:t>
      </w:r>
      <w:r w:rsidR="0019351F" w:rsidRPr="008B1896">
        <w:rPr>
          <w:rFonts w:cs="Arial"/>
          <w:lang w:eastAsia="zh-HK"/>
        </w:rPr>
        <w:t>turnOnDatetime</w:t>
      </w:r>
      <w:r w:rsidRPr="008B1896">
        <w:rPr>
          <w:rFonts w:cs="Arial"/>
          <w:lang w:eastAsia="zh-HK"/>
        </w:rPr>
        <w:t>":”2024-01-01 23:00:00”</w:t>
      </w:r>
    </w:p>
    <w:p w14:paraId="608B706E" w14:textId="77777777" w:rsidR="00383AA9" w:rsidRPr="008B1896" w:rsidRDefault="00383AA9" w:rsidP="00383AA9">
      <w:pPr>
        <w:ind w:firstLine="851"/>
        <w:rPr>
          <w:rFonts w:cs="Arial"/>
          <w:lang w:eastAsia="zh-HK"/>
        </w:rPr>
      </w:pPr>
      <w:r w:rsidRPr="008B1896">
        <w:rPr>
          <w:rFonts w:cs="Arial"/>
          <w:lang w:eastAsia="zh-HK"/>
        </w:rPr>
        <w:t>}</w:t>
      </w:r>
    </w:p>
    <w:p w14:paraId="60651B27" w14:textId="77777777" w:rsidR="00383AA9" w:rsidRPr="008B1896" w:rsidRDefault="00383AA9" w:rsidP="00383AA9">
      <w:pPr>
        <w:ind w:firstLine="851"/>
        <w:rPr>
          <w:rFonts w:cs="Arial"/>
          <w:lang w:eastAsia="zh-HK"/>
        </w:rPr>
      </w:pPr>
    </w:p>
    <w:p w14:paraId="21CF964A" w14:textId="77777777" w:rsidR="00383AA9" w:rsidRPr="008B1896" w:rsidRDefault="00383AA9" w:rsidP="00383AA9">
      <w:pPr>
        <w:pStyle w:val="ListParagraph"/>
        <w:ind w:leftChars="0" w:left="960"/>
        <w:rPr>
          <w:rFonts w:cs="Arial"/>
          <w:lang w:eastAsia="zh-HK"/>
        </w:rPr>
      </w:pPr>
      <w:r w:rsidRPr="008B1896">
        <w:rPr>
          <w:rFonts w:cs="Arial"/>
          <w:lang w:eastAsia="zh-HK"/>
        </w:rPr>
        <w:t>Response</w:t>
      </w:r>
    </w:p>
    <w:p w14:paraId="33C556AC" w14:textId="77777777" w:rsidR="00383AA9" w:rsidRPr="008B1896" w:rsidRDefault="00383AA9" w:rsidP="00383AA9">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8B1896" w:rsidRPr="008B1896" w14:paraId="6CA15368" w14:textId="77777777" w:rsidTr="007B5256">
        <w:tc>
          <w:tcPr>
            <w:tcW w:w="2720" w:type="dxa"/>
          </w:tcPr>
          <w:p w14:paraId="349ACA65" w14:textId="77777777" w:rsidR="00383AA9" w:rsidRPr="008B1896" w:rsidRDefault="00383AA9" w:rsidP="007B5256">
            <w:pPr>
              <w:pStyle w:val="ListParagraph"/>
              <w:ind w:leftChars="0" w:left="0"/>
              <w:rPr>
                <w:rFonts w:cs="Arial"/>
                <w:b/>
                <w:lang w:eastAsia="zh-HK"/>
              </w:rPr>
            </w:pPr>
            <w:r w:rsidRPr="008B1896">
              <w:rPr>
                <w:rFonts w:cs="Arial"/>
                <w:b/>
                <w:lang w:eastAsia="zh-HK"/>
              </w:rPr>
              <w:t>Field</w:t>
            </w:r>
          </w:p>
        </w:tc>
        <w:tc>
          <w:tcPr>
            <w:tcW w:w="2158" w:type="dxa"/>
          </w:tcPr>
          <w:p w14:paraId="31534A3A" w14:textId="77777777" w:rsidR="00383AA9" w:rsidRPr="008B1896" w:rsidRDefault="00383AA9" w:rsidP="007B5256">
            <w:pPr>
              <w:pStyle w:val="ListParagraph"/>
              <w:ind w:leftChars="0" w:left="0"/>
              <w:rPr>
                <w:rFonts w:cs="Arial"/>
                <w:b/>
                <w:lang w:eastAsia="zh-HK"/>
              </w:rPr>
            </w:pPr>
            <w:r w:rsidRPr="008B1896">
              <w:rPr>
                <w:rFonts w:cs="Arial"/>
                <w:b/>
                <w:lang w:eastAsia="zh-HK"/>
              </w:rPr>
              <w:t>Type</w:t>
            </w:r>
          </w:p>
        </w:tc>
        <w:tc>
          <w:tcPr>
            <w:tcW w:w="3178" w:type="dxa"/>
          </w:tcPr>
          <w:p w14:paraId="63535C20" w14:textId="77777777" w:rsidR="00383AA9" w:rsidRPr="008B1896" w:rsidRDefault="00383AA9" w:rsidP="007B5256">
            <w:pPr>
              <w:pStyle w:val="ListParagraph"/>
              <w:ind w:leftChars="0" w:left="0"/>
              <w:rPr>
                <w:rFonts w:cs="Arial"/>
                <w:b/>
                <w:lang w:eastAsia="zh-HK"/>
              </w:rPr>
            </w:pPr>
            <w:r w:rsidRPr="008B1896">
              <w:rPr>
                <w:rFonts w:cs="Arial"/>
                <w:b/>
                <w:lang w:eastAsia="zh-HK"/>
              </w:rPr>
              <w:t>Description</w:t>
            </w:r>
          </w:p>
        </w:tc>
      </w:tr>
      <w:tr w:rsidR="008B1896" w:rsidRPr="008B1896" w14:paraId="4BD1BC62" w14:textId="77777777" w:rsidTr="007B5256">
        <w:tc>
          <w:tcPr>
            <w:tcW w:w="2720" w:type="dxa"/>
          </w:tcPr>
          <w:p w14:paraId="3AF76D4F" w14:textId="77777777" w:rsidR="00383AA9" w:rsidRPr="008B1896" w:rsidRDefault="00383AA9"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412936BB" w14:textId="77777777" w:rsidR="00383AA9" w:rsidRPr="008B1896" w:rsidRDefault="00383AA9" w:rsidP="007B5256">
            <w:pPr>
              <w:pStyle w:val="ListParagraph"/>
              <w:ind w:leftChars="0" w:left="0"/>
              <w:rPr>
                <w:rFonts w:cs="Arial"/>
                <w:lang w:eastAsia="zh-HK"/>
              </w:rPr>
            </w:pPr>
            <w:r w:rsidRPr="008B1896">
              <w:rPr>
                <w:rFonts w:cs="Arial"/>
                <w:lang w:eastAsia="zh-HK"/>
              </w:rPr>
              <w:t>Number</w:t>
            </w:r>
          </w:p>
        </w:tc>
        <w:tc>
          <w:tcPr>
            <w:tcW w:w="3178" w:type="dxa"/>
          </w:tcPr>
          <w:p w14:paraId="65258543" w14:textId="77777777" w:rsidR="00383AA9" w:rsidRPr="008B1896" w:rsidRDefault="00383AA9" w:rsidP="007B5256">
            <w:pPr>
              <w:pStyle w:val="ListParagraph"/>
              <w:ind w:leftChars="0" w:left="0"/>
              <w:rPr>
                <w:rFonts w:eastAsiaTheme="minorEastAsia" w:cs="Arial"/>
                <w:lang w:eastAsia="zh-HK"/>
              </w:rPr>
            </w:pPr>
            <w:r w:rsidRPr="008B1896">
              <w:rPr>
                <w:rFonts w:eastAsiaTheme="minorEastAsia" w:cs="Arial"/>
                <w:lang w:eastAsia="zh-HK"/>
              </w:rPr>
              <w:t>0 - fail</w:t>
            </w:r>
          </w:p>
          <w:p w14:paraId="6B7659AB" w14:textId="77777777" w:rsidR="00383AA9" w:rsidRPr="008B1896" w:rsidRDefault="00383AA9"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58F02FAC" w14:textId="77777777" w:rsidTr="007B5256">
        <w:tc>
          <w:tcPr>
            <w:tcW w:w="2720" w:type="dxa"/>
          </w:tcPr>
          <w:p w14:paraId="562CB4D1" w14:textId="77777777" w:rsidR="00383AA9" w:rsidRPr="008B1896" w:rsidRDefault="00383AA9"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0C21A81F" w14:textId="77777777" w:rsidR="00383AA9" w:rsidRPr="008B1896" w:rsidRDefault="00383AA9" w:rsidP="007B5256">
            <w:pPr>
              <w:pStyle w:val="ListParagraph"/>
              <w:ind w:leftChars="0" w:left="0"/>
              <w:rPr>
                <w:rFonts w:cs="Arial"/>
                <w:lang w:eastAsia="zh-HK"/>
              </w:rPr>
            </w:pPr>
            <w:r w:rsidRPr="008B1896">
              <w:rPr>
                <w:rFonts w:cs="Arial"/>
                <w:lang w:eastAsia="zh-HK"/>
              </w:rPr>
              <w:t>String</w:t>
            </w:r>
          </w:p>
        </w:tc>
        <w:tc>
          <w:tcPr>
            <w:tcW w:w="3178" w:type="dxa"/>
          </w:tcPr>
          <w:p w14:paraId="023B59D9" w14:textId="77777777" w:rsidR="00383AA9" w:rsidRPr="008B1896" w:rsidRDefault="00383AA9"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3E1F6D96" w14:textId="77777777" w:rsidTr="007B5256">
        <w:tc>
          <w:tcPr>
            <w:tcW w:w="2720" w:type="dxa"/>
          </w:tcPr>
          <w:p w14:paraId="2993FC55" w14:textId="77777777" w:rsidR="00383AA9" w:rsidRPr="008B1896" w:rsidRDefault="00383AA9" w:rsidP="007B5256">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2D440BA4" w14:textId="77777777" w:rsidR="00383AA9" w:rsidRPr="008B1896" w:rsidRDefault="00383AA9" w:rsidP="007B5256">
            <w:pPr>
              <w:pStyle w:val="ListParagraph"/>
              <w:ind w:leftChars="0" w:left="0"/>
              <w:rPr>
                <w:rFonts w:cs="Arial"/>
                <w:lang w:eastAsia="zh-HK"/>
              </w:rPr>
            </w:pPr>
            <w:r w:rsidRPr="008B1896">
              <w:rPr>
                <w:rFonts w:cs="Arial"/>
                <w:lang w:eastAsia="zh-HK"/>
              </w:rPr>
              <w:t>String</w:t>
            </w:r>
          </w:p>
        </w:tc>
        <w:tc>
          <w:tcPr>
            <w:tcW w:w="3178" w:type="dxa"/>
          </w:tcPr>
          <w:p w14:paraId="267F665A" w14:textId="77777777" w:rsidR="00383AA9" w:rsidRPr="008B1896" w:rsidRDefault="00383AA9"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0864106" w14:textId="77777777" w:rsidR="00383AA9" w:rsidRPr="002D7C93" w:rsidRDefault="00383AA9" w:rsidP="007B5256">
            <w:pPr>
              <w:pStyle w:val="ListParagraph"/>
              <w:ind w:leftChars="0" w:left="0"/>
              <w:rPr>
                <w:rFonts w:cs="Arial"/>
                <w:shd w:val="clear" w:color="auto" w:fill="FFFFFF"/>
              </w:rPr>
            </w:pPr>
            <w:r w:rsidRPr="008B1896">
              <w:rPr>
                <w:rFonts w:cs="Arial"/>
              </w:rPr>
              <w:t>System Date Time</w:t>
            </w:r>
          </w:p>
        </w:tc>
      </w:tr>
    </w:tbl>
    <w:p w14:paraId="78699144" w14:textId="77777777" w:rsidR="00383AA9" w:rsidRPr="008B1896" w:rsidRDefault="00383AA9" w:rsidP="00383AA9">
      <w:pPr>
        <w:rPr>
          <w:rFonts w:cs="Arial"/>
          <w:lang w:eastAsia="zh-HK"/>
        </w:rPr>
      </w:pPr>
    </w:p>
    <w:p w14:paraId="04F6C5A2" w14:textId="77777777" w:rsidR="00383AA9" w:rsidRPr="008B1896" w:rsidRDefault="00383AA9" w:rsidP="00383AA9">
      <w:pPr>
        <w:pStyle w:val="ListParagraph"/>
        <w:widowControl w:val="0"/>
        <w:adjustRightInd/>
        <w:snapToGrid/>
        <w:ind w:left="440" w:firstLine="411"/>
        <w:jc w:val="left"/>
        <w:rPr>
          <w:rFonts w:cs="Arial"/>
          <w:lang w:eastAsia="zh-HK"/>
        </w:rPr>
      </w:pPr>
      <w:r w:rsidRPr="008B1896">
        <w:rPr>
          <w:rFonts w:cs="Arial"/>
          <w:lang w:eastAsia="zh-HK"/>
        </w:rPr>
        <w:t>{</w:t>
      </w:r>
    </w:p>
    <w:p w14:paraId="0A0888EF" w14:textId="77777777" w:rsidR="00383AA9" w:rsidRPr="008B1896" w:rsidRDefault="00383AA9" w:rsidP="00383AA9">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0479EB54" w14:textId="77777777" w:rsidR="00383AA9" w:rsidRPr="008B1896" w:rsidRDefault="00383AA9" w:rsidP="00383AA9">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5445B953" w14:textId="77777777" w:rsidR="00383AA9" w:rsidRPr="008B1896" w:rsidRDefault="00383AA9" w:rsidP="00383AA9">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11E38DC1" w14:textId="77777777" w:rsidR="00383AA9" w:rsidRPr="008B1896" w:rsidRDefault="00383AA9" w:rsidP="00383AA9">
      <w:pPr>
        <w:pStyle w:val="ListParagraph"/>
        <w:widowControl w:val="0"/>
        <w:adjustRightInd/>
        <w:snapToGrid/>
        <w:ind w:left="440"/>
        <w:jc w:val="left"/>
        <w:rPr>
          <w:rFonts w:cs="Arial"/>
          <w:lang w:eastAsia="zh-HK"/>
        </w:rPr>
      </w:pPr>
      <w:r w:rsidRPr="008B1896">
        <w:rPr>
          <w:rFonts w:cs="Arial"/>
          <w:lang w:eastAsia="zh-HK"/>
        </w:rPr>
        <w:t xml:space="preserve">       }</w:t>
      </w:r>
    </w:p>
    <w:p w14:paraId="61C1EE77" w14:textId="02F77B86" w:rsidR="00383AA9" w:rsidRPr="002D7C93" w:rsidRDefault="00383AA9" w:rsidP="00383AA9">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787DE0" w:rsidRPr="008B1896">
        <w:rPr>
          <w:rFonts w:cs="Arial"/>
          <w:bCs/>
          <w:lang w:eastAsia="zh-HK"/>
        </w:rPr>
        <w:t xml:space="preserve">ACPB-CPVACS will call </w:t>
      </w:r>
      <w:r w:rsidR="007E47F3" w:rsidRPr="002D7C93">
        <w:rPr>
          <w:rFonts w:eastAsia="SimSun" w:cs="Arial"/>
          <w:b/>
          <w:i/>
          <w:iCs/>
          <w:lang w:eastAsia="zh-CN"/>
        </w:rPr>
        <w:t xml:space="preserve">MPS API - </w:t>
      </w:r>
      <w:r w:rsidR="00F82C5E" w:rsidRPr="00F82C5E">
        <w:rPr>
          <w:rFonts w:eastAsia="SimSun" w:cs="Arial" w:hint="eastAsia"/>
          <w:b/>
          <w:i/>
          <w:iCs/>
          <w:lang w:eastAsia="zh-CN"/>
        </w:rPr>
        <w:t>大昌</w:t>
      </w:r>
      <w:r w:rsidR="00F82C5E" w:rsidRPr="00F82C5E">
        <w:rPr>
          <w:rFonts w:eastAsia="SimSun" w:cs="Arial" w:hint="eastAsia"/>
          <w:b/>
          <w:i/>
          <w:iCs/>
          <w:lang w:eastAsia="zh-CN"/>
        </w:rPr>
        <w:t>APS</w:t>
      </w:r>
      <w:r w:rsidR="00F82C5E" w:rsidRPr="00F82C5E">
        <w:rPr>
          <w:rFonts w:eastAsia="SimSun" w:cs="Arial" w:hint="eastAsia"/>
          <w:b/>
          <w:i/>
          <w:iCs/>
          <w:lang w:eastAsia="zh-CN"/>
        </w:rPr>
        <w:t>接口</w:t>
      </w:r>
      <w:r w:rsidR="007E47F3" w:rsidRPr="002D7C93">
        <w:rPr>
          <w:rFonts w:eastAsia="SimSun" w:cs="Arial" w:hint="eastAsia"/>
          <w:b/>
          <w:i/>
          <w:iCs/>
          <w:lang w:eastAsia="zh-CN"/>
        </w:rPr>
        <w:t>通知停车入口对讲机开启</w:t>
      </w:r>
      <w:r w:rsidR="00787DE0" w:rsidRPr="008B1896">
        <w:rPr>
          <w:rFonts w:cs="Arial"/>
          <w:bCs/>
          <w:lang w:eastAsia="zh-HK"/>
        </w:rPr>
        <w:t xml:space="preserve"> through </w:t>
      </w:r>
      <w:r w:rsidR="00787DE0" w:rsidRPr="002D7C93">
        <w:rPr>
          <w:rFonts w:cs="Arial"/>
          <w:b/>
          <w:i/>
          <w:iCs/>
          <w:lang w:eastAsia="zh-HK"/>
        </w:rPr>
        <w:t xml:space="preserve">APS API - CPVACS Notify MPS Intercom Turned </w:t>
      </w:r>
      <w:proofErr w:type="gramStart"/>
      <w:r w:rsidR="00787DE0" w:rsidRPr="002D7C93">
        <w:rPr>
          <w:rFonts w:cs="Arial"/>
          <w:b/>
          <w:i/>
          <w:iCs/>
          <w:lang w:eastAsia="zh-HK"/>
        </w:rPr>
        <w:t>On</w:t>
      </w:r>
      <w:proofErr w:type="gramEnd"/>
      <w:r w:rsidR="00787DE0" w:rsidRPr="002D7C93">
        <w:rPr>
          <w:rFonts w:cs="Arial"/>
          <w:b/>
          <w:i/>
          <w:iCs/>
          <w:lang w:eastAsia="zh-HK"/>
        </w:rPr>
        <w:t xml:space="preserve"> at Cabin Door</w:t>
      </w:r>
      <w:r w:rsidR="00787DE0" w:rsidRPr="008B1896">
        <w:rPr>
          <w:rFonts w:cs="Arial"/>
          <w:bCs/>
          <w:lang w:eastAsia="zh-HK"/>
        </w:rPr>
        <w:t xml:space="preserve"> to inform MPS the intercom embedded at cabin door was turned on. APS will send MPS cabin id and MPS will connect the intercom signal of specific cabin to MPS's MMI.</w:t>
      </w:r>
    </w:p>
    <w:p w14:paraId="71E9E9DF" w14:textId="77777777" w:rsidR="00822EE8" w:rsidRPr="002D7C93" w:rsidRDefault="00822EE8" w:rsidP="002D7C93">
      <w:pPr>
        <w:widowControl w:val="0"/>
        <w:adjustRightInd/>
        <w:snapToGrid/>
        <w:jc w:val="left"/>
        <w:rPr>
          <w:rFonts w:cs="Arial"/>
          <w:b/>
          <w:lang w:eastAsia="zh-HK"/>
        </w:rPr>
      </w:pPr>
    </w:p>
    <w:p w14:paraId="35BDFD09" w14:textId="36C0A131" w:rsidR="00822EE8" w:rsidRPr="002D7C93" w:rsidRDefault="0092114F" w:rsidP="00822EE8">
      <w:pPr>
        <w:pStyle w:val="Heading3"/>
        <w:rPr>
          <w:lang w:eastAsia="zh-HK"/>
        </w:rPr>
      </w:pPr>
      <w:bookmarkStart w:id="1230" w:name="_Toc188888832"/>
      <w:ins w:id="1231" w:author="Siu Ham Wong" w:date="2025-01-26T01:21:00Z" w16du:dateUtc="2025-01-25T17:21:00Z">
        <w:r w:rsidRPr="0092114F">
          <w:rPr>
            <w:lang w:eastAsia="zh-HK"/>
          </w:rPr>
          <w:lastRenderedPageBreak/>
          <w:t>MPS Notify CPVACS Vehicle Arrived at Inside Retrieval Cabin Door</w:t>
        </w:r>
      </w:ins>
      <w:bookmarkEnd w:id="1230"/>
      <w:del w:id="1232" w:author="Siu Ham Wong" w:date="2025-01-26T01:21:00Z" w16du:dateUtc="2025-01-25T17:21:00Z">
        <w:r w:rsidR="00822EE8" w:rsidRPr="008B1896" w:rsidDel="0092114F">
          <w:rPr>
            <w:lang w:eastAsia="zh-HK"/>
          </w:rPr>
          <w:delText>MPS Request CPVACS Cabin Vehicle Information</w:delText>
        </w:r>
      </w:del>
    </w:p>
    <w:p w14:paraId="54A100D5" w14:textId="6EED2878" w:rsidR="00822EE8" w:rsidRPr="008B1896" w:rsidRDefault="00822EE8" w:rsidP="00822EE8">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requestCPVACSCabinVehicleInfo</w:t>
      </w:r>
      <w:proofErr w:type="spellEnd"/>
    </w:p>
    <w:p w14:paraId="3FA9DEEB" w14:textId="77777777" w:rsidR="00822EE8" w:rsidRPr="008B1896" w:rsidRDefault="00822EE8" w:rsidP="00822EE8">
      <w:pPr>
        <w:pStyle w:val="ListParagraph"/>
        <w:widowControl w:val="0"/>
        <w:adjustRightInd/>
        <w:snapToGrid/>
        <w:ind w:leftChars="0" w:left="960"/>
        <w:jc w:val="left"/>
        <w:rPr>
          <w:rFonts w:cs="Arial"/>
          <w:lang w:eastAsia="zh-HK"/>
        </w:rPr>
      </w:pPr>
      <w:r w:rsidRPr="008B1896">
        <w:rPr>
          <w:rFonts w:cs="Arial"/>
          <w:lang w:eastAsia="zh-HK"/>
        </w:rPr>
        <w:t>Method: Post</w:t>
      </w:r>
    </w:p>
    <w:p w14:paraId="72D9BAA7" w14:textId="77777777" w:rsidR="00822EE8" w:rsidRPr="008B1896" w:rsidRDefault="00822EE8" w:rsidP="00822EE8">
      <w:pPr>
        <w:pStyle w:val="ListParagraph"/>
        <w:ind w:leftChars="0" w:left="960"/>
        <w:rPr>
          <w:rFonts w:eastAsiaTheme="minorEastAsia" w:cs="Arial"/>
          <w:lang w:eastAsia="zh-HK"/>
        </w:rPr>
      </w:pPr>
      <w:r w:rsidRPr="008B1896">
        <w:rPr>
          <w:rFonts w:eastAsiaTheme="minorEastAsia" w:cs="Arial"/>
          <w:lang w:eastAsia="zh-HK"/>
        </w:rPr>
        <w:t>Content-Type: JSON</w:t>
      </w:r>
    </w:p>
    <w:p w14:paraId="25DA9E58" w14:textId="77777777" w:rsidR="00822EE8" w:rsidRPr="008B1896" w:rsidRDefault="00822EE8" w:rsidP="00822EE8">
      <w:pPr>
        <w:pStyle w:val="ListParagraph"/>
        <w:ind w:leftChars="0" w:left="960"/>
        <w:rPr>
          <w:rFonts w:eastAsiaTheme="minorEastAsia" w:cs="Arial"/>
          <w:lang w:eastAsia="zh-HK"/>
        </w:rPr>
      </w:pPr>
      <w:r w:rsidRPr="008B1896">
        <w:rPr>
          <w:rFonts w:cs="Arial"/>
        </w:rPr>
        <w:t>Authorization: Bearer</w:t>
      </w:r>
    </w:p>
    <w:p w14:paraId="4EF94B3E" w14:textId="77777777" w:rsidR="00822EE8" w:rsidRPr="008B1896" w:rsidRDefault="00822EE8" w:rsidP="00822EE8">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3062"/>
        <w:gridCol w:w="2050"/>
        <w:gridCol w:w="2944"/>
      </w:tblGrid>
      <w:tr w:rsidR="008B1896" w:rsidRPr="008B1896" w14:paraId="4F3BA28D" w14:textId="77777777" w:rsidTr="0092114F">
        <w:tc>
          <w:tcPr>
            <w:tcW w:w="3062" w:type="dxa"/>
          </w:tcPr>
          <w:p w14:paraId="4CC868FB" w14:textId="77777777" w:rsidR="00822EE8" w:rsidRPr="008B1896" w:rsidRDefault="00822EE8" w:rsidP="007B5256">
            <w:pPr>
              <w:pStyle w:val="ListParagraph"/>
              <w:ind w:leftChars="0" w:left="0"/>
              <w:rPr>
                <w:rFonts w:cs="Arial"/>
                <w:b/>
                <w:lang w:eastAsia="zh-HK"/>
              </w:rPr>
            </w:pPr>
            <w:r w:rsidRPr="008B1896">
              <w:rPr>
                <w:rFonts w:cs="Arial"/>
                <w:b/>
                <w:lang w:eastAsia="zh-HK"/>
              </w:rPr>
              <w:t>Field</w:t>
            </w:r>
          </w:p>
        </w:tc>
        <w:tc>
          <w:tcPr>
            <w:tcW w:w="2050" w:type="dxa"/>
          </w:tcPr>
          <w:p w14:paraId="3F704EC2" w14:textId="77777777" w:rsidR="00822EE8" w:rsidRPr="008B1896" w:rsidRDefault="00822EE8" w:rsidP="007B5256">
            <w:pPr>
              <w:pStyle w:val="ListParagraph"/>
              <w:ind w:leftChars="0" w:left="0"/>
              <w:rPr>
                <w:rFonts w:cs="Arial"/>
                <w:b/>
                <w:lang w:eastAsia="zh-HK"/>
              </w:rPr>
            </w:pPr>
            <w:r w:rsidRPr="008B1896">
              <w:rPr>
                <w:rFonts w:cs="Arial"/>
                <w:b/>
                <w:lang w:eastAsia="zh-HK"/>
              </w:rPr>
              <w:t>Type</w:t>
            </w:r>
          </w:p>
        </w:tc>
        <w:tc>
          <w:tcPr>
            <w:tcW w:w="2944" w:type="dxa"/>
          </w:tcPr>
          <w:p w14:paraId="528A3FB1" w14:textId="77777777" w:rsidR="00822EE8" w:rsidRPr="008B1896" w:rsidRDefault="00822EE8" w:rsidP="007B5256">
            <w:pPr>
              <w:pStyle w:val="ListParagraph"/>
              <w:ind w:leftChars="0" w:left="0"/>
              <w:rPr>
                <w:rFonts w:cs="Arial"/>
                <w:b/>
                <w:lang w:eastAsia="zh-HK"/>
              </w:rPr>
            </w:pPr>
            <w:r w:rsidRPr="008B1896">
              <w:rPr>
                <w:rFonts w:cs="Arial"/>
                <w:b/>
                <w:lang w:eastAsia="zh-HK"/>
              </w:rPr>
              <w:t>Description</w:t>
            </w:r>
          </w:p>
        </w:tc>
      </w:tr>
      <w:tr w:rsidR="008B1896" w:rsidRPr="008B1896" w14:paraId="3338FD77" w14:textId="77777777" w:rsidTr="0092114F">
        <w:tc>
          <w:tcPr>
            <w:tcW w:w="3062" w:type="dxa"/>
          </w:tcPr>
          <w:p w14:paraId="3D740CC0" w14:textId="77777777" w:rsidR="00822EE8" w:rsidRPr="008B1896" w:rsidRDefault="00822EE8" w:rsidP="007B5256">
            <w:pPr>
              <w:pStyle w:val="ListParagraph"/>
              <w:ind w:leftChars="0" w:left="0"/>
              <w:rPr>
                <w:rFonts w:cs="Arial"/>
                <w:lang w:eastAsia="zh-HK"/>
              </w:rPr>
            </w:pPr>
            <w:proofErr w:type="spellStart"/>
            <w:r w:rsidRPr="008B1896">
              <w:rPr>
                <w:rFonts w:cs="Arial"/>
                <w:lang w:eastAsia="zh-HK"/>
              </w:rPr>
              <w:t>cabinId</w:t>
            </w:r>
            <w:proofErr w:type="spellEnd"/>
          </w:p>
        </w:tc>
        <w:tc>
          <w:tcPr>
            <w:tcW w:w="2050" w:type="dxa"/>
          </w:tcPr>
          <w:p w14:paraId="2819F8BE" w14:textId="77777777" w:rsidR="00822EE8" w:rsidRPr="008B1896" w:rsidRDefault="00822EE8" w:rsidP="007B5256">
            <w:pPr>
              <w:pStyle w:val="ListParagraph"/>
              <w:ind w:leftChars="0" w:left="0"/>
              <w:rPr>
                <w:rFonts w:cs="Arial"/>
                <w:lang w:eastAsia="zh-HK"/>
              </w:rPr>
            </w:pPr>
            <w:r w:rsidRPr="008B1896">
              <w:rPr>
                <w:rFonts w:cs="Arial"/>
                <w:lang w:eastAsia="zh-HK"/>
              </w:rPr>
              <w:t>String</w:t>
            </w:r>
          </w:p>
        </w:tc>
        <w:tc>
          <w:tcPr>
            <w:tcW w:w="2944" w:type="dxa"/>
          </w:tcPr>
          <w:p w14:paraId="07686672" w14:textId="77777777" w:rsidR="00822EE8" w:rsidRPr="008B1896" w:rsidRDefault="00822EE8" w:rsidP="007B5256">
            <w:pPr>
              <w:pStyle w:val="ListParagraph"/>
              <w:ind w:leftChars="0" w:left="0"/>
              <w:rPr>
                <w:rFonts w:eastAsiaTheme="minorEastAsia" w:cs="Arial"/>
                <w:lang w:eastAsia="zh-HK"/>
              </w:rPr>
            </w:pPr>
            <w:r w:rsidRPr="008B1896">
              <w:rPr>
                <w:rFonts w:eastAsiaTheme="minorEastAsia" w:cs="Arial"/>
                <w:lang w:eastAsia="zh-HK"/>
              </w:rPr>
              <w:t>Cabin ID</w:t>
            </w:r>
          </w:p>
        </w:tc>
      </w:tr>
      <w:tr w:rsidR="0092114F" w:rsidRPr="008B1896" w14:paraId="65D04D9C" w14:textId="77777777" w:rsidTr="0092114F">
        <w:tc>
          <w:tcPr>
            <w:tcW w:w="3062" w:type="dxa"/>
          </w:tcPr>
          <w:p w14:paraId="21983FAD" w14:textId="6C41C66E" w:rsidR="0092114F" w:rsidRPr="008B1896" w:rsidRDefault="0092114F" w:rsidP="0092114F">
            <w:pPr>
              <w:pStyle w:val="ListParagraph"/>
              <w:ind w:leftChars="0" w:left="0"/>
              <w:rPr>
                <w:rFonts w:cs="Arial"/>
                <w:lang w:eastAsia="zh-HK"/>
              </w:rPr>
            </w:pPr>
            <w:proofErr w:type="spellStart"/>
            <w:ins w:id="1233" w:author="Siu Ham Wong" w:date="2025-01-26T01:22:00Z" w16du:dateUtc="2025-01-25T17:22:00Z">
              <w:r w:rsidRPr="002D7C93">
                <w:rPr>
                  <w:rFonts w:cs="Arial"/>
                  <w:lang w:eastAsia="zh-HK"/>
                </w:rPr>
                <w:t>vehicleHongkong</w:t>
              </w:r>
            </w:ins>
            <w:proofErr w:type="spellEnd"/>
            <w:del w:id="1234" w:author="Siu Ham Wong" w:date="2025-01-26T01:22:00Z" w16du:dateUtc="2025-01-25T17:22:00Z">
              <w:r w:rsidRPr="008B1896" w:rsidDel="00B731FD">
                <w:rPr>
                  <w:rFonts w:cs="Arial"/>
                  <w:lang w:eastAsia="zh-HK"/>
                </w:rPr>
                <w:delText>warehouseId</w:delText>
              </w:r>
            </w:del>
          </w:p>
        </w:tc>
        <w:tc>
          <w:tcPr>
            <w:tcW w:w="2050" w:type="dxa"/>
          </w:tcPr>
          <w:p w14:paraId="68CF9B4C" w14:textId="19AE10ED" w:rsidR="0092114F" w:rsidRPr="008B1896" w:rsidRDefault="0092114F" w:rsidP="0092114F">
            <w:pPr>
              <w:pStyle w:val="ListParagraph"/>
              <w:ind w:leftChars="0" w:left="0"/>
              <w:rPr>
                <w:rFonts w:cs="Arial"/>
                <w:lang w:eastAsia="zh-HK"/>
              </w:rPr>
            </w:pPr>
            <w:ins w:id="1235" w:author="Siu Ham Wong" w:date="2025-01-26T01:22:00Z" w16du:dateUtc="2025-01-25T17:22:00Z">
              <w:r w:rsidRPr="002D7C93">
                <w:rPr>
                  <w:rFonts w:cs="Arial"/>
                  <w:lang w:eastAsia="zh-HK"/>
                </w:rPr>
                <w:t>String</w:t>
              </w:r>
            </w:ins>
            <w:del w:id="1236" w:author="Siu Ham Wong" w:date="2025-01-26T01:22:00Z" w16du:dateUtc="2025-01-25T17:22:00Z">
              <w:r w:rsidRPr="008B1896" w:rsidDel="00B731FD">
                <w:rPr>
                  <w:rFonts w:cs="Arial"/>
                  <w:lang w:eastAsia="zh-HK"/>
                </w:rPr>
                <w:delText>String</w:delText>
              </w:r>
            </w:del>
          </w:p>
        </w:tc>
        <w:tc>
          <w:tcPr>
            <w:tcW w:w="2944" w:type="dxa"/>
          </w:tcPr>
          <w:p w14:paraId="7F85AF70" w14:textId="42F19A0B" w:rsidR="0092114F" w:rsidRPr="008B1896" w:rsidRDefault="0092114F" w:rsidP="0092114F">
            <w:pPr>
              <w:pStyle w:val="ListParagraph"/>
              <w:ind w:leftChars="0" w:left="0"/>
              <w:rPr>
                <w:rFonts w:eastAsiaTheme="minorEastAsia" w:cs="Arial"/>
                <w:lang w:eastAsia="zh-HK"/>
              </w:rPr>
            </w:pPr>
            <w:ins w:id="1237" w:author="Siu Ham Wong" w:date="2025-01-26T01:22:00Z" w16du:dateUtc="2025-01-25T17:22:00Z">
              <w:r w:rsidRPr="002D7C93">
                <w:rPr>
                  <w:rFonts w:cs="Arial"/>
                  <w:shd w:val="clear" w:color="auto" w:fill="FFFFFF"/>
                </w:rPr>
                <w:t xml:space="preserve">HK License Plate Number </w:t>
              </w:r>
            </w:ins>
            <w:del w:id="1238" w:author="Siu Ham Wong" w:date="2025-01-26T01:22:00Z" w16du:dateUtc="2025-01-25T17:22:00Z">
              <w:r w:rsidRPr="002D7C93" w:rsidDel="00B731FD">
                <w:rPr>
                  <w:rFonts w:cs="Arial"/>
                  <w:shd w:val="clear" w:color="auto" w:fill="FFFFFF"/>
                </w:rPr>
                <w:delText>Warehouse ID</w:delText>
              </w:r>
            </w:del>
          </w:p>
        </w:tc>
      </w:tr>
      <w:tr w:rsidR="0092114F" w:rsidRPr="008B1896" w14:paraId="2361447D" w14:textId="77777777" w:rsidTr="0092114F">
        <w:tc>
          <w:tcPr>
            <w:tcW w:w="3062" w:type="dxa"/>
          </w:tcPr>
          <w:p w14:paraId="5F5E35D8" w14:textId="6B1F0B5E" w:rsidR="0092114F" w:rsidRPr="008B1896" w:rsidRDefault="0092114F" w:rsidP="0092114F">
            <w:pPr>
              <w:pStyle w:val="ListParagraph"/>
              <w:ind w:leftChars="0" w:left="0"/>
              <w:rPr>
                <w:rFonts w:cs="Arial"/>
                <w:lang w:eastAsia="zh-HK"/>
              </w:rPr>
            </w:pPr>
            <w:proofErr w:type="spellStart"/>
            <w:ins w:id="1239" w:author="Siu Ham Wong" w:date="2025-01-26T01:22:00Z" w16du:dateUtc="2025-01-25T17:22:00Z">
              <w:r w:rsidRPr="002D7C93">
                <w:rPr>
                  <w:rFonts w:cs="Arial"/>
                  <w:lang w:eastAsia="zh-HK"/>
                </w:rPr>
                <w:t>vehicleMainland</w:t>
              </w:r>
            </w:ins>
            <w:proofErr w:type="spellEnd"/>
            <w:del w:id="1240" w:author="Siu Ham Wong" w:date="2025-01-26T01:22:00Z" w16du:dateUtc="2025-01-25T17:22:00Z">
              <w:r w:rsidRPr="008B1896" w:rsidDel="00B731FD">
                <w:rPr>
                  <w:rFonts w:cs="Arial"/>
                  <w:lang w:eastAsia="zh-HK"/>
                </w:rPr>
                <w:delText>areaId</w:delText>
              </w:r>
            </w:del>
          </w:p>
        </w:tc>
        <w:tc>
          <w:tcPr>
            <w:tcW w:w="2050" w:type="dxa"/>
          </w:tcPr>
          <w:p w14:paraId="3C447DF4" w14:textId="338BDCB0" w:rsidR="0092114F" w:rsidRPr="008B1896" w:rsidRDefault="0092114F" w:rsidP="0092114F">
            <w:pPr>
              <w:pStyle w:val="ListParagraph"/>
              <w:ind w:leftChars="0" w:left="0"/>
              <w:rPr>
                <w:rFonts w:cs="Arial"/>
                <w:lang w:eastAsia="zh-HK"/>
              </w:rPr>
            </w:pPr>
            <w:ins w:id="1241" w:author="Siu Ham Wong" w:date="2025-01-26T01:22:00Z" w16du:dateUtc="2025-01-25T17:22:00Z">
              <w:r w:rsidRPr="002D7C93">
                <w:rPr>
                  <w:rFonts w:cs="Arial"/>
                  <w:lang w:eastAsia="zh-HK"/>
                </w:rPr>
                <w:t>String</w:t>
              </w:r>
            </w:ins>
            <w:del w:id="1242" w:author="Siu Ham Wong" w:date="2025-01-26T01:22:00Z" w16du:dateUtc="2025-01-25T17:22:00Z">
              <w:r w:rsidRPr="008B1896" w:rsidDel="00B731FD">
                <w:rPr>
                  <w:rFonts w:cs="Arial"/>
                  <w:lang w:eastAsia="zh-HK"/>
                </w:rPr>
                <w:delText>String</w:delText>
              </w:r>
            </w:del>
          </w:p>
        </w:tc>
        <w:tc>
          <w:tcPr>
            <w:tcW w:w="2944" w:type="dxa"/>
          </w:tcPr>
          <w:p w14:paraId="7725C41F" w14:textId="2969B17A" w:rsidR="0092114F" w:rsidRPr="008B1896" w:rsidRDefault="0092114F" w:rsidP="0092114F">
            <w:pPr>
              <w:pStyle w:val="ListParagraph"/>
              <w:ind w:leftChars="0" w:left="0"/>
              <w:rPr>
                <w:rFonts w:eastAsiaTheme="minorEastAsia" w:cs="Arial"/>
                <w:lang w:eastAsia="zh-HK"/>
              </w:rPr>
            </w:pPr>
            <w:ins w:id="1243" w:author="Siu Ham Wong" w:date="2025-01-26T01:22:00Z" w16du:dateUtc="2025-01-25T17:22:00Z">
              <w:r w:rsidRPr="002D7C93">
                <w:rPr>
                  <w:rFonts w:cs="Arial"/>
                  <w:shd w:val="clear" w:color="auto" w:fill="FFFFFF"/>
                </w:rPr>
                <w:t>Mainland License Plate Number</w:t>
              </w:r>
            </w:ins>
            <w:del w:id="1244" w:author="Siu Ham Wong" w:date="2025-01-26T01:22:00Z" w16du:dateUtc="2025-01-25T17:22:00Z">
              <w:r w:rsidRPr="002D7C93" w:rsidDel="00B731FD">
                <w:rPr>
                  <w:rFonts w:cs="Arial"/>
                  <w:shd w:val="clear" w:color="auto" w:fill="FFFFFF"/>
                </w:rPr>
                <w:delText>Area ID</w:delText>
              </w:r>
            </w:del>
          </w:p>
        </w:tc>
      </w:tr>
      <w:tr w:rsidR="0092114F" w:rsidRPr="008B1896" w14:paraId="4336968E" w14:textId="77777777" w:rsidTr="0092114F">
        <w:trPr>
          <w:ins w:id="1245" w:author="Siu Ham Wong" w:date="2025-01-26T01:22:00Z"/>
        </w:trPr>
        <w:tc>
          <w:tcPr>
            <w:tcW w:w="3062" w:type="dxa"/>
          </w:tcPr>
          <w:p w14:paraId="78ACE8DE" w14:textId="56CA4C2B" w:rsidR="0092114F" w:rsidRPr="008B1896" w:rsidRDefault="0092114F" w:rsidP="0092114F">
            <w:pPr>
              <w:pStyle w:val="ListParagraph"/>
              <w:ind w:leftChars="0" w:left="0"/>
              <w:rPr>
                <w:ins w:id="1246" w:author="Siu Ham Wong" w:date="2025-01-26T01:22:00Z" w16du:dateUtc="2025-01-25T17:22:00Z"/>
                <w:rFonts w:cs="Arial"/>
                <w:lang w:eastAsia="zh-HK"/>
              </w:rPr>
            </w:pPr>
            <w:proofErr w:type="spellStart"/>
            <w:ins w:id="1247" w:author="Siu Ham Wong" w:date="2025-01-26T01:22:00Z" w16du:dateUtc="2025-01-25T17:22:00Z">
              <w:r w:rsidRPr="002D7C93">
                <w:rPr>
                  <w:rFonts w:cs="Arial"/>
                  <w:lang w:eastAsia="zh-HK"/>
                </w:rPr>
                <w:t>vehicleMacao</w:t>
              </w:r>
              <w:proofErr w:type="spellEnd"/>
            </w:ins>
          </w:p>
        </w:tc>
        <w:tc>
          <w:tcPr>
            <w:tcW w:w="2050" w:type="dxa"/>
          </w:tcPr>
          <w:p w14:paraId="1C6E7939" w14:textId="29D8E5F7" w:rsidR="0092114F" w:rsidRPr="008B1896" w:rsidRDefault="0092114F" w:rsidP="0092114F">
            <w:pPr>
              <w:pStyle w:val="ListParagraph"/>
              <w:ind w:leftChars="0" w:left="0"/>
              <w:rPr>
                <w:ins w:id="1248" w:author="Siu Ham Wong" w:date="2025-01-26T01:22:00Z" w16du:dateUtc="2025-01-25T17:22:00Z"/>
                <w:rFonts w:cs="Arial"/>
                <w:lang w:eastAsia="zh-HK"/>
              </w:rPr>
            </w:pPr>
            <w:ins w:id="1249" w:author="Siu Ham Wong" w:date="2025-01-26T01:22:00Z" w16du:dateUtc="2025-01-25T17:22:00Z">
              <w:r w:rsidRPr="002D7C93">
                <w:rPr>
                  <w:rFonts w:cs="Arial"/>
                  <w:lang w:eastAsia="zh-HK"/>
                </w:rPr>
                <w:t>String</w:t>
              </w:r>
            </w:ins>
          </w:p>
        </w:tc>
        <w:tc>
          <w:tcPr>
            <w:tcW w:w="2944" w:type="dxa"/>
          </w:tcPr>
          <w:p w14:paraId="552D3AD3" w14:textId="00FAEE21" w:rsidR="0092114F" w:rsidRPr="002D7C93" w:rsidRDefault="0092114F" w:rsidP="0092114F">
            <w:pPr>
              <w:pStyle w:val="ListParagraph"/>
              <w:ind w:leftChars="0" w:left="0"/>
              <w:rPr>
                <w:ins w:id="1250" w:author="Siu Ham Wong" w:date="2025-01-26T01:22:00Z" w16du:dateUtc="2025-01-25T17:22:00Z"/>
                <w:rFonts w:cs="Arial"/>
                <w:shd w:val="clear" w:color="auto" w:fill="FFFFFF"/>
              </w:rPr>
            </w:pPr>
            <w:ins w:id="1251" w:author="Siu Ham Wong" w:date="2025-01-26T01:22:00Z" w16du:dateUtc="2025-01-25T17:22:00Z">
              <w:r w:rsidRPr="002D7C93">
                <w:rPr>
                  <w:rFonts w:cs="Arial"/>
                  <w:shd w:val="clear" w:color="auto" w:fill="FFFFFF"/>
                </w:rPr>
                <w:t>Macau License Plate Number</w:t>
              </w:r>
            </w:ins>
          </w:p>
        </w:tc>
      </w:tr>
      <w:tr w:rsidR="0092114F" w:rsidRPr="008B1896" w14:paraId="6DEE4698" w14:textId="77777777" w:rsidTr="0092114F">
        <w:trPr>
          <w:ins w:id="1252" w:author="Siu Ham Wong" w:date="2025-01-26T01:22:00Z"/>
        </w:trPr>
        <w:tc>
          <w:tcPr>
            <w:tcW w:w="3062" w:type="dxa"/>
          </w:tcPr>
          <w:p w14:paraId="2AC26506" w14:textId="6A605337" w:rsidR="0092114F" w:rsidRPr="002D7C93" w:rsidRDefault="0092114F" w:rsidP="0092114F">
            <w:pPr>
              <w:pStyle w:val="ListParagraph"/>
              <w:ind w:leftChars="0" w:left="0"/>
              <w:rPr>
                <w:ins w:id="1253" w:author="Siu Ham Wong" w:date="2025-01-26T01:22:00Z" w16du:dateUtc="2025-01-25T17:22:00Z"/>
                <w:rFonts w:cs="Arial"/>
                <w:lang w:eastAsia="zh-HK"/>
              </w:rPr>
            </w:pPr>
            <w:proofErr w:type="spellStart"/>
            <w:ins w:id="1254" w:author="Siu Ham Wong" w:date="2025-01-26T01:22:00Z" w16du:dateUtc="2025-01-25T17:22:00Z">
              <w:r w:rsidRPr="002D7C93">
                <w:rPr>
                  <w:rFonts w:cs="Arial"/>
                  <w:lang w:eastAsia="zh-HK"/>
                </w:rPr>
                <w:t>bookingId</w:t>
              </w:r>
              <w:proofErr w:type="spellEnd"/>
            </w:ins>
          </w:p>
        </w:tc>
        <w:tc>
          <w:tcPr>
            <w:tcW w:w="2050" w:type="dxa"/>
          </w:tcPr>
          <w:p w14:paraId="7EAA572A" w14:textId="0C654F62" w:rsidR="0092114F" w:rsidRPr="002D7C93" w:rsidRDefault="0092114F" w:rsidP="0092114F">
            <w:pPr>
              <w:pStyle w:val="ListParagraph"/>
              <w:ind w:leftChars="0" w:left="0"/>
              <w:rPr>
                <w:ins w:id="1255" w:author="Siu Ham Wong" w:date="2025-01-26T01:22:00Z" w16du:dateUtc="2025-01-25T17:22:00Z"/>
                <w:rFonts w:cs="Arial"/>
                <w:lang w:eastAsia="zh-HK"/>
              </w:rPr>
            </w:pPr>
            <w:ins w:id="1256" w:author="Siu Ham Wong" w:date="2025-01-26T01:22:00Z" w16du:dateUtc="2025-01-25T17:22:00Z">
              <w:r w:rsidRPr="002D7C93">
                <w:rPr>
                  <w:rFonts w:cs="Arial"/>
                  <w:lang w:eastAsia="zh-HK"/>
                </w:rPr>
                <w:t>String</w:t>
              </w:r>
            </w:ins>
          </w:p>
        </w:tc>
        <w:tc>
          <w:tcPr>
            <w:tcW w:w="2944" w:type="dxa"/>
          </w:tcPr>
          <w:p w14:paraId="67DEEB1B" w14:textId="25A31362" w:rsidR="0092114F" w:rsidRPr="002D7C93" w:rsidRDefault="0092114F" w:rsidP="0092114F">
            <w:pPr>
              <w:pStyle w:val="ListParagraph"/>
              <w:ind w:leftChars="0" w:left="0"/>
              <w:rPr>
                <w:ins w:id="1257" w:author="Siu Ham Wong" w:date="2025-01-26T01:22:00Z" w16du:dateUtc="2025-01-25T17:22:00Z"/>
                <w:rFonts w:cs="Arial"/>
                <w:shd w:val="clear" w:color="auto" w:fill="FFFFFF"/>
              </w:rPr>
            </w:pPr>
            <w:ins w:id="1258" w:author="Siu Ham Wong" w:date="2025-01-26T01:22:00Z" w16du:dateUtc="2025-01-25T17:22:00Z">
              <w:r w:rsidRPr="002D7C93">
                <w:rPr>
                  <w:rFonts w:cs="Arial"/>
                  <w:shd w:val="clear" w:color="auto" w:fill="FFFFFF"/>
                </w:rPr>
                <w:t>Booking ID</w:t>
              </w:r>
            </w:ins>
          </w:p>
        </w:tc>
      </w:tr>
      <w:tr w:rsidR="00990FD0" w:rsidRPr="008B1896" w14:paraId="1C4D2EB6" w14:textId="77777777" w:rsidTr="0092114F">
        <w:trPr>
          <w:ins w:id="1259" w:author="Siu Ham Wong" w:date="2025-01-27T16:38:00Z" w16du:dateUtc="2025-01-27T08:38:00Z"/>
        </w:trPr>
        <w:tc>
          <w:tcPr>
            <w:tcW w:w="3062" w:type="dxa"/>
          </w:tcPr>
          <w:p w14:paraId="53C8789A" w14:textId="55C4BCA7" w:rsidR="00990FD0" w:rsidRPr="002D7C93" w:rsidRDefault="00990FD0" w:rsidP="00990FD0">
            <w:pPr>
              <w:pStyle w:val="ListParagraph"/>
              <w:ind w:leftChars="0" w:left="0"/>
              <w:rPr>
                <w:ins w:id="1260" w:author="Siu Ham Wong" w:date="2025-01-27T16:38:00Z" w16du:dateUtc="2025-01-27T08:38:00Z"/>
                <w:rFonts w:cs="Arial"/>
                <w:lang w:eastAsia="zh-HK"/>
              </w:rPr>
            </w:pPr>
            <w:proofErr w:type="spellStart"/>
            <w:ins w:id="1261" w:author="Siu Ham Wong" w:date="2025-01-27T16:38:00Z" w16du:dateUtc="2025-01-27T08:38:00Z">
              <w:r w:rsidRPr="00A839B9">
                <w:rPr>
                  <w:rFonts w:cs="Arial"/>
                  <w:lang w:eastAsia="zh-HK"/>
                </w:rPr>
                <w:t>primaryVehicleRegion</w:t>
              </w:r>
              <w:proofErr w:type="spellEnd"/>
            </w:ins>
          </w:p>
        </w:tc>
        <w:tc>
          <w:tcPr>
            <w:tcW w:w="2050" w:type="dxa"/>
          </w:tcPr>
          <w:p w14:paraId="4CC78B41" w14:textId="7786259C" w:rsidR="00990FD0" w:rsidRPr="002D7C93" w:rsidRDefault="00990FD0" w:rsidP="00990FD0">
            <w:pPr>
              <w:pStyle w:val="ListParagraph"/>
              <w:ind w:leftChars="0" w:left="0"/>
              <w:rPr>
                <w:ins w:id="1262" w:author="Siu Ham Wong" w:date="2025-01-27T16:38:00Z" w16du:dateUtc="2025-01-27T08:38:00Z"/>
                <w:rFonts w:cs="Arial"/>
                <w:lang w:eastAsia="zh-HK"/>
              </w:rPr>
            </w:pPr>
            <w:ins w:id="1263" w:author="Siu Ham Wong" w:date="2025-01-27T16:38:00Z" w16du:dateUtc="2025-01-27T08:38:00Z">
              <w:r>
                <w:rPr>
                  <w:rFonts w:cs="Arial"/>
                  <w:lang w:eastAsia="zh-HK"/>
                </w:rPr>
                <w:t>S</w:t>
              </w:r>
              <w:proofErr w:type="spellStart"/>
              <w:r>
                <w:rPr>
                  <w:rFonts w:cs="Arial"/>
                  <w:lang w:val="en-HK" w:eastAsia="zh-HK"/>
                </w:rPr>
                <w:t>tring</w:t>
              </w:r>
              <w:proofErr w:type="spellEnd"/>
            </w:ins>
          </w:p>
        </w:tc>
        <w:tc>
          <w:tcPr>
            <w:tcW w:w="2944" w:type="dxa"/>
          </w:tcPr>
          <w:p w14:paraId="705DD4CB" w14:textId="77777777" w:rsidR="00990FD0" w:rsidRDefault="00990FD0" w:rsidP="00990FD0">
            <w:pPr>
              <w:pStyle w:val="ListParagraph"/>
              <w:ind w:leftChars="0" w:left="0"/>
              <w:rPr>
                <w:ins w:id="1264" w:author="Siu Ham Wong" w:date="2025-01-27T16:38:00Z" w16du:dateUtc="2025-01-27T08:38:00Z"/>
                <w:rFonts w:cs="Arial"/>
                <w:shd w:val="clear" w:color="auto" w:fill="FFFFFF"/>
              </w:rPr>
            </w:pPr>
            <w:ins w:id="1265" w:author="Siu Ham Wong" w:date="2025-01-27T16:38:00Z" w16du:dateUtc="2025-01-27T08:38:00Z">
              <w:r>
                <w:rPr>
                  <w:rFonts w:cs="Arial"/>
                  <w:shd w:val="clear" w:color="auto" w:fill="FFFFFF"/>
                </w:rPr>
                <w:t>Used for LPN Display</w:t>
              </w:r>
            </w:ins>
          </w:p>
          <w:p w14:paraId="5AB96B27" w14:textId="77777777" w:rsidR="00990FD0" w:rsidRDefault="00990FD0" w:rsidP="00990FD0">
            <w:pPr>
              <w:pStyle w:val="ListParagraph"/>
              <w:ind w:leftChars="0" w:left="0"/>
              <w:rPr>
                <w:ins w:id="1266" w:author="Siu Ham Wong" w:date="2025-01-27T16:38:00Z" w16du:dateUtc="2025-01-27T08:38:00Z"/>
                <w:rFonts w:cs="Arial"/>
                <w:shd w:val="clear" w:color="auto" w:fill="FFFFFF"/>
              </w:rPr>
            </w:pPr>
            <w:proofErr w:type="spellStart"/>
            <w:ins w:id="1267" w:author="Siu Ham Wong" w:date="2025-01-27T16:38:00Z" w16du:dateUtc="2025-01-27T08:38:00Z">
              <w:r>
                <w:rPr>
                  <w:rFonts w:cs="Arial"/>
                  <w:shd w:val="clear" w:color="auto" w:fill="FFFFFF"/>
                </w:rPr>
                <w:t>c</w:t>
              </w:r>
              <w:r w:rsidRPr="00A839B9">
                <w:rPr>
                  <w:rFonts w:cs="Arial"/>
                  <w:shd w:val="clear" w:color="auto" w:fill="FFFFFF"/>
                </w:rPr>
                <w:t>n</w:t>
              </w:r>
              <w:proofErr w:type="spellEnd"/>
              <w:r>
                <w:rPr>
                  <w:rFonts w:cs="Arial"/>
                  <w:shd w:val="clear" w:color="auto" w:fill="FFFFFF"/>
                </w:rPr>
                <w:t xml:space="preserve"> - Mainland</w:t>
              </w:r>
            </w:ins>
          </w:p>
          <w:p w14:paraId="1650974E" w14:textId="77777777" w:rsidR="00990FD0" w:rsidRDefault="00990FD0" w:rsidP="00990FD0">
            <w:pPr>
              <w:pStyle w:val="ListParagraph"/>
              <w:ind w:leftChars="0" w:left="0"/>
              <w:rPr>
                <w:ins w:id="1268" w:author="Siu Ham Wong" w:date="2025-01-27T16:38:00Z" w16du:dateUtc="2025-01-27T08:38:00Z"/>
                <w:rFonts w:cs="Arial"/>
                <w:shd w:val="clear" w:color="auto" w:fill="FFFFFF"/>
              </w:rPr>
            </w:pPr>
            <w:proofErr w:type="spellStart"/>
            <w:ins w:id="1269" w:author="Siu Ham Wong" w:date="2025-01-27T16:38:00Z" w16du:dateUtc="2025-01-27T08:38:00Z">
              <w:r w:rsidRPr="00A839B9">
                <w:rPr>
                  <w:rFonts w:cs="Arial"/>
                  <w:shd w:val="clear" w:color="auto" w:fill="FFFFFF"/>
                </w:rPr>
                <w:t>hk</w:t>
              </w:r>
              <w:proofErr w:type="spellEnd"/>
              <w:r>
                <w:rPr>
                  <w:rFonts w:cs="Arial"/>
                  <w:shd w:val="clear" w:color="auto" w:fill="FFFFFF"/>
                </w:rPr>
                <w:t xml:space="preserve"> – Hong Kong</w:t>
              </w:r>
            </w:ins>
          </w:p>
          <w:p w14:paraId="1E361841" w14:textId="2CC94089" w:rsidR="00990FD0" w:rsidRPr="002D7C93" w:rsidRDefault="00990FD0" w:rsidP="00990FD0">
            <w:pPr>
              <w:pStyle w:val="ListParagraph"/>
              <w:ind w:leftChars="0" w:left="0"/>
              <w:rPr>
                <w:ins w:id="1270" w:author="Siu Ham Wong" w:date="2025-01-27T16:38:00Z" w16du:dateUtc="2025-01-27T08:38:00Z"/>
                <w:rFonts w:cs="Arial"/>
                <w:shd w:val="clear" w:color="auto" w:fill="FFFFFF"/>
              </w:rPr>
            </w:pPr>
            <w:proofErr w:type="spellStart"/>
            <w:ins w:id="1271" w:author="Siu Ham Wong" w:date="2025-01-27T16:38:00Z" w16du:dateUtc="2025-01-27T08:38:00Z">
              <w:r w:rsidRPr="00A839B9">
                <w:rPr>
                  <w:rFonts w:cs="Arial"/>
                  <w:shd w:val="clear" w:color="auto" w:fill="FFFFFF"/>
                </w:rPr>
                <w:t>mo</w:t>
              </w:r>
              <w:proofErr w:type="spellEnd"/>
              <w:r>
                <w:rPr>
                  <w:rFonts w:cs="Arial"/>
                  <w:shd w:val="clear" w:color="auto" w:fill="FFFFFF"/>
                </w:rPr>
                <w:t xml:space="preserve"> - Macau</w:t>
              </w:r>
            </w:ins>
          </w:p>
        </w:tc>
      </w:tr>
    </w:tbl>
    <w:p w14:paraId="355E4A39" w14:textId="77777777" w:rsidR="00822EE8" w:rsidRPr="008B1896" w:rsidRDefault="00822EE8" w:rsidP="00822EE8">
      <w:pPr>
        <w:pStyle w:val="ListParagraph"/>
        <w:ind w:left="440" w:firstLine="411"/>
        <w:rPr>
          <w:rFonts w:cs="Arial"/>
          <w:lang w:eastAsia="zh-HK"/>
        </w:rPr>
      </w:pPr>
    </w:p>
    <w:p w14:paraId="7D523B27" w14:textId="0FEBD9B3" w:rsidR="00822EE8" w:rsidRPr="008B1896" w:rsidDel="0092114F" w:rsidRDefault="00822EE8">
      <w:pPr>
        <w:pStyle w:val="ListParagraph"/>
        <w:ind w:left="440" w:firstLine="411"/>
        <w:rPr>
          <w:del w:id="1272" w:author="Siu Ham Wong" w:date="2025-01-26T01:22:00Z" w16du:dateUtc="2025-01-25T17:22:00Z"/>
          <w:rFonts w:cs="Arial"/>
          <w:lang w:eastAsia="zh-HK"/>
        </w:rPr>
      </w:pPr>
      <w:r w:rsidRPr="008B1896">
        <w:rPr>
          <w:rFonts w:cs="Arial"/>
          <w:lang w:eastAsia="zh-HK"/>
        </w:rPr>
        <w:t>{</w:t>
      </w:r>
    </w:p>
    <w:p w14:paraId="56B44E30" w14:textId="660B507D" w:rsidR="00822EE8" w:rsidRPr="008B1896" w:rsidRDefault="00822EE8" w:rsidP="0092114F">
      <w:pPr>
        <w:pStyle w:val="ListParagraph"/>
        <w:ind w:left="440" w:firstLine="411"/>
        <w:rPr>
          <w:rFonts w:cs="Arial"/>
          <w:lang w:eastAsia="zh-HK"/>
        </w:rPr>
      </w:pPr>
      <w:del w:id="1273" w:author="Siu Ham Wong" w:date="2025-01-26T01:22:00Z" w16du:dateUtc="2025-01-25T17:22:00Z">
        <w:r w:rsidRPr="008B1896" w:rsidDel="0092114F">
          <w:rPr>
            <w:rFonts w:cs="Arial"/>
            <w:lang w:eastAsia="zh-HK"/>
          </w:rPr>
          <w:delText xml:space="preserve">     "deviceId":"D01",</w:delText>
        </w:r>
      </w:del>
    </w:p>
    <w:p w14:paraId="38739E79" w14:textId="0284E6F4" w:rsidR="0092114F" w:rsidRPr="008B1896" w:rsidRDefault="00822EE8" w:rsidP="0092114F">
      <w:pPr>
        <w:pStyle w:val="ListParagraph"/>
        <w:widowControl w:val="0"/>
        <w:adjustRightInd/>
        <w:snapToGrid/>
        <w:ind w:left="440"/>
        <w:jc w:val="left"/>
        <w:rPr>
          <w:ins w:id="1274" w:author="Siu Ham Wong" w:date="2025-01-26T01:22:00Z" w16du:dateUtc="2025-01-25T17:22:00Z"/>
          <w:rFonts w:cs="Arial"/>
          <w:lang w:eastAsia="zh-HK"/>
        </w:rPr>
      </w:pPr>
      <w:r w:rsidRPr="008B1896">
        <w:rPr>
          <w:rFonts w:cs="Arial"/>
          <w:lang w:eastAsia="zh-HK"/>
        </w:rPr>
        <w:t xml:space="preserve">    </w:t>
      </w:r>
      <w:ins w:id="1275" w:author="Siu Ham Wong" w:date="2025-01-26T01:22:00Z" w16du:dateUtc="2025-01-25T17:22:00Z">
        <w:r w:rsidR="0092114F">
          <w:rPr>
            <w:rFonts w:cs="Arial"/>
            <w:lang w:eastAsia="zh-HK"/>
          </w:rPr>
          <w:t xml:space="preserve">       </w:t>
        </w:r>
      </w:ins>
      <w:r w:rsidRPr="008B1896">
        <w:rPr>
          <w:rFonts w:cs="Arial"/>
          <w:lang w:eastAsia="zh-HK"/>
        </w:rPr>
        <w:t xml:space="preserve"> "cabinId":"C01",</w:t>
      </w:r>
    </w:p>
    <w:p w14:paraId="46935E33" w14:textId="77777777" w:rsidR="0092114F" w:rsidRPr="002D7C93" w:rsidRDefault="0092114F" w:rsidP="0092114F">
      <w:pPr>
        <w:pStyle w:val="ListParagraph"/>
        <w:ind w:left="440" w:firstLine="411"/>
        <w:rPr>
          <w:ins w:id="1276" w:author="Siu Ham Wong" w:date="2025-01-26T01:22:00Z" w16du:dateUtc="2025-01-25T17:22:00Z"/>
          <w:rFonts w:cs="Arial"/>
          <w:lang w:eastAsia="zh-HK"/>
        </w:rPr>
      </w:pPr>
      <w:ins w:id="1277" w:author="Siu Ham Wong" w:date="2025-01-26T01:22:00Z" w16du:dateUtc="2025-01-25T17:22:00Z">
        <w:r w:rsidRPr="008B1896">
          <w:rPr>
            <w:rFonts w:cs="Arial"/>
            <w:lang w:eastAsia="zh-HK"/>
          </w:rPr>
          <w:t xml:space="preserve">     </w:t>
        </w:r>
        <w:r w:rsidRPr="002D7C93">
          <w:rPr>
            <w:rFonts w:cs="Arial"/>
            <w:lang w:eastAsia="zh-HK"/>
          </w:rPr>
          <w:t>"vehicleHongkong":"XX9998",</w:t>
        </w:r>
      </w:ins>
    </w:p>
    <w:p w14:paraId="1E91A6FE" w14:textId="77777777" w:rsidR="0092114F" w:rsidRPr="002D7C93" w:rsidRDefault="0092114F" w:rsidP="0092114F">
      <w:pPr>
        <w:ind w:leftChars="218" w:left="480"/>
        <w:rPr>
          <w:ins w:id="1278" w:author="Siu Ham Wong" w:date="2025-01-26T01:22:00Z" w16du:dateUtc="2025-01-25T17:22:00Z"/>
          <w:rFonts w:cs="Arial"/>
          <w:lang w:eastAsia="zh-HK"/>
        </w:rPr>
      </w:pPr>
      <w:ins w:id="1279" w:author="Siu Ham Wong" w:date="2025-01-26T01:22:00Z" w16du:dateUtc="2025-01-25T17:22:00Z">
        <w:r w:rsidRPr="002D7C93">
          <w:rPr>
            <w:rFonts w:cs="Arial"/>
            <w:lang w:eastAsia="zh-HK"/>
          </w:rPr>
          <w:t xml:space="preserve">           "vehicleMainland":"XX9998",</w:t>
        </w:r>
      </w:ins>
    </w:p>
    <w:p w14:paraId="3E59EF08" w14:textId="61C720C8" w:rsidR="0092114F" w:rsidRPr="008B1896" w:rsidRDefault="0092114F" w:rsidP="0092114F">
      <w:pPr>
        <w:pStyle w:val="ListParagraph"/>
        <w:widowControl w:val="0"/>
        <w:adjustRightInd/>
        <w:snapToGrid/>
        <w:ind w:left="440"/>
        <w:jc w:val="left"/>
        <w:rPr>
          <w:ins w:id="1280" w:author="Siu Ham Wong" w:date="2025-01-26T01:23:00Z" w16du:dateUtc="2025-01-25T17:23:00Z"/>
          <w:rFonts w:cs="Arial"/>
          <w:lang w:eastAsia="zh-HK"/>
        </w:rPr>
      </w:pPr>
      <w:ins w:id="1281" w:author="Siu Ham Wong" w:date="2025-01-26T01:22:00Z" w16du:dateUtc="2025-01-25T17:22:00Z">
        <w:r w:rsidRPr="002D7C93">
          <w:rPr>
            <w:rFonts w:cs="Arial"/>
            <w:lang w:eastAsia="zh-HK"/>
          </w:rPr>
          <w:t xml:space="preserve">      </w:t>
        </w:r>
      </w:ins>
      <w:ins w:id="1282" w:author="Siu Ham Wong" w:date="2025-01-26T01:23:00Z" w16du:dateUtc="2025-01-25T17:23:00Z">
        <w:r>
          <w:rPr>
            <w:rFonts w:cs="Arial"/>
            <w:lang w:eastAsia="zh-HK"/>
          </w:rPr>
          <w:t xml:space="preserve"> </w:t>
        </w:r>
      </w:ins>
      <w:ins w:id="1283" w:author="Siu Ham Wong" w:date="2025-01-26T01:22:00Z" w16du:dateUtc="2025-01-25T17:22:00Z">
        <w:r w:rsidRPr="002D7C93">
          <w:rPr>
            <w:rFonts w:cs="Arial"/>
            <w:lang w:eastAsia="zh-HK"/>
          </w:rPr>
          <w:t xml:space="preserve">    "vehicleMacao":"XX9998",</w:t>
        </w:r>
      </w:ins>
    </w:p>
    <w:p w14:paraId="1EC8EDF3" w14:textId="2410FAB1" w:rsidR="00990FD0" w:rsidRPr="008B1896" w:rsidRDefault="0092114F" w:rsidP="00990FD0">
      <w:pPr>
        <w:pStyle w:val="ListParagraph"/>
        <w:widowControl w:val="0"/>
        <w:adjustRightInd/>
        <w:snapToGrid/>
        <w:ind w:left="440"/>
        <w:jc w:val="left"/>
        <w:rPr>
          <w:ins w:id="1284" w:author="Siu Ham Wong" w:date="2025-01-27T16:38:00Z" w16du:dateUtc="2025-01-27T08:38:00Z"/>
          <w:rFonts w:cs="Arial"/>
          <w:lang w:eastAsia="zh-HK"/>
        </w:rPr>
      </w:pPr>
      <w:ins w:id="1285" w:author="Siu Ham Wong" w:date="2025-01-26T01:23:00Z" w16du:dateUtc="2025-01-25T17:23:00Z">
        <w:r w:rsidRPr="008B1896">
          <w:rPr>
            <w:rFonts w:cs="Arial"/>
            <w:lang w:eastAsia="zh-HK"/>
          </w:rPr>
          <w:t xml:space="preserve">   </w:t>
        </w:r>
        <w:r>
          <w:rPr>
            <w:rFonts w:cs="Arial"/>
            <w:lang w:eastAsia="zh-HK"/>
          </w:rPr>
          <w:t xml:space="preserve"> </w:t>
        </w:r>
        <w:r w:rsidRPr="008B1896">
          <w:rPr>
            <w:rFonts w:cs="Arial"/>
            <w:lang w:eastAsia="zh-HK"/>
          </w:rPr>
          <w:t xml:space="preserve">       </w:t>
        </w:r>
        <w:r w:rsidRPr="002D7C93">
          <w:rPr>
            <w:rFonts w:cs="Arial"/>
            <w:lang w:eastAsia="zh-HK"/>
          </w:rPr>
          <w:t>“</w:t>
        </w:r>
        <w:proofErr w:type="spellStart"/>
        <w:r w:rsidRPr="002D7C93">
          <w:rPr>
            <w:rFonts w:cs="Arial"/>
            <w:lang w:eastAsia="zh-HK"/>
          </w:rPr>
          <w:t>bookingId</w:t>
        </w:r>
        <w:proofErr w:type="spellEnd"/>
        <w:r w:rsidRPr="002D7C93">
          <w:rPr>
            <w:rFonts w:cs="Arial"/>
            <w:lang w:eastAsia="zh-HK"/>
          </w:rPr>
          <w:t>”:” XX9998”</w:t>
        </w:r>
      </w:ins>
      <w:ins w:id="1286" w:author="Siu Ham Wong" w:date="2025-01-27T16:38:00Z" w16du:dateUtc="2025-01-27T08:38:00Z">
        <w:r w:rsidR="00990FD0" w:rsidRPr="002D7C93">
          <w:rPr>
            <w:rFonts w:cs="Arial"/>
            <w:lang w:eastAsia="zh-HK"/>
          </w:rPr>
          <w:t>,</w:t>
        </w:r>
      </w:ins>
    </w:p>
    <w:p w14:paraId="5E286D90" w14:textId="16CB5759" w:rsidR="00822EE8" w:rsidRPr="008B1896" w:rsidDel="0092114F" w:rsidRDefault="00990FD0" w:rsidP="00990FD0">
      <w:pPr>
        <w:pStyle w:val="ListParagraph"/>
        <w:widowControl w:val="0"/>
        <w:adjustRightInd/>
        <w:snapToGrid/>
        <w:ind w:left="440"/>
        <w:jc w:val="left"/>
        <w:rPr>
          <w:del w:id="1287" w:author="Siu Ham Wong" w:date="2025-01-26T01:22:00Z" w16du:dateUtc="2025-01-25T17:22:00Z"/>
          <w:rFonts w:cs="Arial"/>
          <w:lang w:eastAsia="zh-HK"/>
        </w:rPr>
        <w:pPrChange w:id="1288" w:author="Siu Ham Wong" w:date="2025-01-26T01:23:00Z" w16du:dateUtc="2025-01-25T17:23:00Z">
          <w:pPr>
            <w:ind w:leftChars="218" w:left="480"/>
          </w:pPr>
        </w:pPrChange>
      </w:pPr>
      <w:ins w:id="1289" w:author="Siu Ham Wong" w:date="2025-01-27T16:38:00Z" w16du:dateUtc="2025-01-27T08:38:00Z">
        <w:r w:rsidRPr="008B1896">
          <w:rPr>
            <w:rFonts w:cs="Arial"/>
            <w:lang w:eastAsia="zh-HK"/>
          </w:rPr>
          <w:t xml:space="preserve">   </w:t>
        </w:r>
        <w:r>
          <w:rPr>
            <w:rFonts w:cs="Arial"/>
            <w:lang w:eastAsia="zh-HK"/>
          </w:rPr>
          <w:t xml:space="preserve"> </w:t>
        </w:r>
        <w:r w:rsidRPr="008B1896">
          <w:rPr>
            <w:rFonts w:cs="Arial"/>
            <w:lang w:eastAsia="zh-HK"/>
          </w:rPr>
          <w:t xml:space="preserve">       </w:t>
        </w:r>
        <w:r w:rsidRPr="002D7C93">
          <w:rPr>
            <w:rFonts w:cs="Arial"/>
            <w:lang w:eastAsia="zh-HK"/>
          </w:rPr>
          <w:t>“</w:t>
        </w:r>
        <w:proofErr w:type="spellStart"/>
        <w:r w:rsidRPr="00A839B9">
          <w:rPr>
            <w:rFonts w:cs="Arial"/>
            <w:lang w:eastAsia="zh-HK"/>
          </w:rPr>
          <w:t>primaryVehicleRegion</w:t>
        </w:r>
        <w:proofErr w:type="spellEnd"/>
        <w:r w:rsidRPr="002D7C93">
          <w:rPr>
            <w:rFonts w:cs="Arial"/>
            <w:lang w:eastAsia="zh-HK"/>
          </w:rPr>
          <w:t>”:”</w:t>
        </w:r>
      </w:ins>
      <w:proofErr w:type="spellStart"/>
      <w:ins w:id="1290" w:author="Siu Ham Wong" w:date="2025-01-27T16:39:00Z" w16du:dateUtc="2025-01-27T08:39:00Z">
        <w:r>
          <w:rPr>
            <w:rFonts w:cs="Arial"/>
            <w:lang w:eastAsia="zh-HK"/>
          </w:rPr>
          <w:t>hk</w:t>
        </w:r>
      </w:ins>
      <w:proofErr w:type="spellEnd"/>
      <w:ins w:id="1291" w:author="Siu Ham Wong" w:date="2025-01-27T16:38:00Z" w16du:dateUtc="2025-01-27T08:38:00Z">
        <w:r w:rsidRPr="002D7C93">
          <w:rPr>
            <w:rFonts w:cs="Arial"/>
            <w:lang w:eastAsia="zh-HK"/>
          </w:rPr>
          <w:t>”</w:t>
        </w:r>
      </w:ins>
    </w:p>
    <w:p w14:paraId="50001D41" w14:textId="2B8E7DBC" w:rsidR="00822EE8" w:rsidRPr="008B1896" w:rsidDel="0092114F" w:rsidRDefault="00822EE8">
      <w:pPr>
        <w:pStyle w:val="ListParagraph"/>
        <w:ind w:left="440"/>
        <w:rPr>
          <w:del w:id="1292" w:author="Siu Ham Wong" w:date="2025-01-26T01:22:00Z" w16du:dateUtc="2025-01-25T17:22:00Z"/>
          <w:rFonts w:cs="Arial"/>
          <w:lang w:eastAsia="zh-HK"/>
        </w:rPr>
        <w:pPrChange w:id="1293" w:author="Siu Ham Wong" w:date="2025-01-26T01:23:00Z" w16du:dateUtc="2025-01-25T17:23:00Z">
          <w:pPr/>
        </w:pPrChange>
      </w:pPr>
      <w:del w:id="1294" w:author="Siu Ham Wong" w:date="2025-01-26T01:22:00Z" w16du:dateUtc="2025-01-25T17:22:00Z">
        <w:r w:rsidRPr="008B1896" w:rsidDel="0092114F">
          <w:rPr>
            <w:rFonts w:cs="Arial"/>
            <w:lang w:eastAsia="zh-HK"/>
          </w:rPr>
          <w:delText xml:space="preserve">     "</w:delText>
        </w:r>
        <w:r w:rsidR="00B43F7C" w:rsidRPr="008B1896" w:rsidDel="0092114F">
          <w:rPr>
            <w:rFonts w:cs="Arial"/>
            <w:lang w:eastAsia="zh-HK"/>
          </w:rPr>
          <w:delText>warehouseId</w:delText>
        </w:r>
        <w:r w:rsidRPr="008B1896" w:rsidDel="0092114F">
          <w:rPr>
            <w:rFonts w:cs="Arial"/>
            <w:lang w:eastAsia="zh-HK"/>
          </w:rPr>
          <w:delText>":”</w:delText>
        </w:r>
        <w:r w:rsidR="00B43F7C" w:rsidRPr="008B1896" w:rsidDel="0092114F">
          <w:rPr>
            <w:rFonts w:cs="Arial"/>
            <w:lang w:eastAsia="zh-HK"/>
          </w:rPr>
          <w:delText>W01</w:delText>
        </w:r>
        <w:r w:rsidRPr="008B1896" w:rsidDel="0092114F">
          <w:rPr>
            <w:rFonts w:cs="Arial"/>
            <w:lang w:eastAsia="zh-HK"/>
          </w:rPr>
          <w:delText>”</w:delText>
        </w:r>
        <w:r w:rsidR="00B43F7C" w:rsidRPr="008B1896" w:rsidDel="0092114F">
          <w:rPr>
            <w:rFonts w:cs="Arial"/>
            <w:lang w:eastAsia="zh-HK"/>
          </w:rPr>
          <w:delText>,</w:delText>
        </w:r>
      </w:del>
    </w:p>
    <w:p w14:paraId="20A06711" w14:textId="147A71FC" w:rsidR="00B43F7C" w:rsidRPr="008B1896" w:rsidRDefault="00B43F7C">
      <w:pPr>
        <w:pStyle w:val="ListParagraph"/>
        <w:ind w:left="440"/>
        <w:rPr>
          <w:rFonts w:cs="Arial"/>
          <w:lang w:eastAsia="zh-HK"/>
        </w:rPr>
        <w:pPrChange w:id="1295" w:author="Siu Ham Wong" w:date="2025-01-26T01:23:00Z" w16du:dateUtc="2025-01-25T17:23:00Z">
          <w:pPr/>
        </w:pPrChange>
      </w:pPr>
      <w:del w:id="1296" w:author="Siu Ham Wong" w:date="2025-01-26T01:22:00Z" w16du:dateUtc="2025-01-25T17:22:00Z">
        <w:r w:rsidRPr="008B1896" w:rsidDel="0092114F">
          <w:rPr>
            <w:rFonts w:cs="Arial"/>
            <w:lang w:eastAsia="zh-HK"/>
          </w:rPr>
          <w:delText xml:space="preserve">     "areaId":”A01”</w:delText>
        </w:r>
      </w:del>
    </w:p>
    <w:p w14:paraId="2F6F2EB1" w14:textId="77777777" w:rsidR="00822EE8" w:rsidRPr="008B1896" w:rsidRDefault="00822EE8" w:rsidP="00822EE8">
      <w:pPr>
        <w:ind w:firstLine="851"/>
        <w:rPr>
          <w:rFonts w:cs="Arial"/>
          <w:lang w:eastAsia="zh-HK"/>
        </w:rPr>
      </w:pPr>
      <w:r w:rsidRPr="008B1896">
        <w:rPr>
          <w:rFonts w:cs="Arial"/>
          <w:lang w:eastAsia="zh-HK"/>
        </w:rPr>
        <w:t>}</w:t>
      </w:r>
    </w:p>
    <w:p w14:paraId="575EFB3D" w14:textId="77777777" w:rsidR="00822EE8" w:rsidRPr="008B1896" w:rsidRDefault="00822EE8" w:rsidP="00822EE8">
      <w:pPr>
        <w:ind w:firstLine="851"/>
        <w:rPr>
          <w:rFonts w:cs="Arial"/>
          <w:lang w:eastAsia="zh-HK"/>
        </w:rPr>
      </w:pPr>
    </w:p>
    <w:p w14:paraId="71D9432D" w14:textId="77777777" w:rsidR="00822EE8" w:rsidRPr="008B1896" w:rsidRDefault="00822EE8" w:rsidP="00822EE8">
      <w:pPr>
        <w:pStyle w:val="ListParagraph"/>
        <w:ind w:leftChars="0" w:left="960"/>
        <w:rPr>
          <w:rFonts w:cs="Arial"/>
          <w:lang w:eastAsia="zh-HK"/>
        </w:rPr>
      </w:pPr>
      <w:r w:rsidRPr="008B1896">
        <w:rPr>
          <w:rFonts w:cs="Arial"/>
          <w:lang w:eastAsia="zh-HK"/>
        </w:rPr>
        <w:t>Response</w:t>
      </w:r>
    </w:p>
    <w:p w14:paraId="36F30464" w14:textId="77777777" w:rsidR="00822EE8" w:rsidRPr="008B1896" w:rsidRDefault="00822EE8" w:rsidP="00822EE8">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8B1896" w:rsidRPr="008B1896" w14:paraId="11E375C2" w14:textId="77777777" w:rsidTr="007B5256">
        <w:tc>
          <w:tcPr>
            <w:tcW w:w="2720" w:type="dxa"/>
          </w:tcPr>
          <w:p w14:paraId="23FC51A9" w14:textId="77777777" w:rsidR="00822EE8" w:rsidRPr="008B1896" w:rsidRDefault="00822EE8" w:rsidP="007B5256">
            <w:pPr>
              <w:pStyle w:val="ListParagraph"/>
              <w:ind w:leftChars="0" w:left="0"/>
              <w:rPr>
                <w:rFonts w:cs="Arial"/>
                <w:b/>
                <w:lang w:eastAsia="zh-HK"/>
              </w:rPr>
            </w:pPr>
            <w:r w:rsidRPr="008B1896">
              <w:rPr>
                <w:rFonts w:cs="Arial"/>
                <w:b/>
                <w:lang w:eastAsia="zh-HK"/>
              </w:rPr>
              <w:t>Field</w:t>
            </w:r>
          </w:p>
        </w:tc>
        <w:tc>
          <w:tcPr>
            <w:tcW w:w="2158" w:type="dxa"/>
          </w:tcPr>
          <w:p w14:paraId="21D5985D" w14:textId="77777777" w:rsidR="00822EE8" w:rsidRPr="008B1896" w:rsidRDefault="00822EE8" w:rsidP="007B5256">
            <w:pPr>
              <w:pStyle w:val="ListParagraph"/>
              <w:ind w:leftChars="0" w:left="0"/>
              <w:rPr>
                <w:rFonts w:cs="Arial"/>
                <w:b/>
                <w:lang w:eastAsia="zh-HK"/>
              </w:rPr>
            </w:pPr>
            <w:r w:rsidRPr="008B1896">
              <w:rPr>
                <w:rFonts w:cs="Arial"/>
                <w:b/>
                <w:lang w:eastAsia="zh-HK"/>
              </w:rPr>
              <w:t>Type</w:t>
            </w:r>
          </w:p>
        </w:tc>
        <w:tc>
          <w:tcPr>
            <w:tcW w:w="3178" w:type="dxa"/>
          </w:tcPr>
          <w:p w14:paraId="1A42E4B4" w14:textId="77777777" w:rsidR="00822EE8" w:rsidRPr="008B1896" w:rsidRDefault="00822EE8" w:rsidP="007B5256">
            <w:pPr>
              <w:pStyle w:val="ListParagraph"/>
              <w:ind w:leftChars="0" w:left="0"/>
              <w:rPr>
                <w:rFonts w:cs="Arial"/>
                <w:b/>
                <w:lang w:eastAsia="zh-HK"/>
              </w:rPr>
            </w:pPr>
            <w:r w:rsidRPr="008B1896">
              <w:rPr>
                <w:rFonts w:cs="Arial"/>
                <w:b/>
                <w:lang w:eastAsia="zh-HK"/>
              </w:rPr>
              <w:t>Description</w:t>
            </w:r>
          </w:p>
        </w:tc>
      </w:tr>
      <w:tr w:rsidR="008B1896" w:rsidRPr="008B1896" w14:paraId="5CC72321" w14:textId="77777777" w:rsidTr="007B5256">
        <w:tc>
          <w:tcPr>
            <w:tcW w:w="2720" w:type="dxa"/>
          </w:tcPr>
          <w:p w14:paraId="7CD849B3" w14:textId="77777777" w:rsidR="00822EE8" w:rsidRPr="008B1896" w:rsidRDefault="00822EE8"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10905576" w14:textId="77777777" w:rsidR="00822EE8" w:rsidRPr="008B1896" w:rsidRDefault="00822EE8" w:rsidP="007B5256">
            <w:pPr>
              <w:pStyle w:val="ListParagraph"/>
              <w:ind w:leftChars="0" w:left="0"/>
              <w:rPr>
                <w:rFonts w:cs="Arial"/>
                <w:lang w:eastAsia="zh-HK"/>
              </w:rPr>
            </w:pPr>
            <w:r w:rsidRPr="008B1896">
              <w:rPr>
                <w:rFonts w:cs="Arial"/>
                <w:lang w:eastAsia="zh-HK"/>
              </w:rPr>
              <w:t>Number</w:t>
            </w:r>
          </w:p>
        </w:tc>
        <w:tc>
          <w:tcPr>
            <w:tcW w:w="3178" w:type="dxa"/>
          </w:tcPr>
          <w:p w14:paraId="0C2B460B" w14:textId="77777777" w:rsidR="00822EE8" w:rsidRPr="008B1896" w:rsidRDefault="00822EE8" w:rsidP="007B5256">
            <w:pPr>
              <w:pStyle w:val="ListParagraph"/>
              <w:ind w:leftChars="0" w:left="0"/>
              <w:rPr>
                <w:rFonts w:eastAsiaTheme="minorEastAsia" w:cs="Arial"/>
                <w:lang w:eastAsia="zh-HK"/>
              </w:rPr>
            </w:pPr>
            <w:r w:rsidRPr="008B1896">
              <w:rPr>
                <w:rFonts w:eastAsiaTheme="minorEastAsia" w:cs="Arial"/>
                <w:lang w:eastAsia="zh-HK"/>
              </w:rPr>
              <w:t>0 - fail</w:t>
            </w:r>
          </w:p>
          <w:p w14:paraId="732AD3FB" w14:textId="77777777" w:rsidR="00822EE8" w:rsidRPr="008B1896" w:rsidRDefault="00822EE8"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42905E6C" w14:textId="77777777" w:rsidTr="007B5256">
        <w:tc>
          <w:tcPr>
            <w:tcW w:w="2720" w:type="dxa"/>
          </w:tcPr>
          <w:p w14:paraId="77E593B1" w14:textId="77777777" w:rsidR="00822EE8" w:rsidRPr="008B1896" w:rsidRDefault="00822EE8"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3D5FDAB2" w14:textId="77777777" w:rsidR="00822EE8" w:rsidRPr="008B1896" w:rsidRDefault="00822EE8" w:rsidP="007B5256">
            <w:pPr>
              <w:pStyle w:val="ListParagraph"/>
              <w:ind w:leftChars="0" w:left="0"/>
              <w:rPr>
                <w:rFonts w:cs="Arial"/>
                <w:lang w:eastAsia="zh-HK"/>
              </w:rPr>
            </w:pPr>
            <w:r w:rsidRPr="008B1896">
              <w:rPr>
                <w:rFonts w:cs="Arial"/>
                <w:lang w:eastAsia="zh-HK"/>
              </w:rPr>
              <w:t>String</w:t>
            </w:r>
          </w:p>
        </w:tc>
        <w:tc>
          <w:tcPr>
            <w:tcW w:w="3178" w:type="dxa"/>
          </w:tcPr>
          <w:p w14:paraId="2155C000" w14:textId="77777777" w:rsidR="00822EE8" w:rsidRPr="008B1896" w:rsidRDefault="00822EE8"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00F27B23" w14:textId="77777777" w:rsidTr="007B5256">
        <w:tc>
          <w:tcPr>
            <w:tcW w:w="2720" w:type="dxa"/>
          </w:tcPr>
          <w:p w14:paraId="0C1A043B" w14:textId="77777777" w:rsidR="00822EE8" w:rsidRPr="008B1896" w:rsidRDefault="00822EE8" w:rsidP="007B5256">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5D20F278" w14:textId="77777777" w:rsidR="00822EE8" w:rsidRPr="008B1896" w:rsidRDefault="00822EE8" w:rsidP="007B5256">
            <w:pPr>
              <w:pStyle w:val="ListParagraph"/>
              <w:ind w:leftChars="0" w:left="0"/>
              <w:rPr>
                <w:rFonts w:cs="Arial"/>
                <w:lang w:eastAsia="zh-HK"/>
              </w:rPr>
            </w:pPr>
            <w:r w:rsidRPr="008B1896">
              <w:rPr>
                <w:rFonts w:cs="Arial"/>
                <w:lang w:eastAsia="zh-HK"/>
              </w:rPr>
              <w:t>String</w:t>
            </w:r>
          </w:p>
        </w:tc>
        <w:tc>
          <w:tcPr>
            <w:tcW w:w="3178" w:type="dxa"/>
          </w:tcPr>
          <w:p w14:paraId="5402D7C9" w14:textId="77777777" w:rsidR="00822EE8" w:rsidRPr="008B1896" w:rsidRDefault="00822EE8"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0C1D0CF8" w14:textId="77777777" w:rsidR="00822EE8" w:rsidRPr="002D7C93" w:rsidRDefault="00822EE8" w:rsidP="007B5256">
            <w:pPr>
              <w:pStyle w:val="ListParagraph"/>
              <w:ind w:leftChars="0" w:left="0"/>
              <w:rPr>
                <w:rFonts w:cs="Arial"/>
                <w:shd w:val="clear" w:color="auto" w:fill="FFFFFF"/>
              </w:rPr>
            </w:pPr>
            <w:r w:rsidRPr="008B1896">
              <w:rPr>
                <w:rFonts w:cs="Arial"/>
              </w:rPr>
              <w:t>System Date Time</w:t>
            </w:r>
          </w:p>
        </w:tc>
      </w:tr>
    </w:tbl>
    <w:p w14:paraId="4C2882AB" w14:textId="77777777" w:rsidR="00822EE8" w:rsidRPr="008B1896" w:rsidRDefault="00822EE8" w:rsidP="00822EE8">
      <w:pPr>
        <w:rPr>
          <w:rFonts w:cs="Arial"/>
          <w:lang w:eastAsia="zh-HK"/>
        </w:rPr>
      </w:pPr>
    </w:p>
    <w:p w14:paraId="4929AC3E" w14:textId="77777777" w:rsidR="00822EE8" w:rsidRPr="008B1896" w:rsidRDefault="00822EE8" w:rsidP="00822EE8">
      <w:pPr>
        <w:pStyle w:val="ListParagraph"/>
        <w:widowControl w:val="0"/>
        <w:adjustRightInd/>
        <w:snapToGrid/>
        <w:ind w:left="440" w:firstLine="411"/>
        <w:jc w:val="left"/>
        <w:rPr>
          <w:rFonts w:cs="Arial"/>
          <w:lang w:eastAsia="zh-HK"/>
        </w:rPr>
      </w:pPr>
      <w:r w:rsidRPr="008B1896">
        <w:rPr>
          <w:rFonts w:cs="Arial"/>
          <w:lang w:eastAsia="zh-HK"/>
        </w:rPr>
        <w:t>{</w:t>
      </w:r>
    </w:p>
    <w:p w14:paraId="5EC1A35C" w14:textId="77777777" w:rsidR="00822EE8" w:rsidRPr="008B1896" w:rsidRDefault="00822EE8" w:rsidP="00822EE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45A4DC49" w14:textId="77777777" w:rsidR="00822EE8" w:rsidRPr="008B1896" w:rsidRDefault="00822EE8" w:rsidP="00822EE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2DCCE577" w14:textId="32A97077" w:rsidR="00C915BF" w:rsidRPr="008B1896" w:rsidDel="00BC39D2" w:rsidRDefault="00822EE8">
      <w:pPr>
        <w:pStyle w:val="ListParagraph"/>
        <w:widowControl w:val="0"/>
        <w:adjustRightInd/>
        <w:snapToGrid/>
        <w:ind w:left="440"/>
        <w:jc w:val="left"/>
        <w:rPr>
          <w:del w:id="1297" w:author="Siu Ham Wong" w:date="2025-01-26T01:25:00Z" w16du:dateUtc="2025-01-25T17:25:00Z"/>
          <w:rFonts w:cs="Arial"/>
          <w:lang w:eastAsia="zh-HK"/>
        </w:rPr>
      </w:pPr>
      <w:r w:rsidRPr="008B1896">
        <w:rPr>
          <w:rFonts w:cs="Arial"/>
          <w:lang w:eastAsia="zh-HK"/>
        </w:rPr>
        <w:t xml:space="preserve">          </w:t>
      </w:r>
      <w:r w:rsidR="00C915BF" w:rsidRPr="008B1896">
        <w:rPr>
          <w:rFonts w:cs="Arial"/>
          <w:lang w:eastAsia="zh-HK"/>
        </w:rPr>
        <w:t xml:space="preserve"> </w:t>
      </w:r>
      <w:r w:rsidRPr="008B1896">
        <w:rPr>
          <w:rFonts w:cs="Arial"/>
          <w:lang w:eastAsia="zh-HK"/>
        </w:rPr>
        <w:t>“sysDatetime”:”2024-01-01 23:00:00”</w:t>
      </w:r>
      <w:del w:id="1298" w:author="Siu Ham Wong" w:date="2025-01-26T01:25:00Z" w16du:dateUtc="2025-01-25T17:25:00Z">
        <w:r w:rsidR="00C915BF" w:rsidRPr="008B1896" w:rsidDel="00BC39D2">
          <w:rPr>
            <w:rFonts w:cs="Arial"/>
            <w:lang w:eastAsia="zh-HK"/>
          </w:rPr>
          <w:delText>,</w:delText>
        </w:r>
      </w:del>
    </w:p>
    <w:p w14:paraId="288BC180" w14:textId="47D13183" w:rsidR="00C915BF" w:rsidRPr="002D7C93" w:rsidDel="00BC39D2" w:rsidRDefault="00C915BF">
      <w:pPr>
        <w:pStyle w:val="ListParagraph"/>
        <w:widowControl w:val="0"/>
        <w:adjustRightInd/>
        <w:snapToGrid/>
        <w:ind w:left="440"/>
        <w:jc w:val="left"/>
        <w:rPr>
          <w:del w:id="1299" w:author="Siu Ham Wong" w:date="2025-01-26T01:25:00Z" w16du:dateUtc="2025-01-25T17:25:00Z"/>
          <w:rFonts w:cs="Arial"/>
          <w:lang w:eastAsia="zh-HK"/>
        </w:rPr>
        <w:pPrChange w:id="1300" w:author="Siu Ham Wong" w:date="2025-01-26T01:25:00Z" w16du:dateUtc="2025-01-25T17:25:00Z">
          <w:pPr>
            <w:pStyle w:val="ListParagraph"/>
            <w:ind w:left="440" w:firstLine="411"/>
          </w:pPr>
        </w:pPrChange>
      </w:pPr>
      <w:del w:id="1301" w:author="Siu Ham Wong" w:date="2025-01-26T01:25:00Z" w16du:dateUtc="2025-01-25T17:25:00Z">
        <w:r w:rsidRPr="008B1896" w:rsidDel="00BC39D2">
          <w:rPr>
            <w:rFonts w:cs="Arial"/>
            <w:lang w:eastAsia="zh-HK"/>
          </w:rPr>
          <w:delText xml:space="preserve">     </w:delText>
        </w:r>
        <w:r w:rsidRPr="002D7C93" w:rsidDel="00BC39D2">
          <w:rPr>
            <w:rFonts w:cs="Arial"/>
            <w:lang w:eastAsia="zh-HK"/>
          </w:rPr>
          <w:delText>"vehicleHongkong":"XX9998",</w:delText>
        </w:r>
      </w:del>
    </w:p>
    <w:p w14:paraId="148B18FB" w14:textId="2981CDB0" w:rsidR="00C915BF" w:rsidRPr="002D7C93" w:rsidDel="00BC39D2" w:rsidRDefault="00C915BF">
      <w:pPr>
        <w:pStyle w:val="ListParagraph"/>
        <w:widowControl w:val="0"/>
        <w:adjustRightInd/>
        <w:snapToGrid/>
        <w:ind w:left="440"/>
        <w:jc w:val="left"/>
        <w:rPr>
          <w:del w:id="1302" w:author="Siu Ham Wong" w:date="2025-01-26T01:25:00Z" w16du:dateUtc="2025-01-25T17:25:00Z"/>
          <w:rFonts w:cs="Arial"/>
          <w:lang w:eastAsia="zh-HK"/>
        </w:rPr>
        <w:pPrChange w:id="1303" w:author="Siu Ham Wong" w:date="2025-01-26T01:25:00Z" w16du:dateUtc="2025-01-25T17:25:00Z">
          <w:pPr>
            <w:ind w:leftChars="218" w:left="480"/>
          </w:pPr>
        </w:pPrChange>
      </w:pPr>
      <w:del w:id="1304" w:author="Siu Ham Wong" w:date="2025-01-26T01:25:00Z" w16du:dateUtc="2025-01-25T17:25:00Z">
        <w:r w:rsidRPr="002D7C93" w:rsidDel="00BC39D2">
          <w:rPr>
            <w:rFonts w:cs="Arial"/>
            <w:lang w:eastAsia="zh-HK"/>
          </w:rPr>
          <w:delText xml:space="preserve">           "vehicleMainland":"XX9998",</w:delText>
        </w:r>
      </w:del>
    </w:p>
    <w:p w14:paraId="4CF88805" w14:textId="28F55009" w:rsidR="00233AC6" w:rsidRPr="002D7C93" w:rsidDel="00BC39D2" w:rsidRDefault="00C915BF">
      <w:pPr>
        <w:pStyle w:val="ListParagraph"/>
        <w:widowControl w:val="0"/>
        <w:adjustRightInd/>
        <w:snapToGrid/>
        <w:ind w:left="440"/>
        <w:jc w:val="left"/>
        <w:rPr>
          <w:del w:id="1305" w:author="Siu Ham Wong" w:date="2025-01-26T01:25:00Z" w16du:dateUtc="2025-01-25T17:25:00Z"/>
          <w:rFonts w:cs="Arial"/>
          <w:lang w:eastAsia="zh-HK"/>
        </w:rPr>
        <w:pPrChange w:id="1306" w:author="Siu Ham Wong" w:date="2025-01-26T01:25:00Z" w16du:dateUtc="2025-01-25T17:25:00Z">
          <w:pPr>
            <w:ind w:leftChars="218" w:left="480"/>
          </w:pPr>
        </w:pPrChange>
      </w:pPr>
      <w:del w:id="1307" w:author="Siu Ham Wong" w:date="2025-01-26T01:25:00Z" w16du:dateUtc="2025-01-25T17:25:00Z">
        <w:r w:rsidRPr="002D7C93" w:rsidDel="00BC39D2">
          <w:rPr>
            <w:rFonts w:cs="Arial"/>
            <w:lang w:eastAsia="zh-HK"/>
          </w:rPr>
          <w:delText xml:space="preserve">           "vehicleMacao":"XX9998",</w:delText>
        </w:r>
      </w:del>
    </w:p>
    <w:p w14:paraId="758703AD" w14:textId="20CE0D37" w:rsidR="00233AC6" w:rsidRPr="002D7C93" w:rsidDel="00BC39D2" w:rsidRDefault="00233AC6">
      <w:pPr>
        <w:pStyle w:val="ListParagraph"/>
        <w:widowControl w:val="0"/>
        <w:adjustRightInd/>
        <w:snapToGrid/>
        <w:ind w:left="440"/>
        <w:jc w:val="left"/>
        <w:rPr>
          <w:del w:id="1308" w:author="Siu Ham Wong" w:date="2025-01-26T01:25:00Z" w16du:dateUtc="2025-01-25T17:25:00Z"/>
          <w:rFonts w:cs="Arial"/>
          <w:lang w:eastAsia="zh-HK"/>
        </w:rPr>
        <w:pPrChange w:id="1309" w:author="Siu Ham Wong" w:date="2025-01-26T01:25:00Z" w16du:dateUtc="2025-01-25T17:25:00Z">
          <w:pPr>
            <w:ind w:leftChars="218" w:left="480"/>
          </w:pPr>
        </w:pPrChange>
      </w:pPr>
      <w:del w:id="1310" w:author="Siu Ham Wong" w:date="2025-01-26T01:25:00Z" w16du:dateUtc="2025-01-25T17:25:00Z">
        <w:r w:rsidRPr="002D7C93" w:rsidDel="00BC39D2">
          <w:rPr>
            <w:rFonts w:cs="Arial"/>
            <w:lang w:eastAsia="zh-HK"/>
          </w:rPr>
          <w:delText xml:space="preserve">           "capture":"</w:delText>
        </w:r>
        <w:r w:rsidRPr="008B1896" w:rsidDel="00BC39D2">
          <w:rPr>
            <w:rFonts w:cs="Arial"/>
            <w:lang w:eastAsia="zh-HK"/>
          </w:rPr>
          <w:delText>iVBORw0KGgoAAAANSUh…</w:delText>
        </w:r>
        <w:r w:rsidRPr="002D7C93" w:rsidDel="00BC39D2">
          <w:rPr>
            <w:rFonts w:cs="Arial"/>
            <w:lang w:eastAsia="zh-HK"/>
          </w:rPr>
          <w:delText>",</w:delText>
        </w:r>
      </w:del>
    </w:p>
    <w:p w14:paraId="7B9BCE47" w14:textId="22658F53" w:rsidR="00C915BF" w:rsidRPr="008B1896" w:rsidRDefault="00C915BF">
      <w:pPr>
        <w:pStyle w:val="ListParagraph"/>
        <w:widowControl w:val="0"/>
        <w:adjustRightInd/>
        <w:snapToGrid/>
        <w:ind w:left="440"/>
        <w:jc w:val="left"/>
        <w:rPr>
          <w:rFonts w:cs="Arial"/>
          <w:lang w:eastAsia="zh-HK"/>
        </w:rPr>
        <w:pPrChange w:id="1311" w:author="Siu Ham Wong" w:date="2025-01-26T01:25:00Z" w16du:dateUtc="2025-01-25T17:25:00Z">
          <w:pPr>
            <w:ind w:leftChars="218" w:left="480" w:firstLine="371"/>
          </w:pPr>
        </w:pPrChange>
      </w:pPr>
      <w:del w:id="1312" w:author="Siu Ham Wong" w:date="2025-01-26T01:25:00Z" w16du:dateUtc="2025-01-25T17:25:00Z">
        <w:r w:rsidRPr="008B1896" w:rsidDel="00BC39D2">
          <w:rPr>
            <w:rFonts w:cs="Arial"/>
            <w:lang w:eastAsia="zh-HK"/>
          </w:rPr>
          <w:delText xml:space="preserve">     "</w:delText>
        </w:r>
        <w:r w:rsidR="00233AC6" w:rsidRPr="002D7C93" w:rsidDel="00BC39D2">
          <w:rPr>
            <w:rFonts w:cs="Arial"/>
            <w:lang w:eastAsia="zh-HK"/>
          </w:rPr>
          <w:delText>capture</w:delText>
        </w:r>
        <w:r w:rsidRPr="008B1896" w:rsidDel="00BC39D2">
          <w:rPr>
            <w:rFonts w:cs="Arial"/>
            <w:lang w:eastAsia="zh-HK"/>
          </w:rPr>
          <w:delText>Datetime":"2024-01-01 23:00:00",</w:delText>
        </w:r>
      </w:del>
    </w:p>
    <w:p w14:paraId="01D18D88" w14:textId="77777777" w:rsidR="00822EE8" w:rsidRPr="008B1896" w:rsidRDefault="00822EE8" w:rsidP="00822EE8">
      <w:pPr>
        <w:pStyle w:val="ListParagraph"/>
        <w:widowControl w:val="0"/>
        <w:adjustRightInd/>
        <w:snapToGrid/>
        <w:ind w:left="440"/>
        <w:jc w:val="left"/>
        <w:rPr>
          <w:rFonts w:cs="Arial"/>
          <w:lang w:eastAsia="zh-HK"/>
        </w:rPr>
      </w:pPr>
      <w:r w:rsidRPr="008B1896">
        <w:rPr>
          <w:rFonts w:cs="Arial"/>
          <w:lang w:eastAsia="zh-HK"/>
        </w:rPr>
        <w:t xml:space="preserve">       }</w:t>
      </w:r>
    </w:p>
    <w:p w14:paraId="7A03B4B0" w14:textId="77777777" w:rsidR="00EA0C07" w:rsidRPr="008B1896" w:rsidRDefault="00EA0C07" w:rsidP="00822EE8">
      <w:pPr>
        <w:pStyle w:val="ListParagraph"/>
        <w:widowControl w:val="0"/>
        <w:adjustRightInd/>
        <w:snapToGrid/>
        <w:ind w:left="440"/>
        <w:jc w:val="left"/>
        <w:rPr>
          <w:rFonts w:cs="Arial"/>
          <w:lang w:eastAsia="zh-HK"/>
        </w:rPr>
      </w:pPr>
    </w:p>
    <w:p w14:paraId="5F2F4C62" w14:textId="5ED4FDC3" w:rsidR="00822EE8" w:rsidRPr="002D7C93" w:rsidRDefault="00822EE8" w:rsidP="00822EE8">
      <w:pPr>
        <w:pStyle w:val="ListParagraph"/>
        <w:widowControl w:val="0"/>
        <w:adjustRightInd/>
        <w:snapToGrid/>
        <w:ind w:leftChars="0" w:left="960"/>
        <w:jc w:val="left"/>
        <w:rPr>
          <w:rFonts w:cs="Arial"/>
          <w:bCs/>
          <w:lang w:eastAsia="zh-HK"/>
        </w:rPr>
      </w:pPr>
      <w:r w:rsidRPr="002D7C93">
        <w:rPr>
          <w:rFonts w:cs="Arial"/>
          <w:bCs/>
          <w:lang w:eastAsia="zh-HK"/>
        </w:rPr>
        <w:t xml:space="preserve">Remarks: </w:t>
      </w:r>
      <w:r w:rsidR="006D2402" w:rsidRPr="008B1896">
        <w:rPr>
          <w:rFonts w:cs="Arial"/>
          <w:bCs/>
          <w:lang w:eastAsia="zh-HK"/>
        </w:rPr>
        <w:t xml:space="preserve">MPS call ACPB-CPVACS's API through </w:t>
      </w:r>
      <w:r w:rsidR="006D2402" w:rsidRPr="002D7C93">
        <w:rPr>
          <w:rFonts w:cs="Arial"/>
          <w:b/>
          <w:i/>
          <w:iCs/>
          <w:lang w:eastAsia="zh-HK"/>
        </w:rPr>
        <w:t xml:space="preserve">APS API - </w:t>
      </w:r>
      <w:ins w:id="1313" w:author="Siu Ham Wong" w:date="2025-01-26T01:25:00Z" w16du:dateUtc="2025-01-25T17:25:00Z">
        <w:r w:rsidR="00BC39D2" w:rsidRPr="00BC39D2">
          <w:rPr>
            <w:rFonts w:cs="Arial"/>
            <w:b/>
            <w:i/>
            <w:iCs/>
            <w:lang w:eastAsia="zh-HK"/>
          </w:rPr>
          <w:t xml:space="preserve">MPS Notify CPVACS Vehicle Arrived at Inside Retrieval Cabin Door </w:t>
        </w:r>
        <w:r w:rsidR="00BC39D2" w:rsidRPr="00BC39D2">
          <w:rPr>
            <w:rFonts w:cs="Arial"/>
            <w:bCs/>
            <w:lang w:eastAsia="zh-HK"/>
            <w:rPrChange w:id="1314" w:author="Siu Ham Wong" w:date="2025-01-26T01:25:00Z" w16du:dateUtc="2025-01-25T17:25:00Z">
              <w:rPr>
                <w:rFonts w:cs="Arial"/>
                <w:b/>
                <w:i/>
                <w:iCs/>
                <w:lang w:eastAsia="zh-HK"/>
              </w:rPr>
            </w:rPrChange>
          </w:rPr>
          <w:t xml:space="preserve">to request ACPB-CPVACS capture the vehicle LPN in specific cabin and compare the vehicle LPN whether matching the assigned LPN. ACPB-CPVACS will retrieve vehicle information by CAS embedded at cabin. Once it is confirmed, ACPB-CPVACS will send vehicle information to MPS with </w:t>
        </w:r>
        <w:r w:rsidR="00BC39D2" w:rsidRPr="00BC39D2">
          <w:rPr>
            <w:rFonts w:cs="Arial"/>
            <w:b/>
            <w:i/>
            <w:iCs/>
            <w:lang w:eastAsia="zh-HK"/>
          </w:rPr>
          <w:t>APS API - CPVACS Confirm MPS Vehicle Arrived at Inside Retrieval Cabin Door</w:t>
        </w:r>
        <w:r w:rsidR="00BC39D2" w:rsidRPr="00BC39D2">
          <w:rPr>
            <w:rFonts w:cs="Arial"/>
            <w:bCs/>
            <w:lang w:eastAsia="zh-HK"/>
            <w:rPrChange w:id="1315" w:author="Siu Ham Wong" w:date="2025-01-26T01:25:00Z" w16du:dateUtc="2025-01-25T17:25:00Z">
              <w:rPr>
                <w:rFonts w:cs="Arial"/>
                <w:b/>
                <w:i/>
                <w:iCs/>
                <w:lang w:eastAsia="zh-HK"/>
              </w:rPr>
            </w:rPrChange>
          </w:rPr>
          <w:t>.</w:t>
        </w:r>
      </w:ins>
      <w:del w:id="1316" w:author="Siu Ham Wong" w:date="2025-01-26T01:25:00Z" w16du:dateUtc="2025-01-25T17:25:00Z">
        <w:r w:rsidR="006D2402" w:rsidRPr="002D7C93" w:rsidDel="00BC39D2">
          <w:rPr>
            <w:rFonts w:cs="Arial"/>
            <w:b/>
            <w:i/>
            <w:iCs/>
            <w:lang w:eastAsia="zh-HK"/>
          </w:rPr>
          <w:delText>MPS Request CPVACS Cabin Vehicle Information</w:delText>
        </w:r>
        <w:r w:rsidR="006D2402" w:rsidRPr="008B1896" w:rsidDel="00BC39D2">
          <w:rPr>
            <w:rFonts w:cs="Arial"/>
            <w:bCs/>
            <w:lang w:eastAsia="zh-HK"/>
          </w:rPr>
          <w:delText xml:space="preserve"> to request ACPB-CPVACS provide the information of vehicle stored in the cabin. APS will get and return the photo captured at specific cabin and refined vehicle information. ACPB-CPVACS will retrieve vehicle information by CAS embedded at cabin.</w:delText>
        </w:r>
      </w:del>
    </w:p>
    <w:p w14:paraId="1F1EB0D2" w14:textId="77777777" w:rsidR="00243ED0" w:rsidRPr="002D7C93" w:rsidRDefault="00243ED0" w:rsidP="00243ED0">
      <w:pPr>
        <w:widowControl w:val="0"/>
        <w:adjustRightInd/>
        <w:snapToGrid/>
        <w:jc w:val="left"/>
        <w:rPr>
          <w:ins w:id="1317" w:author="Siu Ham Wong" w:date="2024-01-22T13:21:00Z"/>
          <w:rFonts w:cs="Arial"/>
          <w:b/>
          <w:lang w:eastAsia="zh-HK"/>
        </w:rPr>
      </w:pPr>
    </w:p>
    <w:p w14:paraId="777225E1" w14:textId="448E270F" w:rsidR="00243ED0" w:rsidRPr="002D7C93" w:rsidRDefault="00243ED0" w:rsidP="00243ED0">
      <w:pPr>
        <w:pStyle w:val="Heading3"/>
        <w:rPr>
          <w:ins w:id="1318" w:author="Siu Ham Wong" w:date="2024-01-22T13:21:00Z"/>
          <w:lang w:eastAsia="zh-HK"/>
        </w:rPr>
      </w:pPr>
      <w:bookmarkStart w:id="1319" w:name="_Toc188888833"/>
      <w:ins w:id="1320" w:author="Siu Ham Wong" w:date="2024-01-22T13:21:00Z">
        <w:r w:rsidRPr="00243ED0">
          <w:rPr>
            <w:lang w:eastAsia="zh-HK"/>
          </w:rPr>
          <w:t>MPS Send CPVACS Assigned Pick Up Cabin Information</w:t>
        </w:r>
        <w:bookmarkEnd w:id="1319"/>
      </w:ins>
    </w:p>
    <w:p w14:paraId="71240E6A" w14:textId="79DBA545" w:rsidR="00243ED0" w:rsidRPr="008B1896" w:rsidRDefault="00243ED0" w:rsidP="00243ED0">
      <w:pPr>
        <w:pStyle w:val="ListParagraph"/>
        <w:widowControl w:val="0"/>
        <w:adjustRightInd/>
        <w:snapToGrid/>
        <w:ind w:leftChars="0" w:left="960"/>
        <w:jc w:val="left"/>
        <w:rPr>
          <w:ins w:id="1321" w:author="Siu Ham Wong" w:date="2024-01-22T13:21:00Z"/>
          <w:rFonts w:cs="Arial"/>
          <w:lang w:eastAsia="zh-HK"/>
        </w:rPr>
      </w:pPr>
      <w:ins w:id="1322" w:author="Siu Ham Wong" w:date="2024-01-22T13:21:00Z">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Pr>
            <w:rFonts w:cs="Arial"/>
            <w:lang w:eastAsia="zh-HK"/>
          </w:rPr>
          <w:t>send</w:t>
        </w:r>
      </w:ins>
      <w:ins w:id="1323" w:author="Siu Ham Wong" w:date="2024-01-22T13:22:00Z">
        <w:r>
          <w:rPr>
            <w:rFonts w:cs="Arial"/>
            <w:lang w:eastAsia="zh-HK"/>
          </w:rPr>
          <w:t>AssignedPickupCabin</w:t>
        </w:r>
      </w:ins>
      <w:proofErr w:type="spellEnd"/>
    </w:p>
    <w:p w14:paraId="0F49E515" w14:textId="77777777" w:rsidR="00243ED0" w:rsidRPr="008B1896" w:rsidRDefault="00243ED0" w:rsidP="00243ED0">
      <w:pPr>
        <w:pStyle w:val="ListParagraph"/>
        <w:widowControl w:val="0"/>
        <w:adjustRightInd/>
        <w:snapToGrid/>
        <w:ind w:leftChars="0" w:left="960"/>
        <w:jc w:val="left"/>
        <w:rPr>
          <w:ins w:id="1324" w:author="Siu Ham Wong" w:date="2024-01-22T13:21:00Z"/>
          <w:rFonts w:cs="Arial"/>
          <w:lang w:eastAsia="zh-HK"/>
        </w:rPr>
      </w:pPr>
      <w:ins w:id="1325" w:author="Siu Ham Wong" w:date="2024-01-22T13:21:00Z">
        <w:r w:rsidRPr="008B1896">
          <w:rPr>
            <w:rFonts w:cs="Arial"/>
            <w:lang w:eastAsia="zh-HK"/>
          </w:rPr>
          <w:t>Method: Post</w:t>
        </w:r>
      </w:ins>
    </w:p>
    <w:p w14:paraId="20E611C0" w14:textId="77777777" w:rsidR="00243ED0" w:rsidRPr="008B1896" w:rsidRDefault="00243ED0" w:rsidP="00243ED0">
      <w:pPr>
        <w:pStyle w:val="ListParagraph"/>
        <w:ind w:leftChars="0" w:left="960"/>
        <w:rPr>
          <w:ins w:id="1326" w:author="Siu Ham Wong" w:date="2024-01-22T13:21:00Z"/>
          <w:rFonts w:eastAsiaTheme="minorEastAsia" w:cs="Arial"/>
          <w:lang w:eastAsia="zh-HK"/>
        </w:rPr>
      </w:pPr>
      <w:ins w:id="1327" w:author="Siu Ham Wong" w:date="2024-01-22T13:21:00Z">
        <w:r w:rsidRPr="008B1896">
          <w:rPr>
            <w:rFonts w:eastAsiaTheme="minorEastAsia" w:cs="Arial"/>
            <w:lang w:eastAsia="zh-HK"/>
          </w:rPr>
          <w:t>Content-Type: JSON</w:t>
        </w:r>
      </w:ins>
    </w:p>
    <w:p w14:paraId="3543B24A" w14:textId="77777777" w:rsidR="00243ED0" w:rsidRPr="008B1896" w:rsidRDefault="00243ED0" w:rsidP="00243ED0">
      <w:pPr>
        <w:pStyle w:val="ListParagraph"/>
        <w:ind w:leftChars="0" w:left="960"/>
        <w:rPr>
          <w:ins w:id="1328" w:author="Siu Ham Wong" w:date="2024-01-22T13:21:00Z"/>
          <w:rFonts w:eastAsiaTheme="minorEastAsia" w:cs="Arial"/>
          <w:lang w:eastAsia="zh-HK"/>
        </w:rPr>
      </w:pPr>
      <w:ins w:id="1329" w:author="Siu Ham Wong" w:date="2024-01-22T13:21:00Z">
        <w:r w:rsidRPr="008B1896">
          <w:rPr>
            <w:rFonts w:cs="Arial"/>
          </w:rPr>
          <w:t>Authorization: Bearer</w:t>
        </w:r>
      </w:ins>
    </w:p>
    <w:p w14:paraId="011B9BED" w14:textId="77777777" w:rsidR="00243ED0" w:rsidRPr="008B1896" w:rsidRDefault="00243ED0" w:rsidP="00243ED0">
      <w:pPr>
        <w:pStyle w:val="ListParagraph"/>
        <w:ind w:leftChars="0" w:left="960"/>
        <w:rPr>
          <w:ins w:id="1330" w:author="Siu Ham Wong" w:date="2024-01-22T13:21:00Z"/>
          <w:rFonts w:cs="Arial"/>
          <w:lang w:eastAsia="zh-HK"/>
        </w:rPr>
      </w:pPr>
      <w:ins w:id="1331" w:author="Siu Ham Wong" w:date="2024-01-22T13:21:00Z">
        <w:r w:rsidRPr="007E47F3">
          <w:rPr>
            <w:rFonts w:cs="Arial"/>
            <w:lang w:eastAsia="zh-HK"/>
          </w:rPr>
          <w:t>Input parameter</w:t>
        </w:r>
      </w:ins>
    </w:p>
    <w:tbl>
      <w:tblPr>
        <w:tblStyle w:val="TableGrid"/>
        <w:tblW w:w="0" w:type="auto"/>
        <w:tblInd w:w="960" w:type="dxa"/>
        <w:tblLook w:val="04A0" w:firstRow="1" w:lastRow="0" w:firstColumn="1" w:lastColumn="0" w:noHBand="0" w:noVBand="1"/>
      </w:tblPr>
      <w:tblGrid>
        <w:gridCol w:w="2718"/>
        <w:gridCol w:w="2157"/>
        <w:gridCol w:w="3181"/>
      </w:tblGrid>
      <w:tr w:rsidR="00243ED0" w:rsidRPr="008B1896" w14:paraId="1A84C0CA" w14:textId="77777777" w:rsidTr="00D32209">
        <w:trPr>
          <w:ins w:id="1332" w:author="Siu Ham Wong" w:date="2024-01-22T13:21:00Z"/>
        </w:trPr>
        <w:tc>
          <w:tcPr>
            <w:tcW w:w="2718" w:type="dxa"/>
          </w:tcPr>
          <w:p w14:paraId="1B397AD0" w14:textId="77777777" w:rsidR="00243ED0" w:rsidRPr="008B1896" w:rsidRDefault="00243ED0" w:rsidP="00D32209">
            <w:pPr>
              <w:pStyle w:val="ListParagraph"/>
              <w:ind w:leftChars="0" w:left="0"/>
              <w:rPr>
                <w:ins w:id="1333" w:author="Siu Ham Wong" w:date="2024-01-22T13:21:00Z"/>
                <w:rFonts w:cs="Arial"/>
                <w:b/>
                <w:lang w:eastAsia="zh-HK"/>
              </w:rPr>
            </w:pPr>
            <w:ins w:id="1334" w:author="Siu Ham Wong" w:date="2024-01-22T13:21:00Z">
              <w:r w:rsidRPr="008B1896">
                <w:rPr>
                  <w:rFonts w:cs="Arial"/>
                  <w:b/>
                  <w:lang w:eastAsia="zh-HK"/>
                </w:rPr>
                <w:t>Field</w:t>
              </w:r>
            </w:ins>
          </w:p>
        </w:tc>
        <w:tc>
          <w:tcPr>
            <w:tcW w:w="2157" w:type="dxa"/>
          </w:tcPr>
          <w:p w14:paraId="07293B62" w14:textId="77777777" w:rsidR="00243ED0" w:rsidRPr="008B1896" w:rsidRDefault="00243ED0" w:rsidP="00D32209">
            <w:pPr>
              <w:pStyle w:val="ListParagraph"/>
              <w:ind w:leftChars="0" w:left="0"/>
              <w:rPr>
                <w:ins w:id="1335" w:author="Siu Ham Wong" w:date="2024-01-22T13:21:00Z"/>
                <w:rFonts w:cs="Arial"/>
                <w:b/>
                <w:lang w:eastAsia="zh-HK"/>
              </w:rPr>
            </w:pPr>
            <w:ins w:id="1336" w:author="Siu Ham Wong" w:date="2024-01-22T13:21:00Z">
              <w:r w:rsidRPr="008B1896">
                <w:rPr>
                  <w:rFonts w:cs="Arial"/>
                  <w:b/>
                  <w:lang w:eastAsia="zh-HK"/>
                </w:rPr>
                <w:t>Type</w:t>
              </w:r>
            </w:ins>
          </w:p>
        </w:tc>
        <w:tc>
          <w:tcPr>
            <w:tcW w:w="3181" w:type="dxa"/>
          </w:tcPr>
          <w:p w14:paraId="53D7D7F5" w14:textId="77777777" w:rsidR="00243ED0" w:rsidRPr="008B1896" w:rsidRDefault="00243ED0" w:rsidP="00D32209">
            <w:pPr>
              <w:pStyle w:val="ListParagraph"/>
              <w:ind w:leftChars="0" w:left="0"/>
              <w:rPr>
                <w:ins w:id="1337" w:author="Siu Ham Wong" w:date="2024-01-22T13:21:00Z"/>
                <w:rFonts w:cs="Arial"/>
                <w:b/>
                <w:lang w:eastAsia="zh-HK"/>
              </w:rPr>
            </w:pPr>
            <w:ins w:id="1338" w:author="Siu Ham Wong" w:date="2024-01-22T13:21:00Z">
              <w:r w:rsidRPr="008B1896">
                <w:rPr>
                  <w:rFonts w:cs="Arial"/>
                  <w:b/>
                  <w:lang w:eastAsia="zh-HK"/>
                </w:rPr>
                <w:t>Description</w:t>
              </w:r>
            </w:ins>
          </w:p>
        </w:tc>
      </w:tr>
      <w:tr w:rsidR="00243ED0" w:rsidRPr="008B1896" w14:paraId="12BDD662" w14:textId="77777777" w:rsidTr="00D32209">
        <w:trPr>
          <w:ins w:id="1339" w:author="Siu Ham Wong" w:date="2024-01-22T13:21:00Z"/>
        </w:trPr>
        <w:tc>
          <w:tcPr>
            <w:tcW w:w="2718" w:type="dxa"/>
          </w:tcPr>
          <w:p w14:paraId="212D37A0" w14:textId="77777777" w:rsidR="00243ED0" w:rsidRPr="008B1896" w:rsidRDefault="00243ED0" w:rsidP="00D32209">
            <w:pPr>
              <w:pStyle w:val="ListParagraph"/>
              <w:ind w:leftChars="0" w:left="0"/>
              <w:rPr>
                <w:ins w:id="1340" w:author="Siu Ham Wong" w:date="2024-01-22T13:21:00Z"/>
                <w:rFonts w:cs="Arial"/>
                <w:lang w:eastAsia="zh-HK"/>
              </w:rPr>
            </w:pPr>
            <w:proofErr w:type="spellStart"/>
            <w:ins w:id="1341" w:author="Siu Ham Wong" w:date="2024-01-22T13:21:00Z">
              <w:r w:rsidRPr="002D7C93">
                <w:rPr>
                  <w:rFonts w:cs="Arial"/>
                  <w:lang w:eastAsia="zh-HK"/>
                </w:rPr>
                <w:t>vehicleHongkong</w:t>
              </w:r>
              <w:proofErr w:type="spellEnd"/>
            </w:ins>
          </w:p>
        </w:tc>
        <w:tc>
          <w:tcPr>
            <w:tcW w:w="2157" w:type="dxa"/>
          </w:tcPr>
          <w:p w14:paraId="5EBBC659" w14:textId="77777777" w:rsidR="00243ED0" w:rsidRPr="008B1896" w:rsidRDefault="00243ED0" w:rsidP="00D32209">
            <w:pPr>
              <w:pStyle w:val="ListParagraph"/>
              <w:ind w:leftChars="0" w:left="0"/>
              <w:rPr>
                <w:ins w:id="1342" w:author="Siu Ham Wong" w:date="2024-01-22T13:21:00Z"/>
                <w:rFonts w:cs="Arial"/>
                <w:lang w:eastAsia="zh-HK"/>
              </w:rPr>
            </w:pPr>
            <w:ins w:id="1343" w:author="Siu Ham Wong" w:date="2024-01-22T13:21:00Z">
              <w:r w:rsidRPr="002D7C93">
                <w:rPr>
                  <w:rFonts w:cs="Arial"/>
                  <w:lang w:eastAsia="zh-HK"/>
                </w:rPr>
                <w:t>String</w:t>
              </w:r>
            </w:ins>
          </w:p>
        </w:tc>
        <w:tc>
          <w:tcPr>
            <w:tcW w:w="3181" w:type="dxa"/>
          </w:tcPr>
          <w:p w14:paraId="64B51A46" w14:textId="77777777" w:rsidR="00243ED0" w:rsidRPr="008B1896" w:rsidRDefault="00243ED0" w:rsidP="00D32209">
            <w:pPr>
              <w:pStyle w:val="ListParagraph"/>
              <w:ind w:leftChars="0" w:left="0"/>
              <w:rPr>
                <w:ins w:id="1344" w:author="Siu Ham Wong" w:date="2024-01-22T13:21:00Z"/>
                <w:rFonts w:eastAsiaTheme="minorEastAsia" w:cs="Arial"/>
                <w:lang w:eastAsia="zh-HK"/>
              </w:rPr>
            </w:pPr>
            <w:ins w:id="1345" w:author="Siu Ham Wong" w:date="2024-01-22T13:21:00Z">
              <w:r w:rsidRPr="002D7C93">
                <w:rPr>
                  <w:rFonts w:cs="Arial"/>
                  <w:shd w:val="clear" w:color="auto" w:fill="FFFFFF"/>
                </w:rPr>
                <w:t xml:space="preserve">HK License Plate Number </w:t>
              </w:r>
            </w:ins>
          </w:p>
        </w:tc>
      </w:tr>
      <w:tr w:rsidR="00243ED0" w:rsidRPr="008B1896" w14:paraId="14539C9B" w14:textId="77777777" w:rsidTr="00D32209">
        <w:trPr>
          <w:ins w:id="1346" w:author="Siu Ham Wong" w:date="2024-01-22T13:21:00Z"/>
        </w:trPr>
        <w:tc>
          <w:tcPr>
            <w:tcW w:w="2718" w:type="dxa"/>
          </w:tcPr>
          <w:p w14:paraId="17D6371C" w14:textId="77777777" w:rsidR="00243ED0" w:rsidRPr="008B1896" w:rsidRDefault="00243ED0" w:rsidP="00D32209">
            <w:pPr>
              <w:pStyle w:val="ListParagraph"/>
              <w:ind w:leftChars="0" w:left="0"/>
              <w:rPr>
                <w:ins w:id="1347" w:author="Siu Ham Wong" w:date="2024-01-22T13:21:00Z"/>
                <w:rFonts w:cs="Arial"/>
                <w:lang w:eastAsia="zh-HK"/>
              </w:rPr>
            </w:pPr>
            <w:proofErr w:type="spellStart"/>
            <w:ins w:id="1348" w:author="Siu Ham Wong" w:date="2024-01-22T13:21:00Z">
              <w:r w:rsidRPr="002D7C93">
                <w:rPr>
                  <w:rFonts w:cs="Arial"/>
                  <w:lang w:eastAsia="zh-HK"/>
                </w:rPr>
                <w:t>vehicleMainland</w:t>
              </w:r>
              <w:proofErr w:type="spellEnd"/>
            </w:ins>
          </w:p>
        </w:tc>
        <w:tc>
          <w:tcPr>
            <w:tcW w:w="2157" w:type="dxa"/>
          </w:tcPr>
          <w:p w14:paraId="100CE7EB" w14:textId="77777777" w:rsidR="00243ED0" w:rsidRPr="008B1896" w:rsidRDefault="00243ED0" w:rsidP="00D32209">
            <w:pPr>
              <w:pStyle w:val="ListParagraph"/>
              <w:ind w:leftChars="0" w:left="0"/>
              <w:rPr>
                <w:ins w:id="1349" w:author="Siu Ham Wong" w:date="2024-01-22T13:21:00Z"/>
                <w:rFonts w:cs="Arial"/>
                <w:lang w:eastAsia="zh-HK"/>
              </w:rPr>
            </w:pPr>
            <w:ins w:id="1350" w:author="Siu Ham Wong" w:date="2024-01-22T13:21:00Z">
              <w:r w:rsidRPr="002D7C93">
                <w:rPr>
                  <w:rFonts w:cs="Arial"/>
                  <w:lang w:eastAsia="zh-HK"/>
                </w:rPr>
                <w:t>String</w:t>
              </w:r>
            </w:ins>
          </w:p>
        </w:tc>
        <w:tc>
          <w:tcPr>
            <w:tcW w:w="3181" w:type="dxa"/>
          </w:tcPr>
          <w:p w14:paraId="5A29E56E" w14:textId="77777777" w:rsidR="00243ED0" w:rsidRPr="002D7C93" w:rsidRDefault="00243ED0" w:rsidP="00D32209">
            <w:pPr>
              <w:pStyle w:val="ListParagraph"/>
              <w:ind w:leftChars="0" w:left="0"/>
              <w:rPr>
                <w:ins w:id="1351" w:author="Siu Ham Wong" w:date="2024-01-22T13:21:00Z"/>
                <w:rFonts w:cs="Arial"/>
                <w:shd w:val="clear" w:color="auto" w:fill="FFFFFF"/>
              </w:rPr>
            </w:pPr>
            <w:ins w:id="1352" w:author="Siu Ham Wong" w:date="2024-01-22T13:21:00Z">
              <w:r w:rsidRPr="002D7C93">
                <w:rPr>
                  <w:rFonts w:cs="Arial"/>
                  <w:shd w:val="clear" w:color="auto" w:fill="FFFFFF"/>
                </w:rPr>
                <w:t>Mainland License Plate Number</w:t>
              </w:r>
            </w:ins>
          </w:p>
        </w:tc>
      </w:tr>
      <w:tr w:rsidR="00243ED0" w:rsidRPr="008B1896" w14:paraId="54B6A770" w14:textId="77777777" w:rsidTr="00D32209">
        <w:trPr>
          <w:ins w:id="1353" w:author="Siu Ham Wong" w:date="2024-01-22T13:21:00Z"/>
        </w:trPr>
        <w:tc>
          <w:tcPr>
            <w:tcW w:w="2718" w:type="dxa"/>
          </w:tcPr>
          <w:p w14:paraId="66ABB282" w14:textId="77777777" w:rsidR="00243ED0" w:rsidRPr="008B1896" w:rsidRDefault="00243ED0" w:rsidP="00D32209">
            <w:pPr>
              <w:pStyle w:val="ListParagraph"/>
              <w:ind w:leftChars="0" w:left="0"/>
              <w:rPr>
                <w:ins w:id="1354" w:author="Siu Ham Wong" w:date="2024-01-22T13:21:00Z"/>
                <w:rFonts w:cs="Arial"/>
                <w:lang w:eastAsia="zh-HK"/>
              </w:rPr>
            </w:pPr>
            <w:proofErr w:type="spellStart"/>
            <w:ins w:id="1355" w:author="Siu Ham Wong" w:date="2024-01-22T13:21:00Z">
              <w:r w:rsidRPr="002D7C93">
                <w:rPr>
                  <w:rFonts w:cs="Arial"/>
                  <w:lang w:eastAsia="zh-HK"/>
                </w:rPr>
                <w:t>vehicleMacao</w:t>
              </w:r>
              <w:proofErr w:type="spellEnd"/>
            </w:ins>
          </w:p>
        </w:tc>
        <w:tc>
          <w:tcPr>
            <w:tcW w:w="2157" w:type="dxa"/>
          </w:tcPr>
          <w:p w14:paraId="63EC1B03" w14:textId="77777777" w:rsidR="00243ED0" w:rsidRPr="008B1896" w:rsidRDefault="00243ED0" w:rsidP="00D32209">
            <w:pPr>
              <w:pStyle w:val="ListParagraph"/>
              <w:ind w:leftChars="0" w:left="0"/>
              <w:rPr>
                <w:ins w:id="1356" w:author="Siu Ham Wong" w:date="2024-01-22T13:21:00Z"/>
                <w:rFonts w:cs="Arial"/>
                <w:lang w:eastAsia="zh-HK"/>
              </w:rPr>
            </w:pPr>
            <w:ins w:id="1357" w:author="Siu Ham Wong" w:date="2024-01-22T13:21:00Z">
              <w:r w:rsidRPr="002D7C93">
                <w:rPr>
                  <w:rFonts w:cs="Arial"/>
                  <w:lang w:eastAsia="zh-HK"/>
                </w:rPr>
                <w:t>String</w:t>
              </w:r>
            </w:ins>
          </w:p>
        </w:tc>
        <w:tc>
          <w:tcPr>
            <w:tcW w:w="3181" w:type="dxa"/>
          </w:tcPr>
          <w:p w14:paraId="73D5309B" w14:textId="77777777" w:rsidR="00243ED0" w:rsidRPr="002D7C93" w:rsidRDefault="00243ED0" w:rsidP="00D32209">
            <w:pPr>
              <w:pStyle w:val="ListParagraph"/>
              <w:ind w:leftChars="0" w:left="0"/>
              <w:rPr>
                <w:ins w:id="1358" w:author="Siu Ham Wong" w:date="2024-01-22T13:21:00Z"/>
                <w:rFonts w:cs="Arial"/>
                <w:shd w:val="clear" w:color="auto" w:fill="FFFFFF"/>
              </w:rPr>
            </w:pPr>
            <w:ins w:id="1359" w:author="Siu Ham Wong" w:date="2024-01-22T13:21:00Z">
              <w:r w:rsidRPr="002D7C93">
                <w:rPr>
                  <w:rFonts w:cs="Arial"/>
                  <w:shd w:val="clear" w:color="auto" w:fill="FFFFFF"/>
                </w:rPr>
                <w:t>Macau License Plate Number</w:t>
              </w:r>
            </w:ins>
          </w:p>
        </w:tc>
      </w:tr>
      <w:tr w:rsidR="001C1521" w:rsidRPr="008B1896" w14:paraId="6927CFA3" w14:textId="77777777" w:rsidTr="00D32209">
        <w:trPr>
          <w:ins w:id="1360" w:author="Siu Ham Wong" w:date="2024-01-22T13:21:00Z"/>
        </w:trPr>
        <w:tc>
          <w:tcPr>
            <w:tcW w:w="2718" w:type="dxa"/>
          </w:tcPr>
          <w:p w14:paraId="7E425AB6" w14:textId="68CC3C95" w:rsidR="001C1521" w:rsidRPr="002D7C93" w:rsidRDefault="001C1521" w:rsidP="001C1521">
            <w:pPr>
              <w:pStyle w:val="ListParagraph"/>
              <w:ind w:leftChars="0" w:left="0"/>
              <w:rPr>
                <w:ins w:id="1361" w:author="Siu Ham Wong" w:date="2024-01-22T13:21:00Z"/>
                <w:rFonts w:cs="Arial"/>
                <w:lang w:eastAsia="zh-HK"/>
              </w:rPr>
            </w:pPr>
            <w:proofErr w:type="spellStart"/>
            <w:ins w:id="1362" w:author="Siu Ham Wong" w:date="2024-01-22T13:30:00Z">
              <w:r w:rsidRPr="008B1896">
                <w:rPr>
                  <w:rFonts w:cs="Arial"/>
                  <w:lang w:eastAsia="zh-HK"/>
                </w:rPr>
                <w:t>confirmPickupDatetime</w:t>
              </w:r>
            </w:ins>
            <w:proofErr w:type="spellEnd"/>
          </w:p>
        </w:tc>
        <w:tc>
          <w:tcPr>
            <w:tcW w:w="2157" w:type="dxa"/>
          </w:tcPr>
          <w:p w14:paraId="529EEEF4" w14:textId="7E3D105E" w:rsidR="001C1521" w:rsidRPr="002D7C93" w:rsidRDefault="001C1521" w:rsidP="001C1521">
            <w:pPr>
              <w:pStyle w:val="ListParagraph"/>
              <w:ind w:leftChars="0" w:left="0"/>
              <w:rPr>
                <w:ins w:id="1363" w:author="Siu Ham Wong" w:date="2024-01-22T13:21:00Z"/>
                <w:rFonts w:cs="Arial"/>
                <w:lang w:eastAsia="zh-HK"/>
              </w:rPr>
            </w:pPr>
            <w:ins w:id="1364" w:author="Siu Ham Wong" w:date="2024-01-22T13:30:00Z">
              <w:r w:rsidRPr="008B1896">
                <w:rPr>
                  <w:rFonts w:cs="Arial"/>
                  <w:lang w:eastAsia="zh-HK"/>
                </w:rPr>
                <w:t>String</w:t>
              </w:r>
            </w:ins>
          </w:p>
        </w:tc>
        <w:tc>
          <w:tcPr>
            <w:tcW w:w="3181" w:type="dxa"/>
          </w:tcPr>
          <w:p w14:paraId="07A9EA1A" w14:textId="77777777" w:rsidR="001C1521" w:rsidRPr="008B1896" w:rsidRDefault="001C1521" w:rsidP="001C1521">
            <w:pPr>
              <w:pStyle w:val="ListParagraph"/>
              <w:ind w:leftChars="0" w:left="0"/>
              <w:rPr>
                <w:ins w:id="1365" w:author="Siu Ham Wong" w:date="2024-01-22T13:30:00Z"/>
                <w:rFonts w:cs="Arial"/>
                <w:shd w:val="clear" w:color="auto" w:fill="FFFFFF"/>
              </w:rPr>
            </w:pPr>
            <w:ins w:id="1366" w:author="Siu Ham Wong" w:date="2024-01-22T13:30: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18CC1AAB" w14:textId="1C8695FA" w:rsidR="001C1521" w:rsidRPr="002D7C93" w:rsidRDefault="001C1521" w:rsidP="001C1521">
            <w:pPr>
              <w:pStyle w:val="ListParagraph"/>
              <w:ind w:leftChars="0" w:left="0"/>
              <w:rPr>
                <w:ins w:id="1367" w:author="Siu Ham Wong" w:date="2024-01-22T13:21:00Z"/>
                <w:rFonts w:eastAsiaTheme="minorEastAsia" w:cs="Arial"/>
                <w:lang w:eastAsia="zh-HK"/>
              </w:rPr>
            </w:pPr>
            <w:ins w:id="1368" w:author="Siu Ham Wong" w:date="2024-01-22T13:30:00Z">
              <w:r w:rsidRPr="008B1896">
                <w:rPr>
                  <w:rFonts w:cs="Arial"/>
                </w:rPr>
                <w:t>Confirm Pick Up Date Time</w:t>
              </w:r>
            </w:ins>
          </w:p>
        </w:tc>
      </w:tr>
      <w:tr w:rsidR="001C1521" w:rsidRPr="008B1896" w14:paraId="49C67F64" w14:textId="77777777" w:rsidTr="00D32209">
        <w:trPr>
          <w:ins w:id="1369" w:author="Siu Ham Wong" w:date="2024-01-22T13:30:00Z"/>
        </w:trPr>
        <w:tc>
          <w:tcPr>
            <w:tcW w:w="2718" w:type="dxa"/>
          </w:tcPr>
          <w:p w14:paraId="4A5267BB" w14:textId="175887B6" w:rsidR="001C1521" w:rsidRPr="002D7C93" w:rsidRDefault="001C1521" w:rsidP="001C1521">
            <w:pPr>
              <w:pStyle w:val="ListParagraph"/>
              <w:ind w:leftChars="0" w:left="0"/>
              <w:rPr>
                <w:ins w:id="1370" w:author="Siu Ham Wong" w:date="2024-01-22T13:30:00Z"/>
                <w:rFonts w:cs="Arial"/>
                <w:lang w:eastAsia="zh-HK"/>
              </w:rPr>
            </w:pPr>
            <w:proofErr w:type="spellStart"/>
            <w:ins w:id="1371" w:author="Siu Ham Wong" w:date="2024-01-22T13:30:00Z">
              <w:r w:rsidRPr="002D7C93">
                <w:rPr>
                  <w:rFonts w:cs="Arial"/>
                  <w:lang w:eastAsia="zh-HK"/>
                </w:rPr>
                <w:t>bookingId</w:t>
              </w:r>
              <w:proofErr w:type="spellEnd"/>
            </w:ins>
          </w:p>
        </w:tc>
        <w:tc>
          <w:tcPr>
            <w:tcW w:w="2157" w:type="dxa"/>
          </w:tcPr>
          <w:p w14:paraId="56625FFA" w14:textId="3A5B14C7" w:rsidR="001C1521" w:rsidRPr="002D7C93" w:rsidRDefault="001C1521" w:rsidP="001C1521">
            <w:pPr>
              <w:pStyle w:val="ListParagraph"/>
              <w:ind w:leftChars="0" w:left="0"/>
              <w:rPr>
                <w:ins w:id="1372" w:author="Siu Ham Wong" w:date="2024-01-22T13:30:00Z"/>
                <w:rFonts w:cs="Arial"/>
                <w:lang w:eastAsia="zh-HK"/>
              </w:rPr>
            </w:pPr>
            <w:ins w:id="1373" w:author="Siu Ham Wong" w:date="2024-01-22T13:30:00Z">
              <w:r w:rsidRPr="002D7C93">
                <w:rPr>
                  <w:rFonts w:cs="Arial"/>
                  <w:lang w:eastAsia="zh-HK"/>
                </w:rPr>
                <w:t>String</w:t>
              </w:r>
            </w:ins>
          </w:p>
        </w:tc>
        <w:tc>
          <w:tcPr>
            <w:tcW w:w="3181" w:type="dxa"/>
          </w:tcPr>
          <w:p w14:paraId="1708DB01" w14:textId="5338F0F5" w:rsidR="001C1521" w:rsidRPr="002D7C93" w:rsidRDefault="001C1521" w:rsidP="001C1521">
            <w:pPr>
              <w:pStyle w:val="ListParagraph"/>
              <w:ind w:leftChars="0" w:left="0"/>
              <w:rPr>
                <w:ins w:id="1374" w:author="Siu Ham Wong" w:date="2024-01-22T13:30:00Z"/>
                <w:rFonts w:eastAsiaTheme="minorEastAsia" w:cs="Arial"/>
                <w:lang w:eastAsia="zh-HK"/>
              </w:rPr>
            </w:pPr>
            <w:ins w:id="1375" w:author="Siu Ham Wong" w:date="2024-01-22T13:30:00Z">
              <w:r w:rsidRPr="002D7C93">
                <w:rPr>
                  <w:rFonts w:cs="Arial"/>
                  <w:shd w:val="clear" w:color="auto" w:fill="FFFFFF"/>
                </w:rPr>
                <w:t>Booking ID</w:t>
              </w:r>
            </w:ins>
          </w:p>
        </w:tc>
      </w:tr>
      <w:tr w:rsidR="001C1521" w:rsidRPr="008B1896" w14:paraId="44BAE01A" w14:textId="77777777" w:rsidTr="00D32209">
        <w:trPr>
          <w:ins w:id="1376" w:author="Siu Ham Wong" w:date="2024-01-22T13:30:00Z"/>
        </w:trPr>
        <w:tc>
          <w:tcPr>
            <w:tcW w:w="2718" w:type="dxa"/>
          </w:tcPr>
          <w:p w14:paraId="44686104" w14:textId="4A80B89A" w:rsidR="001C1521" w:rsidRPr="002D7C93" w:rsidRDefault="001C1521" w:rsidP="001C1521">
            <w:pPr>
              <w:pStyle w:val="ListParagraph"/>
              <w:ind w:leftChars="0" w:left="0"/>
              <w:rPr>
                <w:ins w:id="1377" w:author="Siu Ham Wong" w:date="2024-01-22T13:30:00Z"/>
                <w:rFonts w:cs="Arial"/>
                <w:lang w:eastAsia="zh-HK"/>
              </w:rPr>
            </w:pPr>
            <w:proofErr w:type="spellStart"/>
            <w:ins w:id="1378" w:author="Siu Ham Wong" w:date="2024-01-22T13:30:00Z">
              <w:r w:rsidRPr="002D7C93">
                <w:rPr>
                  <w:rFonts w:cs="Arial"/>
                  <w:lang w:eastAsia="zh-HK"/>
                </w:rPr>
                <w:t>parkingRecordId</w:t>
              </w:r>
              <w:proofErr w:type="spellEnd"/>
            </w:ins>
          </w:p>
        </w:tc>
        <w:tc>
          <w:tcPr>
            <w:tcW w:w="2157" w:type="dxa"/>
          </w:tcPr>
          <w:p w14:paraId="735EA726" w14:textId="4736BE5E" w:rsidR="001C1521" w:rsidRPr="002D7C93" w:rsidRDefault="001C1521" w:rsidP="001C1521">
            <w:pPr>
              <w:pStyle w:val="ListParagraph"/>
              <w:ind w:leftChars="0" w:left="0"/>
              <w:rPr>
                <w:ins w:id="1379" w:author="Siu Ham Wong" w:date="2024-01-22T13:30:00Z"/>
                <w:rFonts w:cs="Arial"/>
                <w:lang w:eastAsia="zh-HK"/>
              </w:rPr>
            </w:pPr>
            <w:ins w:id="1380" w:author="Siu Ham Wong" w:date="2024-01-22T13:30:00Z">
              <w:r w:rsidRPr="002D7C93">
                <w:rPr>
                  <w:rFonts w:cs="Arial"/>
                  <w:lang w:eastAsia="zh-HK"/>
                </w:rPr>
                <w:t>String</w:t>
              </w:r>
            </w:ins>
          </w:p>
        </w:tc>
        <w:tc>
          <w:tcPr>
            <w:tcW w:w="3181" w:type="dxa"/>
          </w:tcPr>
          <w:p w14:paraId="113F4EB3" w14:textId="1A31EE7F" w:rsidR="001C1521" w:rsidRPr="002D7C93" w:rsidRDefault="001C1521" w:rsidP="001C1521">
            <w:pPr>
              <w:pStyle w:val="ListParagraph"/>
              <w:ind w:leftChars="0" w:left="0"/>
              <w:rPr>
                <w:ins w:id="1381" w:author="Siu Ham Wong" w:date="2024-01-22T13:30:00Z"/>
                <w:rFonts w:eastAsiaTheme="minorEastAsia" w:cs="Arial"/>
                <w:lang w:eastAsia="zh-HK"/>
              </w:rPr>
            </w:pPr>
            <w:ins w:id="1382" w:author="Siu Ham Wong" w:date="2024-01-22T13:30:00Z">
              <w:r w:rsidRPr="002D7C93">
                <w:rPr>
                  <w:rFonts w:eastAsiaTheme="minorEastAsia" w:cs="Arial"/>
                  <w:lang w:eastAsia="zh-HK"/>
                </w:rPr>
                <w:t>CPVACS Parking Record ID</w:t>
              </w:r>
            </w:ins>
          </w:p>
        </w:tc>
      </w:tr>
      <w:tr w:rsidR="001C1521" w:rsidRPr="008B1896" w14:paraId="721EC737" w14:textId="77777777" w:rsidTr="00D32209">
        <w:trPr>
          <w:ins w:id="1383" w:author="Siu Ham Wong" w:date="2024-01-22T13:30:00Z"/>
        </w:trPr>
        <w:tc>
          <w:tcPr>
            <w:tcW w:w="2718" w:type="dxa"/>
          </w:tcPr>
          <w:p w14:paraId="15DEE4B7" w14:textId="08974985" w:rsidR="001C1521" w:rsidRPr="002D7C93" w:rsidRDefault="001C1521" w:rsidP="001C1521">
            <w:pPr>
              <w:pStyle w:val="ListParagraph"/>
              <w:ind w:leftChars="0" w:left="0"/>
              <w:rPr>
                <w:ins w:id="1384" w:author="Siu Ham Wong" w:date="2024-01-22T13:30:00Z"/>
                <w:rFonts w:cs="Arial"/>
                <w:lang w:eastAsia="zh-HK"/>
              </w:rPr>
            </w:pPr>
            <w:proofErr w:type="spellStart"/>
            <w:ins w:id="1385" w:author="Siu Ham Wong" w:date="2024-01-22T13:30:00Z">
              <w:r w:rsidRPr="008B1896">
                <w:rPr>
                  <w:rFonts w:cs="Arial"/>
                  <w:lang w:eastAsia="zh-HK"/>
                </w:rPr>
                <w:t>mpsRecordId</w:t>
              </w:r>
              <w:proofErr w:type="spellEnd"/>
            </w:ins>
          </w:p>
        </w:tc>
        <w:tc>
          <w:tcPr>
            <w:tcW w:w="2157" w:type="dxa"/>
          </w:tcPr>
          <w:p w14:paraId="22F8EE7D" w14:textId="2EEC1C74" w:rsidR="001C1521" w:rsidRPr="002D7C93" w:rsidRDefault="001C1521" w:rsidP="001C1521">
            <w:pPr>
              <w:pStyle w:val="ListParagraph"/>
              <w:ind w:leftChars="0" w:left="0"/>
              <w:rPr>
                <w:ins w:id="1386" w:author="Siu Ham Wong" w:date="2024-01-22T13:30:00Z"/>
                <w:rFonts w:cs="Arial"/>
                <w:lang w:eastAsia="zh-HK"/>
              </w:rPr>
            </w:pPr>
            <w:ins w:id="1387" w:author="Siu Ham Wong" w:date="2024-01-22T13:30:00Z">
              <w:r w:rsidRPr="008B1896">
                <w:rPr>
                  <w:rFonts w:cs="Arial"/>
                  <w:lang w:eastAsia="zh-HK"/>
                </w:rPr>
                <w:t>String</w:t>
              </w:r>
            </w:ins>
          </w:p>
        </w:tc>
        <w:tc>
          <w:tcPr>
            <w:tcW w:w="3181" w:type="dxa"/>
          </w:tcPr>
          <w:p w14:paraId="42E1F91E" w14:textId="330C5D44" w:rsidR="001C1521" w:rsidRPr="002D7C93" w:rsidRDefault="001C1521" w:rsidP="001C1521">
            <w:pPr>
              <w:pStyle w:val="ListParagraph"/>
              <w:ind w:leftChars="0" w:left="0"/>
              <w:rPr>
                <w:ins w:id="1388" w:author="Siu Ham Wong" w:date="2024-01-22T13:30:00Z"/>
                <w:rFonts w:eastAsiaTheme="minorEastAsia" w:cs="Arial"/>
                <w:lang w:eastAsia="zh-HK"/>
              </w:rPr>
            </w:pPr>
            <w:ins w:id="1389" w:author="Siu Ham Wong" w:date="2024-01-22T13:30:00Z">
              <w:r w:rsidRPr="002D7C93">
                <w:rPr>
                  <w:rFonts w:cs="Arial"/>
                  <w:shd w:val="clear" w:color="auto" w:fill="FFFFFF"/>
                </w:rPr>
                <w:t>MPS Record ID</w:t>
              </w:r>
            </w:ins>
          </w:p>
        </w:tc>
      </w:tr>
      <w:tr w:rsidR="001C1521" w:rsidRPr="008B1896" w14:paraId="11F1E14E" w14:textId="77777777" w:rsidTr="00D32209">
        <w:trPr>
          <w:ins w:id="1390" w:author="Siu Ham Wong" w:date="2024-01-22T13:30:00Z"/>
        </w:trPr>
        <w:tc>
          <w:tcPr>
            <w:tcW w:w="2718" w:type="dxa"/>
          </w:tcPr>
          <w:p w14:paraId="51AD3A08" w14:textId="4548D1EE" w:rsidR="001C1521" w:rsidRPr="002D7C93" w:rsidRDefault="001C1521" w:rsidP="001C1521">
            <w:pPr>
              <w:pStyle w:val="ListParagraph"/>
              <w:ind w:leftChars="0" w:left="0"/>
              <w:rPr>
                <w:ins w:id="1391" w:author="Siu Ham Wong" w:date="2024-01-22T13:30:00Z"/>
                <w:rFonts w:cs="Arial"/>
                <w:lang w:eastAsia="zh-HK"/>
              </w:rPr>
            </w:pPr>
            <w:proofErr w:type="spellStart"/>
            <w:ins w:id="1392" w:author="Siu Ham Wong" w:date="2024-01-22T13:30:00Z">
              <w:r w:rsidRPr="008B1896">
                <w:rPr>
                  <w:rFonts w:cs="Arial"/>
                  <w:lang w:eastAsia="zh-HK"/>
                </w:rPr>
                <w:t>cabinId</w:t>
              </w:r>
              <w:proofErr w:type="spellEnd"/>
            </w:ins>
          </w:p>
        </w:tc>
        <w:tc>
          <w:tcPr>
            <w:tcW w:w="2157" w:type="dxa"/>
          </w:tcPr>
          <w:p w14:paraId="7D981C6B" w14:textId="15AA69E3" w:rsidR="001C1521" w:rsidRPr="002D7C93" w:rsidRDefault="001C1521" w:rsidP="001C1521">
            <w:pPr>
              <w:pStyle w:val="ListParagraph"/>
              <w:ind w:leftChars="0" w:left="0"/>
              <w:rPr>
                <w:ins w:id="1393" w:author="Siu Ham Wong" w:date="2024-01-22T13:30:00Z"/>
                <w:rFonts w:cs="Arial"/>
                <w:lang w:eastAsia="zh-HK"/>
              </w:rPr>
            </w:pPr>
            <w:ins w:id="1394" w:author="Siu Ham Wong" w:date="2024-01-22T13:30:00Z">
              <w:r w:rsidRPr="008B1896">
                <w:rPr>
                  <w:rFonts w:cs="Arial"/>
                  <w:lang w:eastAsia="zh-HK"/>
                </w:rPr>
                <w:t>String</w:t>
              </w:r>
            </w:ins>
          </w:p>
        </w:tc>
        <w:tc>
          <w:tcPr>
            <w:tcW w:w="3181" w:type="dxa"/>
          </w:tcPr>
          <w:p w14:paraId="4F873B11" w14:textId="45ACD573" w:rsidR="001C1521" w:rsidRPr="002D7C93" w:rsidRDefault="001C1521" w:rsidP="001C1521">
            <w:pPr>
              <w:pStyle w:val="ListParagraph"/>
              <w:ind w:leftChars="0" w:left="0"/>
              <w:rPr>
                <w:ins w:id="1395" w:author="Siu Ham Wong" w:date="2024-01-22T13:30:00Z"/>
                <w:rFonts w:eastAsiaTheme="minorEastAsia" w:cs="Arial"/>
                <w:lang w:eastAsia="zh-HK"/>
              </w:rPr>
            </w:pPr>
            <w:ins w:id="1396" w:author="Siu Ham Wong" w:date="2024-01-22T13:30:00Z">
              <w:r w:rsidRPr="002D7C93">
                <w:rPr>
                  <w:rFonts w:cs="Arial"/>
                  <w:shd w:val="clear" w:color="auto" w:fill="FFFFFF"/>
                </w:rPr>
                <w:t>Cabin ID</w:t>
              </w:r>
            </w:ins>
          </w:p>
        </w:tc>
      </w:tr>
      <w:tr w:rsidR="001C1521" w:rsidRPr="008B1896" w14:paraId="18613B19" w14:textId="77777777" w:rsidTr="00D32209">
        <w:trPr>
          <w:ins w:id="1397" w:author="Siu Ham Wong" w:date="2024-01-22T13:30:00Z"/>
        </w:trPr>
        <w:tc>
          <w:tcPr>
            <w:tcW w:w="2718" w:type="dxa"/>
          </w:tcPr>
          <w:p w14:paraId="775AB418" w14:textId="2285B885" w:rsidR="001C1521" w:rsidRPr="002D7C93" w:rsidRDefault="001C1521" w:rsidP="001C1521">
            <w:pPr>
              <w:pStyle w:val="ListParagraph"/>
              <w:ind w:leftChars="0" w:left="0"/>
              <w:rPr>
                <w:ins w:id="1398" w:author="Siu Ham Wong" w:date="2024-01-22T13:30:00Z"/>
                <w:rFonts w:cs="Arial"/>
                <w:lang w:eastAsia="zh-HK"/>
              </w:rPr>
            </w:pPr>
            <w:proofErr w:type="spellStart"/>
            <w:ins w:id="1399" w:author="Siu Ham Wong" w:date="2024-01-22T13:31:00Z">
              <w:r w:rsidRPr="008B1896">
                <w:rPr>
                  <w:rFonts w:cs="Arial"/>
                  <w:lang w:eastAsia="zh-HK"/>
                </w:rPr>
                <w:t>warehouseId</w:t>
              </w:r>
            </w:ins>
            <w:proofErr w:type="spellEnd"/>
          </w:p>
        </w:tc>
        <w:tc>
          <w:tcPr>
            <w:tcW w:w="2157" w:type="dxa"/>
          </w:tcPr>
          <w:p w14:paraId="6DBBF80C" w14:textId="7F049477" w:rsidR="001C1521" w:rsidRPr="002D7C93" w:rsidRDefault="001C1521" w:rsidP="001C1521">
            <w:pPr>
              <w:pStyle w:val="ListParagraph"/>
              <w:ind w:leftChars="0" w:left="0"/>
              <w:rPr>
                <w:ins w:id="1400" w:author="Siu Ham Wong" w:date="2024-01-22T13:30:00Z"/>
                <w:rFonts w:cs="Arial"/>
                <w:lang w:eastAsia="zh-HK"/>
              </w:rPr>
            </w:pPr>
            <w:ins w:id="1401" w:author="Siu Ham Wong" w:date="2024-01-22T13:31:00Z">
              <w:r w:rsidRPr="008B1896">
                <w:rPr>
                  <w:rFonts w:cs="Arial"/>
                  <w:lang w:eastAsia="zh-HK"/>
                </w:rPr>
                <w:t>String</w:t>
              </w:r>
            </w:ins>
          </w:p>
        </w:tc>
        <w:tc>
          <w:tcPr>
            <w:tcW w:w="3181" w:type="dxa"/>
          </w:tcPr>
          <w:p w14:paraId="5F27E3F6" w14:textId="6DC08460" w:rsidR="001C1521" w:rsidRPr="002D7C93" w:rsidRDefault="001C1521" w:rsidP="001C1521">
            <w:pPr>
              <w:pStyle w:val="ListParagraph"/>
              <w:ind w:leftChars="0" w:left="0"/>
              <w:rPr>
                <w:ins w:id="1402" w:author="Siu Ham Wong" w:date="2024-01-22T13:30:00Z"/>
                <w:rFonts w:eastAsiaTheme="minorEastAsia" w:cs="Arial"/>
                <w:lang w:eastAsia="zh-HK"/>
              </w:rPr>
            </w:pPr>
            <w:ins w:id="1403" w:author="Siu Ham Wong" w:date="2024-01-22T13:31:00Z">
              <w:r w:rsidRPr="002D7C93">
                <w:rPr>
                  <w:rFonts w:cs="Arial"/>
                  <w:shd w:val="clear" w:color="auto" w:fill="FFFFFF"/>
                </w:rPr>
                <w:t>Warehouse ID</w:t>
              </w:r>
            </w:ins>
          </w:p>
        </w:tc>
      </w:tr>
      <w:tr w:rsidR="001C1521" w:rsidRPr="008B1896" w14:paraId="46E42155" w14:textId="77777777" w:rsidTr="00D32209">
        <w:trPr>
          <w:ins w:id="1404" w:author="Siu Ham Wong" w:date="2024-01-22T13:30:00Z"/>
        </w:trPr>
        <w:tc>
          <w:tcPr>
            <w:tcW w:w="2718" w:type="dxa"/>
          </w:tcPr>
          <w:p w14:paraId="281E8FC3" w14:textId="0DA34D7D" w:rsidR="001C1521" w:rsidRPr="002D7C93" w:rsidRDefault="001C1521" w:rsidP="001C1521">
            <w:pPr>
              <w:pStyle w:val="ListParagraph"/>
              <w:ind w:leftChars="0" w:left="0"/>
              <w:rPr>
                <w:ins w:id="1405" w:author="Siu Ham Wong" w:date="2024-01-22T13:30:00Z"/>
                <w:rFonts w:cs="Arial"/>
                <w:lang w:eastAsia="zh-HK"/>
              </w:rPr>
            </w:pPr>
            <w:proofErr w:type="spellStart"/>
            <w:ins w:id="1406" w:author="Siu Ham Wong" w:date="2024-01-22T13:31:00Z">
              <w:r w:rsidRPr="008B1896">
                <w:rPr>
                  <w:rFonts w:cs="Arial"/>
                  <w:lang w:eastAsia="zh-HK"/>
                </w:rPr>
                <w:t>areaId</w:t>
              </w:r>
            </w:ins>
            <w:proofErr w:type="spellEnd"/>
          </w:p>
        </w:tc>
        <w:tc>
          <w:tcPr>
            <w:tcW w:w="2157" w:type="dxa"/>
          </w:tcPr>
          <w:p w14:paraId="377DE2D7" w14:textId="4CE07C91" w:rsidR="001C1521" w:rsidRPr="002D7C93" w:rsidRDefault="001C1521" w:rsidP="001C1521">
            <w:pPr>
              <w:pStyle w:val="ListParagraph"/>
              <w:ind w:leftChars="0" w:left="0"/>
              <w:rPr>
                <w:ins w:id="1407" w:author="Siu Ham Wong" w:date="2024-01-22T13:30:00Z"/>
                <w:rFonts w:cs="Arial"/>
                <w:lang w:eastAsia="zh-HK"/>
              </w:rPr>
            </w:pPr>
            <w:ins w:id="1408" w:author="Siu Ham Wong" w:date="2024-01-22T13:31:00Z">
              <w:r w:rsidRPr="008B1896">
                <w:rPr>
                  <w:rFonts w:cs="Arial"/>
                  <w:lang w:eastAsia="zh-HK"/>
                </w:rPr>
                <w:t>String</w:t>
              </w:r>
            </w:ins>
          </w:p>
        </w:tc>
        <w:tc>
          <w:tcPr>
            <w:tcW w:w="3181" w:type="dxa"/>
          </w:tcPr>
          <w:p w14:paraId="73741204" w14:textId="5B179D71" w:rsidR="001C1521" w:rsidRPr="002D7C93" w:rsidRDefault="001C1521" w:rsidP="001C1521">
            <w:pPr>
              <w:pStyle w:val="ListParagraph"/>
              <w:ind w:leftChars="0" w:left="0"/>
              <w:rPr>
                <w:ins w:id="1409" w:author="Siu Ham Wong" w:date="2024-01-22T13:30:00Z"/>
                <w:rFonts w:eastAsiaTheme="minorEastAsia" w:cs="Arial"/>
                <w:lang w:eastAsia="zh-HK"/>
              </w:rPr>
            </w:pPr>
            <w:ins w:id="1410" w:author="Siu Ham Wong" w:date="2024-01-22T13:31:00Z">
              <w:r w:rsidRPr="002D7C93">
                <w:rPr>
                  <w:rFonts w:cs="Arial"/>
                  <w:shd w:val="clear" w:color="auto" w:fill="FFFFFF"/>
                </w:rPr>
                <w:t>Area ID</w:t>
              </w:r>
            </w:ins>
          </w:p>
        </w:tc>
      </w:tr>
      <w:tr w:rsidR="001C1521" w:rsidRPr="008B1896" w14:paraId="4A1DEB0E" w14:textId="77777777" w:rsidTr="00D32209">
        <w:trPr>
          <w:ins w:id="1411" w:author="Siu Ham Wong" w:date="2024-01-22T13:21:00Z"/>
        </w:trPr>
        <w:tc>
          <w:tcPr>
            <w:tcW w:w="2718" w:type="dxa"/>
          </w:tcPr>
          <w:p w14:paraId="37557EED" w14:textId="738A47FE" w:rsidR="001C1521" w:rsidRPr="002D7C93" w:rsidRDefault="001C1521" w:rsidP="001C1521">
            <w:pPr>
              <w:pStyle w:val="ListParagraph"/>
              <w:ind w:leftChars="0" w:left="0"/>
              <w:rPr>
                <w:ins w:id="1412" w:author="Siu Ham Wong" w:date="2024-01-22T13:21:00Z"/>
                <w:rFonts w:cs="Arial"/>
                <w:lang w:eastAsia="zh-HK"/>
              </w:rPr>
            </w:pPr>
            <w:proofErr w:type="spellStart"/>
            <w:ins w:id="1413" w:author="Siu Ham Wong" w:date="2024-01-22T13:31:00Z">
              <w:r w:rsidRPr="002D7C93">
                <w:rPr>
                  <w:rFonts w:cs="Arial"/>
                  <w:lang w:eastAsia="zh-HK"/>
                </w:rPr>
                <w:t>parkInDatetime</w:t>
              </w:r>
            </w:ins>
            <w:proofErr w:type="spellEnd"/>
          </w:p>
        </w:tc>
        <w:tc>
          <w:tcPr>
            <w:tcW w:w="2157" w:type="dxa"/>
          </w:tcPr>
          <w:p w14:paraId="65F31459" w14:textId="1AF8CE71" w:rsidR="001C1521" w:rsidRPr="002D7C93" w:rsidRDefault="001C1521" w:rsidP="001C1521">
            <w:pPr>
              <w:pStyle w:val="ListParagraph"/>
              <w:ind w:leftChars="0" w:left="0"/>
              <w:rPr>
                <w:ins w:id="1414" w:author="Siu Ham Wong" w:date="2024-01-22T13:21:00Z"/>
                <w:rFonts w:cs="Arial"/>
                <w:lang w:eastAsia="zh-HK"/>
              </w:rPr>
            </w:pPr>
            <w:ins w:id="1415" w:author="Siu Ham Wong" w:date="2024-01-22T13:31:00Z">
              <w:r w:rsidRPr="002D7C93">
                <w:rPr>
                  <w:rFonts w:cs="Arial"/>
                  <w:lang w:eastAsia="zh-HK"/>
                </w:rPr>
                <w:t>String</w:t>
              </w:r>
            </w:ins>
          </w:p>
        </w:tc>
        <w:tc>
          <w:tcPr>
            <w:tcW w:w="3181" w:type="dxa"/>
          </w:tcPr>
          <w:p w14:paraId="56147F92" w14:textId="77777777" w:rsidR="001C1521" w:rsidRPr="002D7C93" w:rsidRDefault="001C1521" w:rsidP="001C1521">
            <w:pPr>
              <w:pStyle w:val="ListParagraph"/>
              <w:ind w:leftChars="0" w:left="0"/>
              <w:rPr>
                <w:ins w:id="1416" w:author="Siu Ham Wong" w:date="2024-01-22T13:31:00Z"/>
                <w:rFonts w:cs="Arial"/>
                <w:shd w:val="clear" w:color="auto" w:fill="FFFFFF"/>
              </w:rPr>
            </w:pPr>
            <w:ins w:id="1417" w:author="Siu Ham Wong" w:date="2024-01-22T13:31: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39609AC3" w14:textId="6B6ED88E" w:rsidR="001C1521" w:rsidRPr="002D7C93" w:rsidRDefault="001C1521" w:rsidP="001C1521">
            <w:pPr>
              <w:pStyle w:val="ListParagraph"/>
              <w:ind w:leftChars="0" w:left="0"/>
              <w:rPr>
                <w:ins w:id="1418" w:author="Siu Ham Wong" w:date="2024-01-22T13:21:00Z"/>
                <w:rFonts w:cs="Arial"/>
                <w:shd w:val="clear" w:color="auto" w:fill="FFFFFF"/>
              </w:rPr>
            </w:pPr>
            <w:ins w:id="1419" w:author="Siu Ham Wong" w:date="2024-01-22T13:31:00Z">
              <w:r w:rsidRPr="002D7C93">
                <w:rPr>
                  <w:rFonts w:eastAsiaTheme="minorEastAsia" w:cs="Arial"/>
                  <w:lang w:eastAsia="zh-HK"/>
                </w:rPr>
                <w:lastRenderedPageBreak/>
                <w:t>Parking In Date Time</w:t>
              </w:r>
            </w:ins>
          </w:p>
        </w:tc>
      </w:tr>
      <w:tr w:rsidR="001C1521" w:rsidRPr="008B1896" w14:paraId="0AAE9A51" w14:textId="77777777" w:rsidTr="00D32209">
        <w:trPr>
          <w:ins w:id="1420" w:author="Siu Ham Wong" w:date="2024-01-22T13:29:00Z"/>
        </w:trPr>
        <w:tc>
          <w:tcPr>
            <w:tcW w:w="2718" w:type="dxa"/>
          </w:tcPr>
          <w:p w14:paraId="32559A44" w14:textId="20504111" w:rsidR="001C1521" w:rsidRPr="002D7C93" w:rsidRDefault="001C1521" w:rsidP="001C1521">
            <w:pPr>
              <w:pStyle w:val="ListParagraph"/>
              <w:ind w:leftChars="0" w:left="0"/>
              <w:rPr>
                <w:ins w:id="1421" w:author="Siu Ham Wong" w:date="2024-01-22T13:29:00Z"/>
                <w:rFonts w:cs="Arial"/>
                <w:lang w:eastAsia="zh-HK"/>
              </w:rPr>
            </w:pPr>
            <w:ins w:id="1422" w:author="Siu Ham Wong" w:date="2024-01-22T13:31:00Z">
              <w:r w:rsidRPr="008B1896">
                <w:rPr>
                  <w:rFonts w:cs="Arial"/>
                  <w:lang w:eastAsia="zh-HK"/>
                </w:rPr>
                <w:lastRenderedPageBreak/>
                <w:t>remark</w:t>
              </w:r>
            </w:ins>
          </w:p>
        </w:tc>
        <w:tc>
          <w:tcPr>
            <w:tcW w:w="2157" w:type="dxa"/>
          </w:tcPr>
          <w:p w14:paraId="190BE877" w14:textId="41DCDA41" w:rsidR="001C1521" w:rsidRPr="002D7C93" w:rsidRDefault="001C1521" w:rsidP="001C1521">
            <w:pPr>
              <w:pStyle w:val="ListParagraph"/>
              <w:ind w:leftChars="0" w:left="0"/>
              <w:rPr>
                <w:ins w:id="1423" w:author="Siu Ham Wong" w:date="2024-01-22T13:29:00Z"/>
                <w:rFonts w:cs="Arial"/>
                <w:lang w:eastAsia="zh-HK"/>
              </w:rPr>
            </w:pPr>
            <w:ins w:id="1424" w:author="Siu Ham Wong" w:date="2024-01-22T13:31:00Z">
              <w:r w:rsidRPr="008B1896">
                <w:rPr>
                  <w:rFonts w:cs="Arial"/>
                  <w:lang w:eastAsia="zh-HK"/>
                </w:rPr>
                <w:t>String</w:t>
              </w:r>
            </w:ins>
          </w:p>
        </w:tc>
        <w:tc>
          <w:tcPr>
            <w:tcW w:w="3181" w:type="dxa"/>
          </w:tcPr>
          <w:p w14:paraId="78E1D4D3" w14:textId="50ADD3FB" w:rsidR="001C1521" w:rsidRPr="002D7C93" w:rsidRDefault="001C1521" w:rsidP="001C1521">
            <w:pPr>
              <w:pStyle w:val="ListParagraph"/>
              <w:ind w:leftChars="0" w:left="0"/>
              <w:rPr>
                <w:ins w:id="1425" w:author="Siu Ham Wong" w:date="2024-01-22T13:29:00Z"/>
                <w:rFonts w:cs="Arial"/>
                <w:shd w:val="clear" w:color="auto" w:fill="FFFFFF"/>
              </w:rPr>
            </w:pPr>
            <w:ins w:id="1426" w:author="Siu Ham Wong" w:date="2024-01-22T13:31:00Z">
              <w:r w:rsidRPr="002D7C93">
                <w:rPr>
                  <w:rFonts w:cs="Arial"/>
                  <w:shd w:val="clear" w:color="auto" w:fill="FFFFFF"/>
                </w:rPr>
                <w:t>Remarks</w:t>
              </w:r>
            </w:ins>
          </w:p>
        </w:tc>
      </w:tr>
    </w:tbl>
    <w:p w14:paraId="78CF451C" w14:textId="77777777" w:rsidR="00243ED0" w:rsidRPr="008B1896" w:rsidRDefault="00243ED0" w:rsidP="00243ED0">
      <w:pPr>
        <w:pStyle w:val="ListParagraph"/>
        <w:ind w:left="440" w:firstLine="411"/>
        <w:rPr>
          <w:ins w:id="1427" w:author="Siu Ham Wong" w:date="2024-01-22T13:21:00Z"/>
          <w:rFonts w:cs="Arial"/>
          <w:lang w:eastAsia="zh-HK"/>
        </w:rPr>
      </w:pPr>
    </w:p>
    <w:p w14:paraId="188319FB" w14:textId="72A18FE3" w:rsidR="00243ED0" w:rsidRPr="002D7C93" w:rsidRDefault="00243ED0">
      <w:pPr>
        <w:pStyle w:val="ListParagraph"/>
        <w:ind w:left="440" w:firstLine="411"/>
        <w:rPr>
          <w:ins w:id="1428" w:author="Siu Ham Wong" w:date="2024-01-22T13:21:00Z"/>
          <w:rFonts w:cs="Arial"/>
          <w:lang w:eastAsia="zh-HK"/>
        </w:rPr>
        <w:pPrChange w:id="1429" w:author="Siu Ham Wong" w:date="2024-01-22T13:32:00Z">
          <w:pPr>
            <w:ind w:leftChars="218" w:left="480"/>
          </w:pPr>
        </w:pPrChange>
      </w:pPr>
      <w:ins w:id="1430" w:author="Siu Ham Wong" w:date="2024-01-22T13:21:00Z">
        <w:r w:rsidRPr="008B1896">
          <w:rPr>
            <w:rFonts w:cs="Arial"/>
            <w:lang w:eastAsia="zh-HK"/>
          </w:rPr>
          <w:t xml:space="preserve">{          </w:t>
        </w:r>
      </w:ins>
    </w:p>
    <w:p w14:paraId="7888789D" w14:textId="77777777" w:rsidR="00243ED0" w:rsidRPr="002D7C93" w:rsidRDefault="00243ED0" w:rsidP="00243ED0">
      <w:pPr>
        <w:pStyle w:val="ListParagraph"/>
        <w:ind w:left="440" w:firstLine="411"/>
        <w:rPr>
          <w:ins w:id="1431" w:author="Siu Ham Wong" w:date="2024-01-22T13:21:00Z"/>
          <w:rFonts w:cs="Arial"/>
          <w:lang w:eastAsia="zh-HK"/>
        </w:rPr>
      </w:pPr>
      <w:ins w:id="1432" w:author="Siu Ham Wong" w:date="2024-01-22T13:21:00Z">
        <w:r w:rsidRPr="002D7C93">
          <w:rPr>
            <w:rFonts w:cs="Arial"/>
            <w:lang w:eastAsia="zh-HK"/>
          </w:rPr>
          <w:t xml:space="preserve">     "vehicleHongkong":"XX9998",</w:t>
        </w:r>
      </w:ins>
    </w:p>
    <w:p w14:paraId="26881559" w14:textId="77777777" w:rsidR="00243ED0" w:rsidRPr="002D7C93" w:rsidRDefault="00243ED0" w:rsidP="00243ED0">
      <w:pPr>
        <w:ind w:leftChars="218" w:left="480"/>
        <w:rPr>
          <w:ins w:id="1433" w:author="Siu Ham Wong" w:date="2024-01-22T13:21:00Z"/>
          <w:rFonts w:cs="Arial"/>
          <w:lang w:eastAsia="zh-HK"/>
        </w:rPr>
      </w:pPr>
      <w:ins w:id="1434" w:author="Siu Ham Wong" w:date="2024-01-22T13:21:00Z">
        <w:r w:rsidRPr="002D7C93">
          <w:rPr>
            <w:rFonts w:cs="Arial"/>
            <w:lang w:eastAsia="zh-HK"/>
          </w:rPr>
          <w:t xml:space="preserve">           "vehicleMainland":"XX9998",</w:t>
        </w:r>
      </w:ins>
    </w:p>
    <w:p w14:paraId="60E7D1F6" w14:textId="180765A1" w:rsidR="006F205E" w:rsidRPr="008B1896" w:rsidRDefault="00243ED0" w:rsidP="006F205E">
      <w:pPr>
        <w:pStyle w:val="ListParagraph"/>
        <w:ind w:left="440" w:firstLine="411"/>
        <w:rPr>
          <w:ins w:id="1435" w:author="Siu Ham Wong" w:date="2024-01-22T13:33:00Z"/>
          <w:rFonts w:cs="Arial"/>
          <w:lang w:eastAsia="zh-HK"/>
        </w:rPr>
      </w:pPr>
      <w:ins w:id="1436" w:author="Siu Ham Wong" w:date="2024-01-22T13:21:00Z">
        <w:r w:rsidRPr="002D7C93">
          <w:rPr>
            <w:rFonts w:cs="Arial"/>
            <w:lang w:eastAsia="zh-HK"/>
          </w:rPr>
          <w:t xml:space="preserve">     "vehicleMacao":"XX9998",</w:t>
        </w:r>
      </w:ins>
    </w:p>
    <w:p w14:paraId="7EEB1B3C" w14:textId="77777777" w:rsidR="006F205E" w:rsidRPr="008B1896" w:rsidRDefault="006F205E" w:rsidP="006F205E">
      <w:pPr>
        <w:pStyle w:val="ListParagraph"/>
        <w:ind w:left="440" w:firstLine="411"/>
        <w:rPr>
          <w:ins w:id="1437" w:author="Siu Ham Wong" w:date="2024-01-22T13:34:00Z"/>
          <w:rFonts w:cs="Arial"/>
          <w:lang w:eastAsia="zh-HK"/>
        </w:rPr>
      </w:pPr>
      <w:ins w:id="1438" w:author="Siu Ham Wong" w:date="2024-01-22T13:33:00Z">
        <w:r w:rsidRPr="008B1896">
          <w:rPr>
            <w:rFonts w:cs="Arial"/>
            <w:lang w:eastAsia="zh-HK"/>
          </w:rPr>
          <w:t xml:space="preserve">     "confirmPickupDatetime":"2024-01-01 23:00:00",</w:t>
        </w:r>
      </w:ins>
    </w:p>
    <w:p w14:paraId="1C80C19D" w14:textId="77777777" w:rsidR="006F205E" w:rsidRPr="008B1896" w:rsidRDefault="006F205E" w:rsidP="006F205E">
      <w:pPr>
        <w:pStyle w:val="ListParagraph"/>
        <w:ind w:left="440" w:firstLine="411"/>
        <w:rPr>
          <w:ins w:id="1439" w:author="Siu Ham Wong" w:date="2024-01-22T13:34:00Z"/>
          <w:rFonts w:cs="Arial"/>
          <w:lang w:eastAsia="zh-HK"/>
        </w:rPr>
      </w:pPr>
      <w:ins w:id="1440" w:author="Siu Ham Wong" w:date="2024-01-22T13:34:00Z">
        <w:r w:rsidRPr="008B1896">
          <w:rPr>
            <w:rFonts w:cs="Arial"/>
            <w:lang w:eastAsia="zh-HK"/>
          </w:rPr>
          <w:t xml:space="preserve">     “bookingId”</w:t>
        </w:r>
        <w:proofErr w:type="gramStart"/>
        <w:r w:rsidRPr="008B1896">
          <w:rPr>
            <w:rFonts w:cs="Arial"/>
            <w:lang w:eastAsia="zh-HK"/>
          </w:rPr>
          <w:t>:”XXXX</w:t>
        </w:r>
        <w:proofErr w:type="gramEnd"/>
        <w:r w:rsidRPr="008B1896">
          <w:rPr>
            <w:rFonts w:cs="Arial"/>
            <w:lang w:eastAsia="zh-HK"/>
          </w:rPr>
          <w:t>01”,</w:t>
        </w:r>
      </w:ins>
    </w:p>
    <w:p w14:paraId="12905E68" w14:textId="77777777" w:rsidR="006F205E" w:rsidRPr="008B1896" w:rsidRDefault="006F205E" w:rsidP="006F205E">
      <w:pPr>
        <w:pStyle w:val="ListParagraph"/>
        <w:ind w:left="440" w:firstLine="411"/>
        <w:rPr>
          <w:ins w:id="1441" w:author="Siu Ham Wong" w:date="2024-01-22T13:34:00Z"/>
          <w:rFonts w:cs="Arial"/>
          <w:lang w:eastAsia="zh-HK"/>
        </w:rPr>
      </w:pPr>
      <w:ins w:id="1442" w:author="Siu Ham Wong" w:date="2024-01-22T13:34:00Z">
        <w:r w:rsidRPr="008B1896">
          <w:rPr>
            <w:rFonts w:cs="Arial"/>
            <w:lang w:eastAsia="zh-HK"/>
          </w:rPr>
          <w:t xml:space="preserve">     “parkingRecordId”</w:t>
        </w:r>
        <w:proofErr w:type="gramStart"/>
        <w:r w:rsidRPr="008B1896">
          <w:rPr>
            <w:rFonts w:cs="Arial"/>
            <w:lang w:eastAsia="zh-HK"/>
          </w:rPr>
          <w:t>:”P</w:t>
        </w:r>
        <w:proofErr w:type="gramEnd"/>
        <w:r w:rsidRPr="008B1896">
          <w:rPr>
            <w:rFonts w:cs="Arial"/>
            <w:lang w:eastAsia="zh-HK"/>
          </w:rPr>
          <w:t>01”,</w:t>
        </w:r>
      </w:ins>
    </w:p>
    <w:p w14:paraId="2C0669BC" w14:textId="3B703C80" w:rsidR="006F205E" w:rsidRPr="008B1896" w:rsidRDefault="006F205E" w:rsidP="006F205E">
      <w:pPr>
        <w:ind w:leftChars="218" w:left="480"/>
        <w:rPr>
          <w:ins w:id="1443" w:author="Siu Ham Wong" w:date="2024-01-22T13:34:00Z"/>
          <w:rFonts w:cs="Arial"/>
          <w:lang w:eastAsia="zh-HK"/>
        </w:rPr>
      </w:pPr>
      <w:ins w:id="1444" w:author="Siu Ham Wong" w:date="2024-01-22T13:34:00Z">
        <w:r w:rsidRPr="008B1896">
          <w:rPr>
            <w:rFonts w:cs="Arial"/>
            <w:lang w:eastAsia="zh-HK"/>
          </w:rPr>
          <w:t xml:space="preserve">    </w:t>
        </w:r>
      </w:ins>
      <w:ins w:id="1445" w:author="Siu Ham Wong" w:date="2024-01-22T13:35:00Z">
        <w:r>
          <w:rPr>
            <w:rFonts w:cs="Arial"/>
            <w:lang w:eastAsia="zh-HK"/>
          </w:rPr>
          <w:t xml:space="preserve">      </w:t>
        </w:r>
      </w:ins>
      <w:ins w:id="1446" w:author="Siu Ham Wong" w:date="2024-01-22T13:34:00Z">
        <w:r w:rsidRPr="008B1896">
          <w:rPr>
            <w:rFonts w:cs="Arial"/>
            <w:lang w:eastAsia="zh-HK"/>
          </w:rPr>
          <w:t xml:space="preserve"> “mpsRecordId”:”M01”,</w:t>
        </w:r>
      </w:ins>
    </w:p>
    <w:p w14:paraId="0D132F09" w14:textId="46F82D77" w:rsidR="006F205E" w:rsidRPr="008B1896" w:rsidRDefault="006F205E" w:rsidP="006F205E">
      <w:pPr>
        <w:pStyle w:val="ListParagraph"/>
        <w:widowControl w:val="0"/>
        <w:adjustRightInd/>
        <w:snapToGrid/>
        <w:ind w:left="440"/>
        <w:jc w:val="left"/>
        <w:rPr>
          <w:ins w:id="1447" w:author="Siu Ham Wong" w:date="2024-01-22T13:34:00Z"/>
          <w:rFonts w:cs="Arial"/>
          <w:lang w:eastAsia="zh-HK"/>
        </w:rPr>
      </w:pPr>
      <w:ins w:id="1448" w:author="Siu Ham Wong" w:date="2024-01-22T13:34:00Z">
        <w:r w:rsidRPr="008B1896">
          <w:rPr>
            <w:rFonts w:cs="Arial"/>
            <w:lang w:eastAsia="zh-HK"/>
          </w:rPr>
          <w:t xml:space="preserve">     </w:t>
        </w:r>
        <w:r w:rsidRPr="008B1896">
          <w:rPr>
            <w:rFonts w:cs="Arial"/>
            <w:lang w:eastAsia="zh-HK"/>
          </w:rPr>
          <w:tab/>
          <w:t xml:space="preserve">   </w:t>
        </w:r>
      </w:ins>
      <w:ins w:id="1449" w:author="Siu Ham Wong" w:date="2024-01-22T13:35:00Z">
        <w:r>
          <w:rPr>
            <w:rFonts w:cs="Arial"/>
            <w:lang w:eastAsia="zh-HK"/>
          </w:rPr>
          <w:t xml:space="preserve"> </w:t>
        </w:r>
      </w:ins>
      <w:ins w:id="1450" w:author="Siu Ham Wong" w:date="2024-01-22T13:34:00Z">
        <w:r w:rsidRPr="008B1896">
          <w:rPr>
            <w:rFonts w:cs="Arial"/>
            <w:lang w:eastAsia="zh-HK"/>
          </w:rPr>
          <w:t xml:space="preserve"> "</w:t>
        </w:r>
        <w:proofErr w:type="spellStart"/>
        <w:r w:rsidRPr="008B1896">
          <w:rPr>
            <w:rFonts w:cs="Arial"/>
            <w:lang w:eastAsia="zh-HK"/>
          </w:rPr>
          <w:t>cabinId</w:t>
        </w:r>
        <w:proofErr w:type="spellEnd"/>
        <w:r w:rsidRPr="008B1896">
          <w:rPr>
            <w:rFonts w:cs="Arial"/>
            <w:lang w:eastAsia="zh-HK"/>
          </w:rPr>
          <w:t>": “B1”,</w:t>
        </w:r>
      </w:ins>
    </w:p>
    <w:p w14:paraId="0524C4AC" w14:textId="7EA1EAA8" w:rsidR="006F205E" w:rsidRPr="008B1896" w:rsidRDefault="006F205E" w:rsidP="006F205E">
      <w:pPr>
        <w:pStyle w:val="ListParagraph"/>
        <w:widowControl w:val="0"/>
        <w:adjustRightInd/>
        <w:snapToGrid/>
        <w:ind w:left="440"/>
        <w:jc w:val="left"/>
        <w:rPr>
          <w:ins w:id="1451" w:author="Siu Ham Wong" w:date="2024-01-22T13:34:00Z"/>
          <w:rFonts w:cs="Arial"/>
          <w:lang w:eastAsia="zh-HK"/>
        </w:rPr>
      </w:pPr>
      <w:ins w:id="1452" w:author="Siu Ham Wong" w:date="2024-01-22T13:34:00Z">
        <w:r w:rsidRPr="008B1896">
          <w:rPr>
            <w:rFonts w:cs="Arial"/>
            <w:lang w:eastAsia="zh-HK"/>
          </w:rPr>
          <w:t xml:space="preserve">     </w:t>
        </w:r>
        <w:r w:rsidRPr="008B1896">
          <w:rPr>
            <w:rFonts w:cs="Arial"/>
            <w:lang w:eastAsia="zh-HK"/>
          </w:rPr>
          <w:tab/>
          <w:t xml:space="preserve">  </w:t>
        </w:r>
      </w:ins>
      <w:ins w:id="1453" w:author="Siu Ham Wong" w:date="2024-01-22T13:35:00Z">
        <w:r>
          <w:rPr>
            <w:rFonts w:cs="Arial"/>
            <w:lang w:eastAsia="zh-HK"/>
          </w:rPr>
          <w:t xml:space="preserve"> </w:t>
        </w:r>
      </w:ins>
      <w:ins w:id="1454" w:author="Siu Ham Wong" w:date="2024-01-22T13:34:00Z">
        <w:r w:rsidRPr="008B1896">
          <w:rPr>
            <w:rFonts w:cs="Arial"/>
            <w:lang w:eastAsia="zh-HK"/>
          </w:rPr>
          <w:t xml:space="preserve">  "</w:t>
        </w:r>
        <w:proofErr w:type="spellStart"/>
        <w:r w:rsidRPr="008B1896">
          <w:rPr>
            <w:rFonts w:cs="Arial"/>
            <w:lang w:eastAsia="zh-HK"/>
          </w:rPr>
          <w:t>warehouseId</w:t>
        </w:r>
        <w:proofErr w:type="spellEnd"/>
        <w:r w:rsidRPr="008B1896">
          <w:rPr>
            <w:rFonts w:cs="Arial"/>
            <w:lang w:eastAsia="zh-HK"/>
          </w:rPr>
          <w:t>": “XXX”,</w:t>
        </w:r>
      </w:ins>
    </w:p>
    <w:p w14:paraId="2BC10A3F" w14:textId="0867BDC7" w:rsidR="006F205E" w:rsidRPr="008B1896" w:rsidRDefault="006F205E" w:rsidP="006F205E">
      <w:pPr>
        <w:pStyle w:val="ListParagraph"/>
        <w:ind w:left="440" w:firstLine="411"/>
        <w:rPr>
          <w:ins w:id="1455" w:author="Siu Ham Wong" w:date="2024-01-22T13:35:00Z"/>
          <w:rFonts w:cs="Arial"/>
          <w:lang w:eastAsia="zh-HK"/>
        </w:rPr>
      </w:pPr>
      <w:ins w:id="1456" w:author="Siu Ham Wong" w:date="2024-01-22T13:34:00Z">
        <w:r w:rsidRPr="008B1896">
          <w:rPr>
            <w:rFonts w:cs="Arial"/>
            <w:lang w:eastAsia="zh-HK"/>
          </w:rPr>
          <w:t xml:space="preserve">     "</w:t>
        </w:r>
        <w:proofErr w:type="spellStart"/>
        <w:r w:rsidRPr="008B1896">
          <w:rPr>
            <w:rFonts w:cs="Arial"/>
            <w:lang w:eastAsia="zh-HK"/>
          </w:rPr>
          <w:t>areId</w:t>
        </w:r>
        <w:proofErr w:type="spellEnd"/>
        <w:r w:rsidRPr="008B1896">
          <w:rPr>
            <w:rFonts w:cs="Arial"/>
            <w:lang w:eastAsia="zh-HK"/>
          </w:rPr>
          <w:t>": “XXX”,</w:t>
        </w:r>
      </w:ins>
    </w:p>
    <w:p w14:paraId="386EC0AE" w14:textId="07F3A337" w:rsidR="006F205E" w:rsidRPr="006F205E" w:rsidRDefault="006F205E">
      <w:pPr>
        <w:pStyle w:val="ListParagraph"/>
        <w:ind w:left="440" w:firstLine="411"/>
        <w:rPr>
          <w:ins w:id="1457" w:author="Siu Ham Wong" w:date="2024-01-22T13:33:00Z"/>
          <w:rFonts w:cs="Arial"/>
          <w:lang w:eastAsia="zh-HK"/>
        </w:rPr>
        <w:pPrChange w:id="1458" w:author="Siu Ham Wong" w:date="2024-01-22T13:35:00Z">
          <w:pPr>
            <w:pStyle w:val="ListParagraph"/>
            <w:widowControl w:val="0"/>
            <w:adjustRightInd/>
            <w:snapToGrid/>
            <w:ind w:left="440"/>
            <w:jc w:val="left"/>
          </w:pPr>
        </w:pPrChange>
      </w:pPr>
      <w:ins w:id="1459" w:author="Siu Ham Wong" w:date="2024-01-22T13:35:00Z">
        <w:r w:rsidRPr="008B1896">
          <w:rPr>
            <w:rFonts w:cs="Arial"/>
            <w:lang w:eastAsia="zh-HK"/>
          </w:rPr>
          <w:t xml:space="preserve">     “parkInDatetime”:”2024-01-01 22:00:00”,</w:t>
        </w:r>
      </w:ins>
    </w:p>
    <w:p w14:paraId="45718EEB" w14:textId="0BE2A5C9" w:rsidR="00243ED0" w:rsidRPr="008B1896" w:rsidRDefault="00243ED0" w:rsidP="006F205E">
      <w:pPr>
        <w:ind w:leftChars="218" w:left="480"/>
        <w:rPr>
          <w:ins w:id="1460" w:author="Siu Ham Wong" w:date="2024-01-22T13:21:00Z"/>
          <w:rFonts w:cs="Arial"/>
          <w:lang w:eastAsia="zh-HK"/>
        </w:rPr>
      </w:pPr>
      <w:ins w:id="1461" w:author="Siu Ham Wong" w:date="2024-01-22T13:21:00Z">
        <w:r w:rsidRPr="002D7C93">
          <w:rPr>
            <w:rFonts w:cs="Arial"/>
            <w:lang w:eastAsia="zh-HK"/>
          </w:rPr>
          <w:t xml:space="preserve">           "remark":""</w:t>
        </w:r>
      </w:ins>
    </w:p>
    <w:p w14:paraId="30849DFF" w14:textId="77777777" w:rsidR="00243ED0" w:rsidRPr="008B1896" w:rsidRDefault="00243ED0" w:rsidP="00243ED0">
      <w:pPr>
        <w:ind w:firstLine="851"/>
        <w:rPr>
          <w:ins w:id="1462" w:author="Siu Ham Wong" w:date="2024-01-22T13:21:00Z"/>
          <w:rFonts w:cs="Arial"/>
          <w:lang w:eastAsia="zh-HK"/>
        </w:rPr>
      </w:pPr>
      <w:ins w:id="1463" w:author="Siu Ham Wong" w:date="2024-01-22T13:21:00Z">
        <w:r w:rsidRPr="008B1896">
          <w:rPr>
            <w:rFonts w:cs="Arial"/>
            <w:lang w:eastAsia="zh-HK"/>
          </w:rPr>
          <w:t>}</w:t>
        </w:r>
      </w:ins>
    </w:p>
    <w:p w14:paraId="6AAE0432" w14:textId="77777777" w:rsidR="00243ED0" w:rsidRPr="008B1896" w:rsidRDefault="00243ED0" w:rsidP="00243ED0">
      <w:pPr>
        <w:pStyle w:val="ListParagraph"/>
        <w:ind w:leftChars="0" w:left="960"/>
        <w:rPr>
          <w:ins w:id="1464" w:author="Siu Ham Wong" w:date="2024-01-22T13:21:00Z"/>
          <w:rFonts w:cs="Arial"/>
          <w:lang w:eastAsia="zh-HK"/>
        </w:rPr>
      </w:pPr>
    </w:p>
    <w:p w14:paraId="30E3D3B9" w14:textId="77777777" w:rsidR="00243ED0" w:rsidRPr="008B1896" w:rsidRDefault="00243ED0" w:rsidP="00243ED0">
      <w:pPr>
        <w:pStyle w:val="ListParagraph"/>
        <w:ind w:leftChars="0" w:left="960"/>
        <w:rPr>
          <w:ins w:id="1465" w:author="Siu Ham Wong" w:date="2024-01-22T13:21:00Z"/>
          <w:rFonts w:cs="Arial"/>
          <w:lang w:eastAsia="zh-HK"/>
        </w:rPr>
      </w:pPr>
      <w:ins w:id="1466" w:author="Siu Ham Wong" w:date="2024-01-22T13:21:00Z">
        <w:r w:rsidRPr="008B1896">
          <w:rPr>
            <w:rFonts w:cs="Arial"/>
            <w:lang w:eastAsia="zh-HK"/>
          </w:rPr>
          <w:t>Response</w:t>
        </w:r>
      </w:ins>
    </w:p>
    <w:p w14:paraId="2F3E26B7" w14:textId="77777777" w:rsidR="00243ED0" w:rsidRPr="008B1896" w:rsidRDefault="00243ED0" w:rsidP="00243ED0">
      <w:pPr>
        <w:pStyle w:val="ListParagraph"/>
        <w:ind w:leftChars="0" w:left="960"/>
        <w:rPr>
          <w:ins w:id="1467" w:author="Siu Ham Wong" w:date="2024-01-22T13:21:00Z"/>
          <w:rFonts w:cs="Arial"/>
          <w:lang w:eastAsia="zh-HK"/>
        </w:rPr>
      </w:pPr>
      <w:ins w:id="1468" w:author="Siu Ham Wong" w:date="2024-01-22T13:21:00Z">
        <w:r w:rsidRPr="008B1896">
          <w:rPr>
            <w:rFonts w:cs="Arial"/>
            <w:lang w:eastAsia="zh-HK"/>
          </w:rPr>
          <w:t>Status code: 200</w:t>
        </w:r>
      </w:ins>
    </w:p>
    <w:tbl>
      <w:tblPr>
        <w:tblStyle w:val="TableGrid"/>
        <w:tblW w:w="0" w:type="auto"/>
        <w:tblInd w:w="960" w:type="dxa"/>
        <w:tblLook w:val="04A0" w:firstRow="1" w:lastRow="0" w:firstColumn="1" w:lastColumn="0" w:noHBand="0" w:noVBand="1"/>
      </w:tblPr>
      <w:tblGrid>
        <w:gridCol w:w="2673"/>
        <w:gridCol w:w="2177"/>
        <w:gridCol w:w="3206"/>
      </w:tblGrid>
      <w:tr w:rsidR="00243ED0" w:rsidRPr="008B1896" w14:paraId="74E65929" w14:textId="77777777" w:rsidTr="00D32209">
        <w:trPr>
          <w:ins w:id="1469" w:author="Siu Ham Wong" w:date="2024-01-22T13:21:00Z"/>
        </w:trPr>
        <w:tc>
          <w:tcPr>
            <w:tcW w:w="2673" w:type="dxa"/>
          </w:tcPr>
          <w:p w14:paraId="7E601165" w14:textId="77777777" w:rsidR="00243ED0" w:rsidRPr="008B1896" w:rsidRDefault="00243ED0" w:rsidP="00D32209">
            <w:pPr>
              <w:pStyle w:val="ListParagraph"/>
              <w:ind w:leftChars="0" w:left="0"/>
              <w:rPr>
                <w:ins w:id="1470" w:author="Siu Ham Wong" w:date="2024-01-22T13:21:00Z"/>
                <w:rFonts w:cs="Arial"/>
                <w:b/>
                <w:lang w:eastAsia="zh-HK"/>
              </w:rPr>
            </w:pPr>
            <w:ins w:id="1471" w:author="Siu Ham Wong" w:date="2024-01-22T13:21:00Z">
              <w:r w:rsidRPr="008B1896">
                <w:rPr>
                  <w:rFonts w:cs="Arial"/>
                  <w:b/>
                  <w:lang w:eastAsia="zh-HK"/>
                </w:rPr>
                <w:t>Field</w:t>
              </w:r>
            </w:ins>
          </w:p>
        </w:tc>
        <w:tc>
          <w:tcPr>
            <w:tcW w:w="2177" w:type="dxa"/>
          </w:tcPr>
          <w:p w14:paraId="46884481" w14:textId="77777777" w:rsidR="00243ED0" w:rsidRPr="008B1896" w:rsidRDefault="00243ED0" w:rsidP="00D32209">
            <w:pPr>
              <w:pStyle w:val="ListParagraph"/>
              <w:ind w:leftChars="0" w:left="0"/>
              <w:rPr>
                <w:ins w:id="1472" w:author="Siu Ham Wong" w:date="2024-01-22T13:21:00Z"/>
                <w:rFonts w:cs="Arial"/>
                <w:b/>
                <w:lang w:eastAsia="zh-HK"/>
              </w:rPr>
            </w:pPr>
            <w:ins w:id="1473" w:author="Siu Ham Wong" w:date="2024-01-22T13:21:00Z">
              <w:r w:rsidRPr="008B1896">
                <w:rPr>
                  <w:rFonts w:cs="Arial"/>
                  <w:b/>
                  <w:lang w:eastAsia="zh-HK"/>
                </w:rPr>
                <w:t>Type</w:t>
              </w:r>
            </w:ins>
          </w:p>
        </w:tc>
        <w:tc>
          <w:tcPr>
            <w:tcW w:w="3206" w:type="dxa"/>
          </w:tcPr>
          <w:p w14:paraId="74B8E998" w14:textId="77777777" w:rsidR="00243ED0" w:rsidRPr="008B1896" w:rsidRDefault="00243ED0" w:rsidP="00D32209">
            <w:pPr>
              <w:pStyle w:val="ListParagraph"/>
              <w:ind w:leftChars="0" w:left="0"/>
              <w:rPr>
                <w:ins w:id="1474" w:author="Siu Ham Wong" w:date="2024-01-22T13:21:00Z"/>
                <w:rFonts w:cs="Arial"/>
                <w:b/>
                <w:lang w:eastAsia="zh-HK"/>
              </w:rPr>
            </w:pPr>
            <w:ins w:id="1475" w:author="Siu Ham Wong" w:date="2024-01-22T13:21:00Z">
              <w:r w:rsidRPr="008B1896">
                <w:rPr>
                  <w:rFonts w:cs="Arial"/>
                  <w:b/>
                  <w:lang w:eastAsia="zh-HK"/>
                </w:rPr>
                <w:t>Description</w:t>
              </w:r>
            </w:ins>
          </w:p>
        </w:tc>
      </w:tr>
      <w:tr w:rsidR="00243ED0" w:rsidRPr="008B1896" w14:paraId="4D9A78F9" w14:textId="77777777" w:rsidTr="00D32209">
        <w:trPr>
          <w:ins w:id="1476" w:author="Siu Ham Wong" w:date="2024-01-22T13:21:00Z"/>
        </w:trPr>
        <w:tc>
          <w:tcPr>
            <w:tcW w:w="2673" w:type="dxa"/>
          </w:tcPr>
          <w:p w14:paraId="43F77E4B" w14:textId="77777777" w:rsidR="00243ED0" w:rsidRPr="008B1896" w:rsidRDefault="00243ED0" w:rsidP="00D32209">
            <w:pPr>
              <w:pStyle w:val="ListParagraph"/>
              <w:ind w:leftChars="0" w:left="0"/>
              <w:rPr>
                <w:ins w:id="1477" w:author="Siu Ham Wong" w:date="2024-01-22T13:21:00Z"/>
                <w:rFonts w:cs="Arial"/>
                <w:lang w:eastAsia="zh-HK"/>
              </w:rPr>
            </w:pPr>
            <w:proofErr w:type="spellStart"/>
            <w:ins w:id="1478" w:author="Siu Ham Wong" w:date="2024-01-22T13:21:00Z">
              <w:r w:rsidRPr="008B1896">
                <w:rPr>
                  <w:rFonts w:cs="Arial"/>
                  <w:lang w:eastAsia="zh-HK"/>
                </w:rPr>
                <w:t>resultCode</w:t>
              </w:r>
              <w:proofErr w:type="spellEnd"/>
            </w:ins>
          </w:p>
        </w:tc>
        <w:tc>
          <w:tcPr>
            <w:tcW w:w="2177" w:type="dxa"/>
          </w:tcPr>
          <w:p w14:paraId="08B4DB97" w14:textId="77777777" w:rsidR="00243ED0" w:rsidRPr="008B1896" w:rsidRDefault="00243ED0" w:rsidP="00D32209">
            <w:pPr>
              <w:pStyle w:val="ListParagraph"/>
              <w:ind w:leftChars="0" w:left="0"/>
              <w:rPr>
                <w:ins w:id="1479" w:author="Siu Ham Wong" w:date="2024-01-22T13:21:00Z"/>
                <w:rFonts w:cs="Arial"/>
                <w:lang w:eastAsia="zh-HK"/>
              </w:rPr>
            </w:pPr>
            <w:ins w:id="1480" w:author="Siu Ham Wong" w:date="2024-01-22T13:21:00Z">
              <w:r w:rsidRPr="008B1896">
                <w:rPr>
                  <w:rFonts w:cs="Arial"/>
                  <w:lang w:eastAsia="zh-HK"/>
                </w:rPr>
                <w:t>Number</w:t>
              </w:r>
            </w:ins>
          </w:p>
        </w:tc>
        <w:tc>
          <w:tcPr>
            <w:tcW w:w="3206" w:type="dxa"/>
          </w:tcPr>
          <w:p w14:paraId="1D58E941" w14:textId="77777777" w:rsidR="00243ED0" w:rsidRPr="008B1896" w:rsidRDefault="00243ED0" w:rsidP="00D32209">
            <w:pPr>
              <w:pStyle w:val="ListParagraph"/>
              <w:ind w:leftChars="0" w:left="0"/>
              <w:rPr>
                <w:ins w:id="1481" w:author="Siu Ham Wong" w:date="2024-01-22T13:21:00Z"/>
                <w:rFonts w:eastAsiaTheme="minorEastAsia" w:cs="Arial"/>
                <w:lang w:eastAsia="zh-HK"/>
              </w:rPr>
            </w:pPr>
            <w:ins w:id="1482" w:author="Siu Ham Wong" w:date="2024-01-22T13:21:00Z">
              <w:r w:rsidRPr="008B1896">
                <w:rPr>
                  <w:rFonts w:eastAsiaTheme="minorEastAsia" w:cs="Arial"/>
                  <w:lang w:eastAsia="zh-HK"/>
                </w:rPr>
                <w:t>0 - fail</w:t>
              </w:r>
            </w:ins>
          </w:p>
          <w:p w14:paraId="76F91B55" w14:textId="77777777" w:rsidR="00243ED0" w:rsidRPr="008B1896" w:rsidRDefault="00243ED0" w:rsidP="00D32209">
            <w:pPr>
              <w:pStyle w:val="ListParagraph"/>
              <w:ind w:leftChars="0" w:left="0"/>
              <w:rPr>
                <w:ins w:id="1483" w:author="Siu Ham Wong" w:date="2024-01-22T13:21:00Z"/>
                <w:rFonts w:eastAsiaTheme="minorEastAsia" w:cs="Arial"/>
                <w:lang w:eastAsia="zh-HK"/>
              </w:rPr>
            </w:pPr>
            <w:ins w:id="1484" w:author="Siu Ham Wong" w:date="2024-01-22T13:21:00Z">
              <w:r w:rsidRPr="008B1896">
                <w:rPr>
                  <w:rFonts w:eastAsiaTheme="minorEastAsia" w:cs="Arial"/>
                  <w:lang w:eastAsia="zh-HK"/>
                </w:rPr>
                <w:t>1 – success</w:t>
              </w:r>
            </w:ins>
          </w:p>
        </w:tc>
      </w:tr>
      <w:tr w:rsidR="00243ED0" w:rsidRPr="008B1896" w14:paraId="14C697D4" w14:textId="77777777" w:rsidTr="00D32209">
        <w:trPr>
          <w:ins w:id="1485" w:author="Siu Ham Wong" w:date="2024-01-22T13:21:00Z"/>
        </w:trPr>
        <w:tc>
          <w:tcPr>
            <w:tcW w:w="2673" w:type="dxa"/>
          </w:tcPr>
          <w:p w14:paraId="3A1FD448" w14:textId="77777777" w:rsidR="00243ED0" w:rsidRPr="008B1896" w:rsidRDefault="00243ED0" w:rsidP="00D32209">
            <w:pPr>
              <w:pStyle w:val="ListParagraph"/>
              <w:ind w:leftChars="0" w:left="0"/>
              <w:rPr>
                <w:ins w:id="1486" w:author="Siu Ham Wong" w:date="2024-01-22T13:21:00Z"/>
                <w:rFonts w:cs="Arial"/>
                <w:lang w:eastAsia="zh-HK"/>
              </w:rPr>
            </w:pPr>
            <w:proofErr w:type="spellStart"/>
            <w:ins w:id="1487" w:author="Siu Ham Wong" w:date="2024-01-22T13:21:00Z">
              <w:r w:rsidRPr="008B1896">
                <w:rPr>
                  <w:rFonts w:cs="Arial"/>
                  <w:lang w:eastAsia="zh-HK"/>
                </w:rPr>
                <w:t>resultMessage</w:t>
              </w:r>
              <w:proofErr w:type="spellEnd"/>
            </w:ins>
          </w:p>
        </w:tc>
        <w:tc>
          <w:tcPr>
            <w:tcW w:w="2177" w:type="dxa"/>
          </w:tcPr>
          <w:p w14:paraId="721F903E" w14:textId="77777777" w:rsidR="00243ED0" w:rsidRPr="008B1896" w:rsidRDefault="00243ED0" w:rsidP="00D32209">
            <w:pPr>
              <w:pStyle w:val="ListParagraph"/>
              <w:ind w:leftChars="0" w:left="0"/>
              <w:rPr>
                <w:ins w:id="1488" w:author="Siu Ham Wong" w:date="2024-01-22T13:21:00Z"/>
                <w:rFonts w:cs="Arial"/>
                <w:lang w:eastAsia="zh-HK"/>
              </w:rPr>
            </w:pPr>
            <w:ins w:id="1489" w:author="Siu Ham Wong" w:date="2024-01-22T13:21:00Z">
              <w:r w:rsidRPr="008B1896">
                <w:rPr>
                  <w:rFonts w:cs="Arial"/>
                  <w:lang w:eastAsia="zh-HK"/>
                </w:rPr>
                <w:t>String</w:t>
              </w:r>
            </w:ins>
          </w:p>
        </w:tc>
        <w:tc>
          <w:tcPr>
            <w:tcW w:w="3206" w:type="dxa"/>
          </w:tcPr>
          <w:p w14:paraId="3FED7C4E" w14:textId="77777777" w:rsidR="00243ED0" w:rsidRPr="008B1896" w:rsidRDefault="00243ED0" w:rsidP="00D32209">
            <w:pPr>
              <w:pStyle w:val="ListParagraph"/>
              <w:ind w:leftChars="0" w:left="0"/>
              <w:rPr>
                <w:ins w:id="1490" w:author="Siu Ham Wong" w:date="2024-01-22T13:21:00Z"/>
                <w:rFonts w:eastAsiaTheme="minorEastAsia" w:cs="Arial"/>
                <w:lang w:eastAsia="zh-HK"/>
              </w:rPr>
            </w:pPr>
            <w:ins w:id="1491" w:author="Siu Ham Wong" w:date="2024-01-22T13:21:00Z">
              <w:r w:rsidRPr="008B1896">
                <w:rPr>
                  <w:rFonts w:eastAsiaTheme="minorEastAsia" w:cs="Arial"/>
                  <w:lang w:eastAsia="zh-HK"/>
                </w:rPr>
                <w:t>Result Message</w:t>
              </w:r>
            </w:ins>
          </w:p>
        </w:tc>
      </w:tr>
      <w:tr w:rsidR="00243ED0" w:rsidRPr="008B1896" w14:paraId="27DDC89C" w14:textId="77777777" w:rsidTr="00D32209">
        <w:trPr>
          <w:ins w:id="1492" w:author="Siu Ham Wong" w:date="2024-01-22T13:21:00Z"/>
        </w:trPr>
        <w:tc>
          <w:tcPr>
            <w:tcW w:w="2673" w:type="dxa"/>
          </w:tcPr>
          <w:p w14:paraId="21BB4B2D" w14:textId="77777777" w:rsidR="00243ED0" w:rsidRPr="008B1896" w:rsidRDefault="00243ED0" w:rsidP="00D32209">
            <w:pPr>
              <w:pStyle w:val="ListParagraph"/>
              <w:ind w:leftChars="0" w:left="0"/>
              <w:rPr>
                <w:ins w:id="1493" w:author="Siu Ham Wong" w:date="2024-01-22T13:21:00Z"/>
                <w:rFonts w:cs="Arial"/>
                <w:lang w:eastAsia="zh-HK"/>
              </w:rPr>
            </w:pPr>
            <w:proofErr w:type="spellStart"/>
            <w:ins w:id="1494" w:author="Siu Ham Wong" w:date="2024-01-22T13:21:00Z">
              <w:r w:rsidRPr="008B1896">
                <w:rPr>
                  <w:rFonts w:cs="Arial"/>
                  <w:lang w:eastAsia="zh-HK"/>
                </w:rPr>
                <w:t>sysDatetime</w:t>
              </w:r>
              <w:proofErr w:type="spellEnd"/>
            </w:ins>
          </w:p>
        </w:tc>
        <w:tc>
          <w:tcPr>
            <w:tcW w:w="2177" w:type="dxa"/>
          </w:tcPr>
          <w:p w14:paraId="293FC8CD" w14:textId="77777777" w:rsidR="00243ED0" w:rsidRPr="008B1896" w:rsidRDefault="00243ED0" w:rsidP="00D32209">
            <w:pPr>
              <w:pStyle w:val="ListParagraph"/>
              <w:ind w:leftChars="0" w:left="0"/>
              <w:rPr>
                <w:ins w:id="1495" w:author="Siu Ham Wong" w:date="2024-01-22T13:21:00Z"/>
                <w:rFonts w:cs="Arial"/>
                <w:lang w:eastAsia="zh-HK"/>
              </w:rPr>
            </w:pPr>
            <w:ins w:id="1496" w:author="Siu Ham Wong" w:date="2024-01-22T13:21:00Z">
              <w:r w:rsidRPr="008B1896">
                <w:rPr>
                  <w:rFonts w:cs="Arial"/>
                  <w:lang w:eastAsia="zh-HK"/>
                </w:rPr>
                <w:t>String</w:t>
              </w:r>
            </w:ins>
          </w:p>
        </w:tc>
        <w:tc>
          <w:tcPr>
            <w:tcW w:w="3206" w:type="dxa"/>
          </w:tcPr>
          <w:p w14:paraId="0F0736F1" w14:textId="77777777" w:rsidR="00243ED0" w:rsidRPr="008B1896" w:rsidRDefault="00243ED0" w:rsidP="00D32209">
            <w:pPr>
              <w:pStyle w:val="ListParagraph"/>
              <w:ind w:leftChars="0" w:left="0"/>
              <w:rPr>
                <w:ins w:id="1497" w:author="Siu Ham Wong" w:date="2024-01-22T13:21:00Z"/>
                <w:rFonts w:cs="Arial"/>
                <w:shd w:val="clear" w:color="auto" w:fill="FFFFFF"/>
              </w:rPr>
            </w:pPr>
            <w:ins w:id="1498" w:author="Siu Ham Wong" w:date="2024-01-22T13:21: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22D3868E" w14:textId="77777777" w:rsidR="00243ED0" w:rsidRPr="008B1896" w:rsidRDefault="00243ED0" w:rsidP="00D32209">
            <w:pPr>
              <w:pStyle w:val="ListParagraph"/>
              <w:ind w:leftChars="0" w:left="0"/>
              <w:rPr>
                <w:ins w:id="1499" w:author="Siu Ham Wong" w:date="2024-01-22T13:21:00Z"/>
                <w:rFonts w:eastAsiaTheme="minorEastAsia" w:cs="Arial"/>
                <w:lang w:eastAsia="zh-HK"/>
              </w:rPr>
            </w:pPr>
            <w:ins w:id="1500" w:author="Siu Ham Wong" w:date="2024-01-22T13:21:00Z">
              <w:r w:rsidRPr="008B1896">
                <w:rPr>
                  <w:rFonts w:cs="Arial"/>
                </w:rPr>
                <w:t>System Date Time</w:t>
              </w:r>
            </w:ins>
          </w:p>
        </w:tc>
      </w:tr>
    </w:tbl>
    <w:p w14:paraId="0265C60B" w14:textId="77777777" w:rsidR="00243ED0" w:rsidRPr="008B1896" w:rsidRDefault="00243ED0" w:rsidP="00243ED0">
      <w:pPr>
        <w:ind w:firstLine="851"/>
        <w:rPr>
          <w:ins w:id="1501" w:author="Siu Ham Wong" w:date="2024-01-22T13:21:00Z"/>
          <w:rFonts w:cs="Arial"/>
          <w:lang w:eastAsia="zh-HK"/>
        </w:rPr>
      </w:pPr>
    </w:p>
    <w:p w14:paraId="156B3E69" w14:textId="77777777" w:rsidR="00243ED0" w:rsidRPr="008B1896" w:rsidRDefault="00243ED0" w:rsidP="00243ED0">
      <w:pPr>
        <w:pStyle w:val="ListParagraph"/>
        <w:widowControl w:val="0"/>
        <w:adjustRightInd/>
        <w:snapToGrid/>
        <w:ind w:left="440" w:firstLine="411"/>
        <w:jc w:val="left"/>
        <w:rPr>
          <w:ins w:id="1502" w:author="Siu Ham Wong" w:date="2024-01-22T13:21:00Z"/>
          <w:rFonts w:cs="Arial"/>
          <w:lang w:eastAsia="zh-HK"/>
        </w:rPr>
      </w:pPr>
      <w:ins w:id="1503" w:author="Siu Ham Wong" w:date="2024-01-22T13:21:00Z">
        <w:r w:rsidRPr="008B1896">
          <w:rPr>
            <w:rFonts w:cs="Arial"/>
            <w:lang w:eastAsia="zh-HK"/>
          </w:rPr>
          <w:t xml:space="preserve"> {</w:t>
        </w:r>
      </w:ins>
    </w:p>
    <w:p w14:paraId="4E45EE47" w14:textId="77777777" w:rsidR="00243ED0" w:rsidRPr="008B1896" w:rsidRDefault="00243ED0" w:rsidP="00243ED0">
      <w:pPr>
        <w:pStyle w:val="ListParagraph"/>
        <w:widowControl w:val="0"/>
        <w:adjustRightInd/>
        <w:snapToGrid/>
        <w:ind w:left="440"/>
        <w:jc w:val="left"/>
        <w:rPr>
          <w:ins w:id="1504" w:author="Siu Ham Wong" w:date="2024-01-22T13:21:00Z"/>
          <w:rFonts w:cs="Arial"/>
          <w:lang w:eastAsia="zh-HK"/>
        </w:rPr>
      </w:pPr>
      <w:ins w:id="1505" w:author="Siu Ham Wong" w:date="2024-01-22T13:21: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ins>
    </w:p>
    <w:p w14:paraId="6BD30A1C" w14:textId="77777777" w:rsidR="00243ED0" w:rsidRPr="008B1896" w:rsidRDefault="00243ED0" w:rsidP="00243ED0">
      <w:pPr>
        <w:pStyle w:val="ListParagraph"/>
        <w:widowControl w:val="0"/>
        <w:adjustRightInd/>
        <w:snapToGrid/>
        <w:ind w:left="440"/>
        <w:jc w:val="left"/>
        <w:rPr>
          <w:ins w:id="1506" w:author="Siu Ham Wong" w:date="2024-01-22T13:21:00Z"/>
          <w:rFonts w:cs="Arial"/>
          <w:lang w:eastAsia="zh-HK"/>
        </w:rPr>
      </w:pPr>
      <w:ins w:id="1507" w:author="Siu Ham Wong" w:date="2024-01-22T13:21: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ins>
    </w:p>
    <w:p w14:paraId="1A37B8BA" w14:textId="77777777" w:rsidR="00243ED0" w:rsidRPr="008B1896" w:rsidRDefault="00243ED0" w:rsidP="00243ED0">
      <w:pPr>
        <w:pStyle w:val="ListParagraph"/>
        <w:widowControl w:val="0"/>
        <w:adjustRightInd/>
        <w:snapToGrid/>
        <w:ind w:left="440"/>
        <w:jc w:val="left"/>
        <w:rPr>
          <w:ins w:id="1508" w:author="Siu Ham Wong" w:date="2024-01-22T13:21:00Z"/>
          <w:rFonts w:cs="Arial"/>
          <w:lang w:eastAsia="zh-HK"/>
        </w:rPr>
      </w:pPr>
      <w:ins w:id="1509" w:author="Siu Ham Wong" w:date="2024-01-22T13:21:00Z">
        <w:r w:rsidRPr="008B1896">
          <w:rPr>
            <w:rFonts w:cs="Arial"/>
            <w:lang w:eastAsia="zh-HK"/>
          </w:rPr>
          <w:t xml:space="preserve">              “sysDatetime”:”2024-01-01 23:00:00”</w:t>
        </w:r>
      </w:ins>
    </w:p>
    <w:p w14:paraId="66B6886A" w14:textId="77777777" w:rsidR="00243ED0" w:rsidRPr="008B1896" w:rsidRDefault="00243ED0" w:rsidP="00243ED0">
      <w:pPr>
        <w:pStyle w:val="ListParagraph"/>
        <w:widowControl w:val="0"/>
        <w:adjustRightInd/>
        <w:snapToGrid/>
        <w:ind w:left="440"/>
        <w:jc w:val="left"/>
        <w:rPr>
          <w:ins w:id="1510" w:author="Siu Ham Wong" w:date="2024-01-22T13:21:00Z"/>
          <w:rFonts w:cs="Arial"/>
          <w:lang w:eastAsia="zh-HK"/>
        </w:rPr>
      </w:pPr>
      <w:ins w:id="1511" w:author="Siu Ham Wong" w:date="2024-01-22T13:21:00Z">
        <w:r w:rsidRPr="008B1896">
          <w:rPr>
            <w:rFonts w:cs="Arial"/>
            <w:lang w:eastAsia="zh-HK"/>
          </w:rPr>
          <w:t xml:space="preserve">         }</w:t>
        </w:r>
      </w:ins>
    </w:p>
    <w:p w14:paraId="039C4A57" w14:textId="77777777" w:rsidR="00243ED0" w:rsidRPr="008B1896" w:rsidRDefault="00243ED0" w:rsidP="00243ED0">
      <w:pPr>
        <w:pStyle w:val="ListParagraph"/>
        <w:widowControl w:val="0"/>
        <w:adjustRightInd/>
        <w:snapToGrid/>
        <w:ind w:left="440"/>
        <w:jc w:val="left"/>
        <w:rPr>
          <w:ins w:id="1512" w:author="Siu Ham Wong" w:date="2024-01-22T13:21:00Z"/>
          <w:rFonts w:cs="Arial"/>
          <w:lang w:eastAsia="zh-HK"/>
        </w:rPr>
      </w:pPr>
    </w:p>
    <w:p w14:paraId="1DDC9A70" w14:textId="16004036" w:rsidR="00243ED0" w:rsidRDefault="00243ED0" w:rsidP="00243ED0">
      <w:pPr>
        <w:pStyle w:val="ListParagraph"/>
        <w:widowControl w:val="0"/>
        <w:adjustRightInd/>
        <w:snapToGrid/>
        <w:ind w:leftChars="0" w:left="960"/>
        <w:jc w:val="left"/>
        <w:rPr>
          <w:ins w:id="1513" w:author="Siu Ham Wong" w:date="2024-01-22T13:21:00Z"/>
          <w:rFonts w:cs="Arial"/>
          <w:bCs/>
          <w:lang w:eastAsia="zh-HK"/>
        </w:rPr>
      </w:pPr>
      <w:ins w:id="1514" w:author="Siu Ham Wong" w:date="2024-01-22T13:21:00Z">
        <w:r w:rsidRPr="008B1896">
          <w:rPr>
            <w:rFonts w:cs="Arial"/>
            <w:bCs/>
            <w:lang w:eastAsia="zh-HK"/>
          </w:rPr>
          <w:t xml:space="preserve">Remarks: </w:t>
        </w:r>
      </w:ins>
      <w:ins w:id="1515" w:author="Siu Ham Wong" w:date="2024-01-22T13:22:00Z">
        <w:r w:rsidR="000E7322" w:rsidRPr="000E7322">
          <w:rPr>
            <w:rFonts w:cs="Arial"/>
            <w:bCs/>
            <w:lang w:eastAsia="zh-HK"/>
          </w:rPr>
          <w:t xml:space="preserve">MPS call ACPB-CPVACS's API through </w:t>
        </w:r>
        <w:r w:rsidR="000E7322" w:rsidRPr="000E7322">
          <w:rPr>
            <w:rFonts w:cs="Arial"/>
            <w:b/>
            <w:i/>
            <w:iCs/>
            <w:lang w:eastAsia="zh-HK"/>
            <w:rPrChange w:id="1516" w:author="Siu Ham Wong" w:date="2024-01-22T13:22:00Z">
              <w:rPr>
                <w:rFonts w:cs="Arial"/>
                <w:bCs/>
                <w:lang w:eastAsia="zh-HK"/>
              </w:rPr>
            </w:rPrChange>
          </w:rPr>
          <w:t>APS API - MPS Send CPVACS Assigned Pick Up Cabin Information</w:t>
        </w:r>
        <w:r w:rsidR="000E7322" w:rsidRPr="000E7322">
          <w:rPr>
            <w:rFonts w:cs="Arial"/>
            <w:bCs/>
            <w:lang w:eastAsia="zh-HK"/>
          </w:rPr>
          <w:t xml:space="preserve"> to provide the mapping of assigned pickup cabin and vehicle information to ACPB-CPVACS. ACPB-</w:t>
        </w:r>
        <w:r w:rsidR="000E7322" w:rsidRPr="000E7322">
          <w:rPr>
            <w:rFonts w:cs="Arial"/>
            <w:bCs/>
            <w:lang w:eastAsia="zh-HK"/>
          </w:rPr>
          <w:lastRenderedPageBreak/>
          <w:t>CPVACS will display the assigned cabin information on the Kiosk and Signage LCD display. Patron will access the assigned cabin information through the displays and pick up the vehicle at the right place.</w:t>
        </w:r>
      </w:ins>
    </w:p>
    <w:p w14:paraId="47BDFF3D" w14:textId="77777777" w:rsidR="00D62434" w:rsidRPr="002D7C93" w:rsidRDefault="00D62434" w:rsidP="002D7C93">
      <w:pPr>
        <w:widowControl w:val="0"/>
        <w:adjustRightInd/>
        <w:snapToGrid/>
        <w:jc w:val="left"/>
        <w:rPr>
          <w:rFonts w:cs="Arial"/>
          <w:b/>
          <w:lang w:eastAsia="zh-HK"/>
        </w:rPr>
      </w:pPr>
    </w:p>
    <w:p w14:paraId="5EF59E60" w14:textId="45CDE0DD" w:rsidR="00D62434" w:rsidRPr="002D7C93" w:rsidRDefault="00D62434" w:rsidP="00D62434">
      <w:pPr>
        <w:pStyle w:val="Heading3"/>
        <w:rPr>
          <w:lang w:eastAsia="zh-HK"/>
        </w:rPr>
      </w:pPr>
      <w:bookmarkStart w:id="1517" w:name="_Toc188888834"/>
      <w:r w:rsidRPr="002D7C93">
        <w:rPr>
          <w:lang w:eastAsia="zh-HK"/>
        </w:rPr>
        <w:t>MPS Notify BOSS Vehicle Retrieve from MPS</w:t>
      </w:r>
      <w:bookmarkEnd w:id="1517"/>
    </w:p>
    <w:p w14:paraId="0FC9B334" w14:textId="77777777" w:rsidR="00D62434" w:rsidRPr="008B1896" w:rsidRDefault="00D62434" w:rsidP="00D62434">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2D7C93">
        <w:rPr>
          <w:rFonts w:cs="Arial"/>
          <w:lang w:eastAsia="zh-HK"/>
        </w:rPr>
        <w:t>notifyVehicleRetrieve</w:t>
      </w:r>
      <w:proofErr w:type="spellEnd"/>
    </w:p>
    <w:p w14:paraId="47EC7BB3" w14:textId="77777777" w:rsidR="00D62434" w:rsidRPr="008B1896" w:rsidRDefault="00D62434" w:rsidP="00D62434">
      <w:pPr>
        <w:pStyle w:val="ListParagraph"/>
        <w:widowControl w:val="0"/>
        <w:adjustRightInd/>
        <w:snapToGrid/>
        <w:ind w:leftChars="0" w:left="960"/>
        <w:jc w:val="left"/>
        <w:rPr>
          <w:rFonts w:cs="Arial"/>
          <w:lang w:eastAsia="zh-HK"/>
        </w:rPr>
      </w:pPr>
      <w:r w:rsidRPr="008B1896">
        <w:rPr>
          <w:rFonts w:cs="Arial"/>
          <w:lang w:eastAsia="zh-HK"/>
        </w:rPr>
        <w:t>Method: Post</w:t>
      </w:r>
    </w:p>
    <w:p w14:paraId="56526981" w14:textId="77777777" w:rsidR="00D62434" w:rsidRPr="008B1896" w:rsidRDefault="00D62434" w:rsidP="00D62434">
      <w:pPr>
        <w:pStyle w:val="ListParagraph"/>
        <w:ind w:leftChars="0" w:left="960"/>
        <w:rPr>
          <w:rFonts w:eastAsiaTheme="minorEastAsia" w:cs="Arial"/>
          <w:lang w:eastAsia="zh-HK"/>
        </w:rPr>
      </w:pPr>
      <w:r w:rsidRPr="008B1896">
        <w:rPr>
          <w:rFonts w:eastAsiaTheme="minorEastAsia" w:cs="Arial"/>
          <w:lang w:eastAsia="zh-HK"/>
        </w:rPr>
        <w:t>Content-Type: JSON</w:t>
      </w:r>
    </w:p>
    <w:p w14:paraId="32A64DC9" w14:textId="77777777" w:rsidR="00D62434" w:rsidRPr="008B1896" w:rsidRDefault="00D62434" w:rsidP="00D62434">
      <w:pPr>
        <w:pStyle w:val="ListParagraph"/>
        <w:ind w:leftChars="0" w:left="960"/>
        <w:rPr>
          <w:rFonts w:eastAsiaTheme="minorEastAsia" w:cs="Arial"/>
          <w:lang w:eastAsia="zh-HK"/>
        </w:rPr>
      </w:pPr>
      <w:r w:rsidRPr="008B1896">
        <w:rPr>
          <w:rFonts w:cs="Arial"/>
        </w:rPr>
        <w:t>Authorization: Bearer</w:t>
      </w:r>
    </w:p>
    <w:p w14:paraId="3102DC48" w14:textId="77777777" w:rsidR="00D62434" w:rsidRPr="008B1896" w:rsidRDefault="00D62434" w:rsidP="00D62434">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18"/>
        <w:gridCol w:w="2157"/>
        <w:gridCol w:w="3181"/>
      </w:tblGrid>
      <w:tr w:rsidR="008B1896" w:rsidRPr="008B1896" w14:paraId="3BD6EEDB" w14:textId="77777777" w:rsidTr="007B5256">
        <w:tc>
          <w:tcPr>
            <w:tcW w:w="2718" w:type="dxa"/>
          </w:tcPr>
          <w:p w14:paraId="55C97BD7" w14:textId="77777777" w:rsidR="00D62434" w:rsidRPr="008B1896" w:rsidRDefault="00D62434" w:rsidP="007B5256">
            <w:pPr>
              <w:pStyle w:val="ListParagraph"/>
              <w:ind w:leftChars="0" w:left="0"/>
              <w:rPr>
                <w:rFonts w:cs="Arial"/>
                <w:b/>
                <w:lang w:eastAsia="zh-HK"/>
              </w:rPr>
            </w:pPr>
            <w:r w:rsidRPr="008B1896">
              <w:rPr>
                <w:rFonts w:cs="Arial"/>
                <w:b/>
                <w:lang w:eastAsia="zh-HK"/>
              </w:rPr>
              <w:t>Field</w:t>
            </w:r>
          </w:p>
        </w:tc>
        <w:tc>
          <w:tcPr>
            <w:tcW w:w="2157" w:type="dxa"/>
          </w:tcPr>
          <w:p w14:paraId="2DA0BE19" w14:textId="77777777" w:rsidR="00D62434" w:rsidRPr="008B1896" w:rsidRDefault="00D62434" w:rsidP="007B5256">
            <w:pPr>
              <w:pStyle w:val="ListParagraph"/>
              <w:ind w:leftChars="0" w:left="0"/>
              <w:rPr>
                <w:rFonts w:cs="Arial"/>
                <w:b/>
                <w:lang w:eastAsia="zh-HK"/>
              </w:rPr>
            </w:pPr>
            <w:r w:rsidRPr="008B1896">
              <w:rPr>
                <w:rFonts w:cs="Arial"/>
                <w:b/>
                <w:lang w:eastAsia="zh-HK"/>
              </w:rPr>
              <w:t>Type</w:t>
            </w:r>
          </w:p>
        </w:tc>
        <w:tc>
          <w:tcPr>
            <w:tcW w:w="3181" w:type="dxa"/>
          </w:tcPr>
          <w:p w14:paraId="0AA99A81" w14:textId="77777777" w:rsidR="00D62434" w:rsidRPr="008B1896" w:rsidRDefault="00D62434" w:rsidP="007B5256">
            <w:pPr>
              <w:pStyle w:val="ListParagraph"/>
              <w:ind w:leftChars="0" w:left="0"/>
              <w:rPr>
                <w:rFonts w:cs="Arial"/>
                <w:b/>
                <w:lang w:eastAsia="zh-HK"/>
              </w:rPr>
            </w:pPr>
            <w:r w:rsidRPr="008B1896">
              <w:rPr>
                <w:rFonts w:cs="Arial"/>
                <w:b/>
                <w:lang w:eastAsia="zh-HK"/>
              </w:rPr>
              <w:t>Description</w:t>
            </w:r>
          </w:p>
        </w:tc>
      </w:tr>
      <w:tr w:rsidR="008B1896" w:rsidRPr="008B1896" w14:paraId="301CE3A0" w14:textId="77777777" w:rsidTr="007B5256">
        <w:tc>
          <w:tcPr>
            <w:tcW w:w="2718" w:type="dxa"/>
          </w:tcPr>
          <w:p w14:paraId="3330289F" w14:textId="77777777" w:rsidR="00D62434" w:rsidRPr="002D7C93" w:rsidRDefault="00D62434" w:rsidP="007B5256">
            <w:pPr>
              <w:pStyle w:val="ListParagraph"/>
              <w:ind w:leftChars="0" w:left="0"/>
              <w:rPr>
                <w:rFonts w:cs="Arial"/>
                <w:lang w:eastAsia="zh-HK"/>
              </w:rPr>
            </w:pPr>
            <w:proofErr w:type="spellStart"/>
            <w:r w:rsidRPr="002D7C93">
              <w:rPr>
                <w:rFonts w:cs="Arial"/>
                <w:lang w:eastAsia="zh-HK"/>
              </w:rPr>
              <w:t>cabinId</w:t>
            </w:r>
            <w:proofErr w:type="spellEnd"/>
          </w:p>
        </w:tc>
        <w:tc>
          <w:tcPr>
            <w:tcW w:w="2157" w:type="dxa"/>
          </w:tcPr>
          <w:p w14:paraId="59933A3F" w14:textId="77777777" w:rsidR="00D62434" w:rsidRPr="002D7C93"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002E5E9A" w14:textId="77777777" w:rsidR="00D62434" w:rsidRPr="002D7C93" w:rsidRDefault="00D62434" w:rsidP="007B5256">
            <w:pPr>
              <w:pStyle w:val="ListParagraph"/>
              <w:ind w:leftChars="0" w:left="0"/>
              <w:rPr>
                <w:rFonts w:cs="Arial"/>
                <w:shd w:val="clear" w:color="auto" w:fill="FFFFFF"/>
              </w:rPr>
            </w:pPr>
            <w:r w:rsidRPr="002D7C93">
              <w:rPr>
                <w:rFonts w:eastAsiaTheme="minorEastAsia" w:cs="Arial"/>
                <w:lang w:eastAsia="zh-HK"/>
              </w:rPr>
              <w:t>Cabin ID</w:t>
            </w:r>
          </w:p>
        </w:tc>
      </w:tr>
      <w:tr w:rsidR="008B1896" w:rsidRPr="008B1896" w14:paraId="6EFB85FB" w14:textId="77777777" w:rsidTr="007B5256">
        <w:tc>
          <w:tcPr>
            <w:tcW w:w="2718" w:type="dxa"/>
          </w:tcPr>
          <w:p w14:paraId="4A57042E" w14:textId="77777777" w:rsidR="00D62434" w:rsidRPr="002D7C93" w:rsidRDefault="00D62434" w:rsidP="007B5256">
            <w:pPr>
              <w:pStyle w:val="ListParagraph"/>
              <w:ind w:leftChars="0" w:left="0"/>
              <w:rPr>
                <w:rFonts w:cs="Arial"/>
                <w:lang w:eastAsia="zh-HK"/>
              </w:rPr>
            </w:pPr>
            <w:proofErr w:type="spellStart"/>
            <w:r w:rsidRPr="002D7C93">
              <w:rPr>
                <w:rFonts w:cs="Arial"/>
                <w:lang w:eastAsia="zh-HK"/>
              </w:rPr>
              <w:t>bookingId</w:t>
            </w:r>
            <w:proofErr w:type="spellEnd"/>
          </w:p>
        </w:tc>
        <w:tc>
          <w:tcPr>
            <w:tcW w:w="2157" w:type="dxa"/>
          </w:tcPr>
          <w:p w14:paraId="07483EAC" w14:textId="77777777" w:rsidR="00D62434" w:rsidRPr="002D7C93"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79990FFE" w14:textId="77777777" w:rsidR="00D62434" w:rsidRPr="002D7C93" w:rsidRDefault="00D62434" w:rsidP="007B5256">
            <w:pPr>
              <w:pStyle w:val="ListParagraph"/>
              <w:ind w:leftChars="0" w:left="0"/>
              <w:rPr>
                <w:rFonts w:eastAsiaTheme="minorEastAsia" w:cs="Arial"/>
                <w:lang w:eastAsia="zh-HK"/>
              </w:rPr>
            </w:pPr>
            <w:r w:rsidRPr="002D7C93">
              <w:rPr>
                <w:rFonts w:cs="Arial"/>
                <w:shd w:val="clear" w:color="auto" w:fill="FFFFFF"/>
              </w:rPr>
              <w:t>Booking ID</w:t>
            </w:r>
          </w:p>
        </w:tc>
      </w:tr>
      <w:tr w:rsidR="008B1896" w:rsidRPr="008B1896" w14:paraId="30A1C761" w14:textId="77777777" w:rsidTr="007B5256">
        <w:tc>
          <w:tcPr>
            <w:tcW w:w="2718" w:type="dxa"/>
          </w:tcPr>
          <w:p w14:paraId="3954A7A0" w14:textId="77777777" w:rsidR="00D62434" w:rsidRPr="002D7C93" w:rsidRDefault="00D62434" w:rsidP="007B5256">
            <w:pPr>
              <w:pStyle w:val="ListParagraph"/>
              <w:ind w:leftChars="0" w:left="0"/>
              <w:rPr>
                <w:rFonts w:cs="Arial"/>
                <w:lang w:eastAsia="zh-HK"/>
              </w:rPr>
            </w:pPr>
            <w:proofErr w:type="spellStart"/>
            <w:r w:rsidRPr="008B1896">
              <w:rPr>
                <w:rFonts w:cs="Arial"/>
                <w:lang w:eastAsia="zh-HK"/>
              </w:rPr>
              <w:t>parkingRecordId</w:t>
            </w:r>
            <w:proofErr w:type="spellEnd"/>
          </w:p>
        </w:tc>
        <w:tc>
          <w:tcPr>
            <w:tcW w:w="2157" w:type="dxa"/>
          </w:tcPr>
          <w:p w14:paraId="7FAF76CB" w14:textId="77777777" w:rsidR="00D62434" w:rsidRPr="002D7C93" w:rsidRDefault="00D62434" w:rsidP="007B5256">
            <w:pPr>
              <w:pStyle w:val="ListParagraph"/>
              <w:ind w:leftChars="0" w:left="0"/>
              <w:rPr>
                <w:rFonts w:cs="Arial"/>
                <w:lang w:eastAsia="zh-HK"/>
              </w:rPr>
            </w:pPr>
            <w:r w:rsidRPr="008B1896">
              <w:rPr>
                <w:rFonts w:cs="Arial"/>
                <w:lang w:eastAsia="zh-HK"/>
              </w:rPr>
              <w:t>String</w:t>
            </w:r>
          </w:p>
        </w:tc>
        <w:tc>
          <w:tcPr>
            <w:tcW w:w="3181" w:type="dxa"/>
          </w:tcPr>
          <w:p w14:paraId="096D5724" w14:textId="77777777" w:rsidR="00D62434" w:rsidRPr="002D7C93" w:rsidRDefault="00D62434" w:rsidP="007B5256">
            <w:pPr>
              <w:pStyle w:val="ListParagraph"/>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43E75636" w14:textId="77777777" w:rsidTr="007B5256">
        <w:tc>
          <w:tcPr>
            <w:tcW w:w="2718" w:type="dxa"/>
          </w:tcPr>
          <w:p w14:paraId="27F4B04C" w14:textId="77777777" w:rsidR="00D62434" w:rsidRPr="008B1896" w:rsidRDefault="00D62434" w:rsidP="007B5256">
            <w:pPr>
              <w:pStyle w:val="ListParagraph"/>
              <w:ind w:leftChars="0" w:left="0"/>
              <w:rPr>
                <w:rFonts w:cs="Arial"/>
                <w:lang w:eastAsia="zh-HK"/>
              </w:rPr>
            </w:pPr>
            <w:proofErr w:type="spellStart"/>
            <w:r w:rsidRPr="002D7C93">
              <w:rPr>
                <w:rFonts w:cs="Arial"/>
                <w:lang w:eastAsia="zh-HK"/>
              </w:rPr>
              <w:t>vehicleHongkong</w:t>
            </w:r>
            <w:proofErr w:type="spellEnd"/>
          </w:p>
        </w:tc>
        <w:tc>
          <w:tcPr>
            <w:tcW w:w="2157" w:type="dxa"/>
          </w:tcPr>
          <w:p w14:paraId="711C12EC" w14:textId="77777777" w:rsidR="00D62434" w:rsidRPr="008B1896"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5D0ED43B" w14:textId="77777777" w:rsidR="00D62434" w:rsidRPr="008B1896" w:rsidRDefault="00D62434" w:rsidP="007B5256">
            <w:pPr>
              <w:pStyle w:val="ListParagraph"/>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615166C8" w14:textId="77777777" w:rsidTr="007B5256">
        <w:tc>
          <w:tcPr>
            <w:tcW w:w="2718" w:type="dxa"/>
          </w:tcPr>
          <w:p w14:paraId="597E0F11" w14:textId="77777777" w:rsidR="00D62434" w:rsidRPr="008B1896" w:rsidRDefault="00D62434" w:rsidP="007B5256">
            <w:pPr>
              <w:pStyle w:val="ListParagraph"/>
              <w:ind w:leftChars="0" w:left="0"/>
              <w:rPr>
                <w:rFonts w:cs="Arial"/>
                <w:lang w:eastAsia="zh-HK"/>
              </w:rPr>
            </w:pPr>
            <w:proofErr w:type="spellStart"/>
            <w:r w:rsidRPr="002D7C93">
              <w:rPr>
                <w:rFonts w:cs="Arial"/>
                <w:lang w:eastAsia="zh-HK"/>
              </w:rPr>
              <w:t>vehicleMainland</w:t>
            </w:r>
            <w:proofErr w:type="spellEnd"/>
          </w:p>
        </w:tc>
        <w:tc>
          <w:tcPr>
            <w:tcW w:w="2157" w:type="dxa"/>
          </w:tcPr>
          <w:p w14:paraId="5414DDF6" w14:textId="77777777" w:rsidR="00D62434" w:rsidRPr="008B1896"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3F93F797" w14:textId="77777777" w:rsidR="00D62434" w:rsidRPr="002D7C93" w:rsidRDefault="00D62434" w:rsidP="007B5256">
            <w:pPr>
              <w:pStyle w:val="ListParagraph"/>
              <w:ind w:leftChars="0" w:left="0"/>
              <w:rPr>
                <w:rFonts w:cs="Arial"/>
                <w:shd w:val="clear" w:color="auto" w:fill="FFFFFF"/>
              </w:rPr>
            </w:pPr>
            <w:r w:rsidRPr="002D7C93">
              <w:rPr>
                <w:rFonts w:cs="Arial"/>
                <w:shd w:val="clear" w:color="auto" w:fill="FFFFFF"/>
              </w:rPr>
              <w:t>Mainland License Plate Number</w:t>
            </w:r>
          </w:p>
        </w:tc>
      </w:tr>
      <w:tr w:rsidR="008B1896" w:rsidRPr="008B1896" w14:paraId="765520C5" w14:textId="77777777" w:rsidTr="007B5256">
        <w:tc>
          <w:tcPr>
            <w:tcW w:w="2718" w:type="dxa"/>
          </w:tcPr>
          <w:p w14:paraId="2C194610" w14:textId="77777777" w:rsidR="00D62434" w:rsidRPr="008B1896" w:rsidRDefault="00D62434" w:rsidP="007B5256">
            <w:pPr>
              <w:pStyle w:val="ListParagraph"/>
              <w:ind w:leftChars="0" w:left="0"/>
              <w:rPr>
                <w:rFonts w:cs="Arial"/>
                <w:lang w:eastAsia="zh-HK"/>
              </w:rPr>
            </w:pPr>
            <w:proofErr w:type="spellStart"/>
            <w:r w:rsidRPr="002D7C93">
              <w:rPr>
                <w:rFonts w:cs="Arial"/>
                <w:lang w:eastAsia="zh-HK"/>
              </w:rPr>
              <w:t>vehicleMacao</w:t>
            </w:r>
            <w:proofErr w:type="spellEnd"/>
          </w:p>
        </w:tc>
        <w:tc>
          <w:tcPr>
            <w:tcW w:w="2157" w:type="dxa"/>
          </w:tcPr>
          <w:p w14:paraId="60A19D51" w14:textId="77777777" w:rsidR="00D62434" w:rsidRPr="008B1896"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331D0D89" w14:textId="77777777" w:rsidR="00D62434" w:rsidRPr="002D7C93" w:rsidRDefault="00D62434" w:rsidP="007B5256">
            <w:pPr>
              <w:pStyle w:val="ListParagraph"/>
              <w:ind w:leftChars="0" w:left="0"/>
              <w:rPr>
                <w:rFonts w:cs="Arial"/>
                <w:shd w:val="clear" w:color="auto" w:fill="FFFFFF"/>
              </w:rPr>
            </w:pPr>
            <w:r w:rsidRPr="002D7C93">
              <w:rPr>
                <w:rFonts w:cs="Arial"/>
                <w:shd w:val="clear" w:color="auto" w:fill="FFFFFF"/>
              </w:rPr>
              <w:t>Macau License Plate Number</w:t>
            </w:r>
          </w:p>
        </w:tc>
      </w:tr>
      <w:tr w:rsidR="008B1896" w:rsidRPr="008B1896" w14:paraId="3E00748B" w14:textId="77777777" w:rsidTr="007B5256">
        <w:tc>
          <w:tcPr>
            <w:tcW w:w="2718" w:type="dxa"/>
          </w:tcPr>
          <w:p w14:paraId="2EA8CBA9" w14:textId="77777777" w:rsidR="00D62434" w:rsidRPr="002D7C93" w:rsidRDefault="00D62434" w:rsidP="007B5256">
            <w:pPr>
              <w:pStyle w:val="ListParagraph"/>
              <w:ind w:leftChars="0" w:left="0"/>
              <w:rPr>
                <w:rFonts w:cs="Arial"/>
                <w:lang w:eastAsia="zh-HK"/>
              </w:rPr>
            </w:pPr>
            <w:proofErr w:type="spellStart"/>
            <w:r w:rsidRPr="002D7C93">
              <w:rPr>
                <w:rFonts w:cs="Arial"/>
                <w:lang w:eastAsia="zh-HK"/>
              </w:rPr>
              <w:t>vehicleRetrieveDatetime</w:t>
            </w:r>
            <w:proofErr w:type="spellEnd"/>
          </w:p>
        </w:tc>
        <w:tc>
          <w:tcPr>
            <w:tcW w:w="2157" w:type="dxa"/>
          </w:tcPr>
          <w:p w14:paraId="1C99DEC0" w14:textId="77777777" w:rsidR="00D62434" w:rsidRPr="002D7C93"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560322BF" w14:textId="77777777" w:rsidR="00D62434" w:rsidRPr="002D7C93" w:rsidRDefault="00D62434"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5158DFAA" w14:textId="77777777" w:rsidR="00D62434" w:rsidRPr="002D7C93" w:rsidRDefault="00D62434" w:rsidP="007B5256">
            <w:pPr>
              <w:pStyle w:val="ListParagraph"/>
              <w:ind w:leftChars="0" w:left="0"/>
              <w:rPr>
                <w:rFonts w:eastAsiaTheme="minorEastAsia" w:cs="Arial"/>
                <w:lang w:eastAsia="zh-HK"/>
              </w:rPr>
            </w:pPr>
            <w:r w:rsidRPr="002D7C93">
              <w:rPr>
                <w:rFonts w:eastAsiaTheme="minorEastAsia" w:cs="Arial"/>
                <w:lang w:eastAsia="zh-HK"/>
              </w:rPr>
              <w:t>Timestamp of MPS vehicle retrieval</w:t>
            </w:r>
          </w:p>
        </w:tc>
      </w:tr>
      <w:tr w:rsidR="008B1896" w:rsidRPr="008B1896" w14:paraId="22AC85B2" w14:textId="77777777" w:rsidTr="007B5256">
        <w:tc>
          <w:tcPr>
            <w:tcW w:w="2718" w:type="dxa"/>
          </w:tcPr>
          <w:p w14:paraId="0472E144" w14:textId="77777777" w:rsidR="00D62434" w:rsidRPr="002D7C93" w:rsidRDefault="00D62434" w:rsidP="007B5256">
            <w:pPr>
              <w:pStyle w:val="ListParagraph"/>
              <w:ind w:leftChars="0" w:left="0"/>
              <w:rPr>
                <w:rFonts w:cs="Arial"/>
                <w:lang w:eastAsia="zh-HK"/>
              </w:rPr>
            </w:pPr>
            <w:r w:rsidRPr="002D7C93">
              <w:rPr>
                <w:rFonts w:cs="Arial"/>
                <w:lang w:eastAsia="zh-HK"/>
              </w:rPr>
              <w:t>remark</w:t>
            </w:r>
          </w:p>
        </w:tc>
        <w:tc>
          <w:tcPr>
            <w:tcW w:w="2157" w:type="dxa"/>
          </w:tcPr>
          <w:p w14:paraId="4638AD64" w14:textId="77777777" w:rsidR="00D62434" w:rsidRPr="002D7C93" w:rsidRDefault="00D62434" w:rsidP="007B5256">
            <w:pPr>
              <w:pStyle w:val="ListParagraph"/>
              <w:ind w:leftChars="0" w:left="0"/>
              <w:rPr>
                <w:rFonts w:cs="Arial"/>
                <w:lang w:eastAsia="zh-HK"/>
              </w:rPr>
            </w:pPr>
            <w:r w:rsidRPr="002D7C93">
              <w:rPr>
                <w:rFonts w:cs="Arial"/>
                <w:lang w:eastAsia="zh-HK"/>
              </w:rPr>
              <w:t>String</w:t>
            </w:r>
          </w:p>
        </w:tc>
        <w:tc>
          <w:tcPr>
            <w:tcW w:w="3181" w:type="dxa"/>
          </w:tcPr>
          <w:p w14:paraId="0760BE4E" w14:textId="77777777" w:rsidR="00D62434" w:rsidRPr="002D7C93" w:rsidRDefault="00D62434" w:rsidP="007B5256">
            <w:pPr>
              <w:pStyle w:val="ListParagraph"/>
              <w:ind w:leftChars="0" w:left="0"/>
              <w:rPr>
                <w:rFonts w:cs="Arial"/>
                <w:shd w:val="clear" w:color="auto" w:fill="FFFFFF"/>
              </w:rPr>
            </w:pPr>
            <w:r w:rsidRPr="002D7C93">
              <w:rPr>
                <w:rFonts w:cs="Arial"/>
                <w:shd w:val="clear" w:color="auto" w:fill="FFFFFF"/>
              </w:rPr>
              <w:t xml:space="preserve">Text field for </w:t>
            </w:r>
            <w:proofErr w:type="spellStart"/>
            <w:r w:rsidRPr="002D7C93">
              <w:rPr>
                <w:rFonts w:cs="Arial"/>
                <w:shd w:val="clear" w:color="auto" w:fill="FFFFFF"/>
              </w:rPr>
              <w:t>inputing</w:t>
            </w:r>
            <w:proofErr w:type="spellEnd"/>
            <w:r w:rsidRPr="002D7C93">
              <w:rPr>
                <w:rFonts w:cs="Arial"/>
                <w:shd w:val="clear" w:color="auto" w:fill="FFFFFF"/>
              </w:rPr>
              <w:t xml:space="preserve"> remark for the special scenarios</w:t>
            </w:r>
          </w:p>
        </w:tc>
      </w:tr>
    </w:tbl>
    <w:p w14:paraId="0DB5628E" w14:textId="77777777" w:rsidR="00D62434" w:rsidRPr="008B1896" w:rsidRDefault="00D62434" w:rsidP="00D62434">
      <w:pPr>
        <w:pStyle w:val="ListParagraph"/>
        <w:ind w:left="440" w:firstLine="411"/>
        <w:rPr>
          <w:rFonts w:cs="Arial"/>
          <w:lang w:eastAsia="zh-HK"/>
        </w:rPr>
      </w:pPr>
    </w:p>
    <w:p w14:paraId="02928867" w14:textId="77777777" w:rsidR="00D62434" w:rsidRPr="002D7C93" w:rsidRDefault="00D62434" w:rsidP="00D62434">
      <w:pPr>
        <w:pStyle w:val="ListParagraph"/>
        <w:ind w:left="440" w:firstLine="411"/>
        <w:rPr>
          <w:rFonts w:cs="Arial"/>
          <w:lang w:eastAsia="zh-HK"/>
        </w:rPr>
      </w:pPr>
      <w:r w:rsidRPr="008B1896">
        <w:rPr>
          <w:rFonts w:cs="Arial"/>
          <w:lang w:eastAsia="zh-HK"/>
        </w:rPr>
        <w:t xml:space="preserve">{          </w:t>
      </w:r>
    </w:p>
    <w:p w14:paraId="4A878E57" w14:textId="77777777" w:rsidR="00D62434" w:rsidRPr="002D7C93" w:rsidRDefault="00D62434" w:rsidP="00D62434">
      <w:pPr>
        <w:ind w:leftChars="218" w:left="480"/>
        <w:rPr>
          <w:rFonts w:cs="Arial"/>
          <w:lang w:eastAsia="zh-HK"/>
        </w:rPr>
      </w:pPr>
      <w:r w:rsidRPr="002D7C93">
        <w:rPr>
          <w:rFonts w:cs="Arial"/>
          <w:lang w:eastAsia="zh-HK"/>
        </w:rPr>
        <w:t xml:space="preserve">              “cabinId”</w:t>
      </w:r>
      <w:proofErr w:type="gramStart"/>
      <w:r w:rsidRPr="002D7C93">
        <w:rPr>
          <w:rFonts w:cs="Arial"/>
          <w:lang w:eastAsia="zh-HK"/>
        </w:rPr>
        <w:t>:”G</w:t>
      </w:r>
      <w:proofErr w:type="gramEnd"/>
      <w:r w:rsidRPr="002D7C93">
        <w:rPr>
          <w:rFonts w:cs="Arial"/>
          <w:lang w:eastAsia="zh-HK"/>
        </w:rPr>
        <w:t>1”,</w:t>
      </w:r>
    </w:p>
    <w:p w14:paraId="4D6C7EEB" w14:textId="77777777" w:rsidR="00D62434" w:rsidRPr="008B1896" w:rsidRDefault="00D62434" w:rsidP="00D62434">
      <w:pPr>
        <w:pStyle w:val="ListParagraph"/>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"bookingId":"XX9998",</w:t>
      </w:r>
    </w:p>
    <w:p w14:paraId="564DC9A6" w14:textId="77777777" w:rsidR="00D62434" w:rsidRPr="002D7C93" w:rsidRDefault="00D62434" w:rsidP="00D62434">
      <w:pPr>
        <w:ind w:leftChars="218" w:left="480"/>
        <w:rPr>
          <w:rFonts w:cs="Arial"/>
          <w:lang w:eastAsia="zh-HK"/>
        </w:rPr>
      </w:pPr>
      <w:r w:rsidRPr="008B1896">
        <w:rPr>
          <w:rFonts w:cs="Arial"/>
          <w:lang w:eastAsia="zh-HK"/>
        </w:rPr>
        <w:t xml:space="preserve">   </w:t>
      </w:r>
      <w:r w:rsidRPr="008B1896">
        <w:rPr>
          <w:rFonts w:cs="Arial"/>
          <w:lang w:eastAsia="zh-HK"/>
        </w:rPr>
        <w:tab/>
        <w:t xml:space="preserve">     “parkingRecordId”:”99999999999999999999”,</w:t>
      </w:r>
    </w:p>
    <w:p w14:paraId="013DBBB3" w14:textId="77777777" w:rsidR="00D62434" w:rsidRPr="002D7C93" w:rsidRDefault="00D62434" w:rsidP="00D62434">
      <w:pPr>
        <w:pStyle w:val="ListParagraph"/>
        <w:ind w:left="440" w:firstLine="411"/>
        <w:rPr>
          <w:rFonts w:cs="Arial"/>
          <w:lang w:eastAsia="zh-HK"/>
        </w:rPr>
      </w:pPr>
      <w:r w:rsidRPr="002D7C93">
        <w:rPr>
          <w:rFonts w:cs="Arial"/>
          <w:lang w:eastAsia="zh-HK"/>
        </w:rPr>
        <w:t xml:space="preserve">     "vehicleHongkong":"XX9998",</w:t>
      </w:r>
    </w:p>
    <w:p w14:paraId="38568610" w14:textId="77777777" w:rsidR="00D62434" w:rsidRPr="002D7C93" w:rsidRDefault="00D62434" w:rsidP="00D62434">
      <w:pPr>
        <w:ind w:leftChars="218" w:left="480"/>
        <w:rPr>
          <w:rFonts w:cs="Arial"/>
          <w:lang w:eastAsia="zh-HK"/>
        </w:rPr>
      </w:pPr>
      <w:r w:rsidRPr="002D7C93">
        <w:rPr>
          <w:rFonts w:cs="Arial"/>
          <w:lang w:eastAsia="zh-HK"/>
        </w:rPr>
        <w:t xml:space="preserve">           "vehicleMainland":"XX9998",</w:t>
      </w:r>
    </w:p>
    <w:p w14:paraId="6A61EAF4" w14:textId="77777777" w:rsidR="00D62434" w:rsidRPr="008B1896" w:rsidRDefault="00D62434" w:rsidP="00D62434">
      <w:pPr>
        <w:ind w:leftChars="218" w:left="480"/>
        <w:rPr>
          <w:rFonts w:cs="Arial"/>
          <w:lang w:eastAsia="zh-HK"/>
        </w:rPr>
      </w:pPr>
      <w:r w:rsidRPr="002D7C93">
        <w:rPr>
          <w:rFonts w:cs="Arial"/>
          <w:lang w:eastAsia="zh-HK"/>
        </w:rPr>
        <w:t xml:space="preserve">           "vehicleMacao":"XX9998",</w:t>
      </w:r>
    </w:p>
    <w:p w14:paraId="497F8176" w14:textId="1423E141" w:rsidR="00D62434" w:rsidRPr="002D7C93" w:rsidRDefault="00D62434" w:rsidP="00D62434">
      <w:pPr>
        <w:ind w:leftChars="218" w:left="480"/>
        <w:rPr>
          <w:rFonts w:cs="Arial"/>
          <w:lang w:eastAsia="zh-HK"/>
        </w:rPr>
      </w:pPr>
      <w:r w:rsidRPr="008B1896">
        <w:rPr>
          <w:rFonts w:cs="Arial"/>
          <w:lang w:eastAsia="zh-HK"/>
        </w:rPr>
        <w:t xml:space="preserve">     </w:t>
      </w:r>
      <w:r w:rsidRPr="002D7C93">
        <w:rPr>
          <w:rFonts w:cs="Arial"/>
          <w:lang w:eastAsia="zh-HK"/>
        </w:rPr>
        <w:t>“</w:t>
      </w:r>
      <w:r w:rsidR="00EA0C07" w:rsidRPr="002D7C93">
        <w:rPr>
          <w:rFonts w:cs="Arial"/>
          <w:lang w:eastAsia="zh-HK"/>
        </w:rPr>
        <w:t>vehicleRetrieveDatetime</w:t>
      </w:r>
      <w:r w:rsidRPr="002D7C93">
        <w:rPr>
          <w:rFonts w:cs="Arial"/>
          <w:lang w:eastAsia="zh-HK"/>
        </w:rPr>
        <w:t>”:”2024-01-01 22:00:00”,</w:t>
      </w:r>
    </w:p>
    <w:p w14:paraId="3B965825" w14:textId="77777777" w:rsidR="00D62434" w:rsidRPr="008B1896" w:rsidRDefault="00D62434" w:rsidP="00D62434">
      <w:pPr>
        <w:ind w:leftChars="218" w:left="480"/>
        <w:rPr>
          <w:rFonts w:cs="Arial"/>
          <w:lang w:eastAsia="zh-HK"/>
        </w:rPr>
      </w:pPr>
      <w:r w:rsidRPr="002D7C93">
        <w:rPr>
          <w:rFonts w:cs="Arial"/>
          <w:lang w:eastAsia="zh-HK"/>
        </w:rPr>
        <w:t xml:space="preserve">           "remark":""</w:t>
      </w:r>
    </w:p>
    <w:p w14:paraId="11C059D6" w14:textId="77777777" w:rsidR="00D62434" w:rsidRPr="008B1896" w:rsidRDefault="00D62434" w:rsidP="00D62434">
      <w:pPr>
        <w:ind w:firstLine="851"/>
        <w:rPr>
          <w:rFonts w:cs="Arial"/>
          <w:lang w:eastAsia="zh-HK"/>
        </w:rPr>
      </w:pPr>
      <w:r w:rsidRPr="008B1896">
        <w:rPr>
          <w:rFonts w:cs="Arial"/>
          <w:lang w:eastAsia="zh-HK"/>
        </w:rPr>
        <w:t>}</w:t>
      </w:r>
    </w:p>
    <w:p w14:paraId="1B432AC8" w14:textId="77777777" w:rsidR="00D62434" w:rsidRPr="008B1896" w:rsidRDefault="00D62434" w:rsidP="00D62434">
      <w:pPr>
        <w:pStyle w:val="ListParagraph"/>
        <w:ind w:leftChars="0" w:left="960"/>
        <w:rPr>
          <w:rFonts w:cs="Arial"/>
          <w:lang w:eastAsia="zh-HK"/>
        </w:rPr>
      </w:pPr>
    </w:p>
    <w:p w14:paraId="7ACCEB6E" w14:textId="77777777" w:rsidR="00D62434" w:rsidRPr="008B1896" w:rsidRDefault="00D62434" w:rsidP="00D62434">
      <w:pPr>
        <w:pStyle w:val="ListParagraph"/>
        <w:ind w:leftChars="0" w:left="960"/>
        <w:rPr>
          <w:rFonts w:cs="Arial"/>
          <w:lang w:eastAsia="zh-HK"/>
        </w:rPr>
      </w:pPr>
      <w:r w:rsidRPr="008B1896">
        <w:rPr>
          <w:rFonts w:cs="Arial"/>
          <w:lang w:eastAsia="zh-HK"/>
        </w:rPr>
        <w:t>Response</w:t>
      </w:r>
    </w:p>
    <w:p w14:paraId="2270E4AE" w14:textId="77777777" w:rsidR="00D62434" w:rsidRPr="008B1896" w:rsidRDefault="00D62434" w:rsidP="00D62434">
      <w:pPr>
        <w:pStyle w:val="ListParagraph"/>
        <w:ind w:leftChars="0" w:left="960"/>
        <w:rPr>
          <w:rFonts w:cs="Arial"/>
          <w:lang w:eastAsia="zh-HK"/>
        </w:rPr>
      </w:pPr>
      <w:r w:rsidRPr="008B1896">
        <w:rPr>
          <w:rFonts w:cs="Arial"/>
          <w:lang w:eastAsia="zh-HK"/>
        </w:rPr>
        <w:lastRenderedPageBreak/>
        <w:t>Status code: 200</w:t>
      </w:r>
    </w:p>
    <w:tbl>
      <w:tblPr>
        <w:tblStyle w:val="TableGrid"/>
        <w:tblW w:w="0" w:type="auto"/>
        <w:tblInd w:w="960" w:type="dxa"/>
        <w:tblLook w:val="04A0" w:firstRow="1" w:lastRow="0" w:firstColumn="1" w:lastColumn="0" w:noHBand="0" w:noVBand="1"/>
      </w:tblPr>
      <w:tblGrid>
        <w:gridCol w:w="2673"/>
        <w:gridCol w:w="2177"/>
        <w:gridCol w:w="3206"/>
      </w:tblGrid>
      <w:tr w:rsidR="008B1896" w:rsidRPr="008B1896" w14:paraId="0AE0922D" w14:textId="77777777" w:rsidTr="007B5256">
        <w:tc>
          <w:tcPr>
            <w:tcW w:w="2673" w:type="dxa"/>
          </w:tcPr>
          <w:p w14:paraId="6001BBA7" w14:textId="77777777" w:rsidR="00D62434" w:rsidRPr="008B1896" w:rsidRDefault="00D62434" w:rsidP="007B5256">
            <w:pPr>
              <w:pStyle w:val="ListParagraph"/>
              <w:ind w:leftChars="0" w:left="0"/>
              <w:rPr>
                <w:rFonts w:cs="Arial"/>
                <w:b/>
                <w:lang w:eastAsia="zh-HK"/>
              </w:rPr>
            </w:pPr>
            <w:r w:rsidRPr="008B1896">
              <w:rPr>
                <w:rFonts w:cs="Arial"/>
                <w:b/>
                <w:lang w:eastAsia="zh-HK"/>
              </w:rPr>
              <w:t>Field</w:t>
            </w:r>
          </w:p>
        </w:tc>
        <w:tc>
          <w:tcPr>
            <w:tcW w:w="2177" w:type="dxa"/>
          </w:tcPr>
          <w:p w14:paraId="3D88EAB5" w14:textId="77777777" w:rsidR="00D62434" w:rsidRPr="008B1896" w:rsidRDefault="00D62434" w:rsidP="007B5256">
            <w:pPr>
              <w:pStyle w:val="ListParagraph"/>
              <w:ind w:leftChars="0" w:left="0"/>
              <w:rPr>
                <w:rFonts w:cs="Arial"/>
                <w:b/>
                <w:lang w:eastAsia="zh-HK"/>
              </w:rPr>
            </w:pPr>
            <w:r w:rsidRPr="008B1896">
              <w:rPr>
                <w:rFonts w:cs="Arial"/>
                <w:b/>
                <w:lang w:eastAsia="zh-HK"/>
              </w:rPr>
              <w:t>Type</w:t>
            </w:r>
          </w:p>
        </w:tc>
        <w:tc>
          <w:tcPr>
            <w:tcW w:w="3206" w:type="dxa"/>
          </w:tcPr>
          <w:p w14:paraId="48A0F0F4" w14:textId="77777777" w:rsidR="00D62434" w:rsidRPr="008B1896" w:rsidRDefault="00D62434" w:rsidP="007B5256">
            <w:pPr>
              <w:pStyle w:val="ListParagraph"/>
              <w:ind w:leftChars="0" w:left="0"/>
              <w:rPr>
                <w:rFonts w:cs="Arial"/>
                <w:b/>
                <w:lang w:eastAsia="zh-HK"/>
              </w:rPr>
            </w:pPr>
            <w:r w:rsidRPr="008B1896">
              <w:rPr>
                <w:rFonts w:cs="Arial"/>
                <w:b/>
                <w:lang w:eastAsia="zh-HK"/>
              </w:rPr>
              <w:t>Description</w:t>
            </w:r>
          </w:p>
        </w:tc>
      </w:tr>
      <w:tr w:rsidR="008B1896" w:rsidRPr="008B1896" w14:paraId="78AA1AD7" w14:textId="77777777" w:rsidTr="007B5256">
        <w:tc>
          <w:tcPr>
            <w:tcW w:w="2673" w:type="dxa"/>
          </w:tcPr>
          <w:p w14:paraId="395292BF" w14:textId="77777777" w:rsidR="00D62434" w:rsidRPr="008B1896" w:rsidRDefault="00D62434" w:rsidP="007B5256">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2FD468C7" w14:textId="77777777" w:rsidR="00D62434" w:rsidRPr="008B1896" w:rsidRDefault="00D62434" w:rsidP="007B5256">
            <w:pPr>
              <w:pStyle w:val="ListParagraph"/>
              <w:ind w:leftChars="0" w:left="0"/>
              <w:rPr>
                <w:rFonts w:cs="Arial"/>
                <w:lang w:eastAsia="zh-HK"/>
              </w:rPr>
            </w:pPr>
            <w:r w:rsidRPr="008B1896">
              <w:rPr>
                <w:rFonts w:cs="Arial"/>
                <w:lang w:eastAsia="zh-HK"/>
              </w:rPr>
              <w:t>Number</w:t>
            </w:r>
          </w:p>
        </w:tc>
        <w:tc>
          <w:tcPr>
            <w:tcW w:w="3206" w:type="dxa"/>
          </w:tcPr>
          <w:p w14:paraId="02C46766" w14:textId="77777777" w:rsidR="00D62434" w:rsidRPr="008B1896" w:rsidRDefault="00D62434" w:rsidP="007B5256">
            <w:pPr>
              <w:pStyle w:val="ListParagraph"/>
              <w:ind w:leftChars="0" w:left="0"/>
              <w:rPr>
                <w:rFonts w:eastAsiaTheme="minorEastAsia" w:cs="Arial"/>
                <w:lang w:eastAsia="zh-HK"/>
              </w:rPr>
            </w:pPr>
            <w:r w:rsidRPr="008B1896">
              <w:rPr>
                <w:rFonts w:eastAsiaTheme="minorEastAsia" w:cs="Arial"/>
                <w:lang w:eastAsia="zh-HK"/>
              </w:rPr>
              <w:t>0 - fail</w:t>
            </w:r>
          </w:p>
          <w:p w14:paraId="43BF6402" w14:textId="77777777" w:rsidR="00D62434" w:rsidRPr="008B1896" w:rsidRDefault="00D62434" w:rsidP="007B5256">
            <w:pPr>
              <w:pStyle w:val="ListParagraph"/>
              <w:ind w:leftChars="0" w:left="0"/>
              <w:rPr>
                <w:rFonts w:eastAsiaTheme="minorEastAsia" w:cs="Arial"/>
                <w:lang w:eastAsia="zh-HK"/>
              </w:rPr>
            </w:pPr>
            <w:r w:rsidRPr="008B1896">
              <w:rPr>
                <w:rFonts w:eastAsiaTheme="minorEastAsia" w:cs="Arial"/>
                <w:lang w:eastAsia="zh-HK"/>
              </w:rPr>
              <w:t>1 – success</w:t>
            </w:r>
          </w:p>
        </w:tc>
      </w:tr>
      <w:tr w:rsidR="008B1896" w:rsidRPr="008B1896" w14:paraId="0B2832A9" w14:textId="77777777" w:rsidTr="007B5256">
        <w:tc>
          <w:tcPr>
            <w:tcW w:w="2673" w:type="dxa"/>
          </w:tcPr>
          <w:p w14:paraId="7E16E4CB" w14:textId="77777777" w:rsidR="00D62434" w:rsidRPr="008B1896" w:rsidRDefault="00D62434" w:rsidP="007B5256">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4F544006" w14:textId="77777777" w:rsidR="00D62434" w:rsidRPr="008B1896" w:rsidRDefault="00D62434" w:rsidP="007B5256">
            <w:pPr>
              <w:pStyle w:val="ListParagraph"/>
              <w:ind w:leftChars="0" w:left="0"/>
              <w:rPr>
                <w:rFonts w:cs="Arial"/>
                <w:lang w:eastAsia="zh-HK"/>
              </w:rPr>
            </w:pPr>
            <w:r w:rsidRPr="008B1896">
              <w:rPr>
                <w:rFonts w:cs="Arial"/>
                <w:lang w:eastAsia="zh-HK"/>
              </w:rPr>
              <w:t>String</w:t>
            </w:r>
          </w:p>
        </w:tc>
        <w:tc>
          <w:tcPr>
            <w:tcW w:w="3206" w:type="dxa"/>
          </w:tcPr>
          <w:p w14:paraId="6E28FED1" w14:textId="77777777" w:rsidR="00D62434" w:rsidRPr="008B1896" w:rsidRDefault="00D62434" w:rsidP="007B5256">
            <w:pPr>
              <w:pStyle w:val="ListParagraph"/>
              <w:ind w:leftChars="0" w:left="0"/>
              <w:rPr>
                <w:rFonts w:eastAsiaTheme="minorEastAsia" w:cs="Arial"/>
                <w:lang w:eastAsia="zh-HK"/>
              </w:rPr>
            </w:pPr>
            <w:r w:rsidRPr="008B1896">
              <w:rPr>
                <w:rFonts w:eastAsiaTheme="minorEastAsia" w:cs="Arial"/>
                <w:lang w:eastAsia="zh-HK"/>
              </w:rPr>
              <w:t>Result Message</w:t>
            </w:r>
          </w:p>
        </w:tc>
      </w:tr>
      <w:tr w:rsidR="008B1896" w:rsidRPr="008B1896" w14:paraId="67EA6369" w14:textId="77777777" w:rsidTr="007B5256">
        <w:tc>
          <w:tcPr>
            <w:tcW w:w="2673" w:type="dxa"/>
          </w:tcPr>
          <w:p w14:paraId="515DA3B3" w14:textId="77777777" w:rsidR="00D62434" w:rsidRPr="008B1896" w:rsidRDefault="00D62434" w:rsidP="007B5256">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105DE033" w14:textId="77777777" w:rsidR="00D62434" w:rsidRPr="008B1896" w:rsidRDefault="00D62434" w:rsidP="007B5256">
            <w:pPr>
              <w:pStyle w:val="ListParagraph"/>
              <w:ind w:leftChars="0" w:left="0"/>
              <w:rPr>
                <w:rFonts w:cs="Arial"/>
                <w:lang w:eastAsia="zh-HK"/>
              </w:rPr>
            </w:pPr>
            <w:r w:rsidRPr="008B1896">
              <w:rPr>
                <w:rFonts w:cs="Arial"/>
                <w:lang w:eastAsia="zh-HK"/>
              </w:rPr>
              <w:t>String</w:t>
            </w:r>
          </w:p>
        </w:tc>
        <w:tc>
          <w:tcPr>
            <w:tcW w:w="3206" w:type="dxa"/>
          </w:tcPr>
          <w:p w14:paraId="7C6EB3A7" w14:textId="77777777" w:rsidR="00D62434" w:rsidRPr="008B1896" w:rsidRDefault="00D62434" w:rsidP="007B5256">
            <w:pPr>
              <w:pStyle w:val="ListParagraph"/>
              <w:ind w:leftChars="0" w:left="0"/>
              <w:rPr>
                <w:rFonts w:cs="Arial"/>
                <w:shd w:val="clear" w:color="auto" w:fill="FFFFFF"/>
              </w:rPr>
            </w:pPr>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p>
          <w:p w14:paraId="3DEF1789" w14:textId="77777777" w:rsidR="00D62434" w:rsidRPr="008B1896" w:rsidRDefault="00D62434" w:rsidP="007B5256">
            <w:pPr>
              <w:pStyle w:val="ListParagraph"/>
              <w:ind w:leftChars="0" w:left="0"/>
              <w:rPr>
                <w:rFonts w:eastAsiaTheme="minorEastAsia" w:cs="Arial"/>
                <w:lang w:eastAsia="zh-HK"/>
              </w:rPr>
            </w:pPr>
            <w:r w:rsidRPr="008B1896">
              <w:rPr>
                <w:rFonts w:cs="Arial"/>
              </w:rPr>
              <w:t>System Date Time</w:t>
            </w:r>
          </w:p>
        </w:tc>
      </w:tr>
    </w:tbl>
    <w:p w14:paraId="39A06FDC" w14:textId="77777777" w:rsidR="00D62434" w:rsidRPr="008B1896" w:rsidRDefault="00D62434" w:rsidP="00D62434">
      <w:pPr>
        <w:ind w:firstLine="851"/>
        <w:rPr>
          <w:rFonts w:cs="Arial"/>
          <w:lang w:eastAsia="zh-HK"/>
        </w:rPr>
      </w:pPr>
    </w:p>
    <w:p w14:paraId="5AF0231C" w14:textId="77777777" w:rsidR="00D62434" w:rsidRPr="008B1896" w:rsidRDefault="00D62434" w:rsidP="00D62434">
      <w:pPr>
        <w:pStyle w:val="ListParagraph"/>
        <w:widowControl w:val="0"/>
        <w:adjustRightInd/>
        <w:snapToGrid/>
        <w:ind w:left="440" w:firstLine="411"/>
        <w:jc w:val="left"/>
        <w:rPr>
          <w:rFonts w:cs="Arial"/>
          <w:lang w:eastAsia="zh-HK"/>
        </w:rPr>
      </w:pPr>
      <w:r w:rsidRPr="008B1896">
        <w:rPr>
          <w:rFonts w:cs="Arial"/>
          <w:lang w:eastAsia="zh-HK"/>
        </w:rPr>
        <w:t xml:space="preserve"> {</w:t>
      </w:r>
    </w:p>
    <w:p w14:paraId="497FE15B" w14:textId="77777777" w:rsidR="00D62434" w:rsidRPr="008B1896" w:rsidRDefault="00D62434" w:rsidP="00D6243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49F54762" w14:textId="77777777" w:rsidR="00D62434" w:rsidRPr="008B1896" w:rsidRDefault="00D62434" w:rsidP="00D62434">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61C066F2" w14:textId="77777777" w:rsidR="00D62434" w:rsidRPr="008B1896" w:rsidRDefault="00D62434" w:rsidP="00D62434">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5A215A2A" w14:textId="77777777" w:rsidR="00EA0C07" w:rsidRPr="008B1896" w:rsidRDefault="00D62434" w:rsidP="00EA0C07">
      <w:pPr>
        <w:pStyle w:val="ListParagraph"/>
        <w:widowControl w:val="0"/>
        <w:adjustRightInd/>
        <w:snapToGrid/>
        <w:ind w:left="440"/>
        <w:jc w:val="left"/>
        <w:rPr>
          <w:rFonts w:cs="Arial"/>
          <w:lang w:eastAsia="zh-HK"/>
        </w:rPr>
      </w:pPr>
      <w:r w:rsidRPr="008B1896">
        <w:rPr>
          <w:rFonts w:cs="Arial"/>
          <w:lang w:eastAsia="zh-HK"/>
        </w:rPr>
        <w:t xml:space="preserve">         }</w:t>
      </w:r>
    </w:p>
    <w:p w14:paraId="4C8CECD3" w14:textId="77777777" w:rsidR="00EA0C07" w:rsidRPr="008B1896" w:rsidRDefault="00EA0C07" w:rsidP="00EA0C07">
      <w:pPr>
        <w:pStyle w:val="ListParagraph"/>
        <w:widowControl w:val="0"/>
        <w:adjustRightInd/>
        <w:snapToGrid/>
        <w:ind w:left="440"/>
        <w:jc w:val="left"/>
        <w:rPr>
          <w:rFonts w:cs="Arial"/>
          <w:lang w:eastAsia="zh-HK"/>
        </w:rPr>
      </w:pPr>
    </w:p>
    <w:p w14:paraId="73E07E59" w14:textId="3643D6D4" w:rsidR="00383AA9" w:rsidRDefault="00EA0C07">
      <w:pPr>
        <w:pStyle w:val="ListParagraph"/>
        <w:widowControl w:val="0"/>
        <w:adjustRightInd/>
        <w:snapToGrid/>
        <w:ind w:leftChars="0" w:left="960"/>
        <w:jc w:val="left"/>
        <w:rPr>
          <w:rFonts w:cs="Arial"/>
          <w:bCs/>
          <w:lang w:eastAsia="zh-HK"/>
        </w:rPr>
      </w:pPr>
      <w:r w:rsidRPr="008B1896">
        <w:rPr>
          <w:rFonts w:cs="Arial"/>
          <w:bCs/>
          <w:lang w:eastAsia="zh-HK"/>
        </w:rPr>
        <w:t>Remarks: MPS retrieve the vehicle from cabin for special cases</w:t>
      </w:r>
      <w:r w:rsidR="00ED503E" w:rsidRPr="008B1896">
        <w:rPr>
          <w:rFonts w:cs="Arial"/>
          <w:bCs/>
          <w:lang w:eastAsia="zh-HK"/>
        </w:rPr>
        <w:t>.</w:t>
      </w:r>
      <w:r w:rsidRPr="008B1896">
        <w:rPr>
          <w:rFonts w:cs="Arial"/>
          <w:bCs/>
          <w:lang w:eastAsia="zh-HK"/>
        </w:rPr>
        <w:t xml:space="preserve"> MPS will call </w:t>
      </w:r>
      <w:r w:rsidRPr="002D7C93">
        <w:rPr>
          <w:rFonts w:cs="Arial"/>
          <w:b/>
          <w:i/>
          <w:iCs/>
          <w:lang w:eastAsia="zh-HK"/>
        </w:rPr>
        <w:t>BOSS API - INT-APS-BOSS-005</w:t>
      </w:r>
      <w:r w:rsidRPr="008B1896">
        <w:rPr>
          <w:rFonts w:cs="Arial"/>
          <w:bCs/>
          <w:lang w:eastAsia="zh-HK"/>
        </w:rPr>
        <w:t xml:space="preserve"> through </w:t>
      </w:r>
      <w:r w:rsidRPr="002D7C93">
        <w:rPr>
          <w:rFonts w:cs="Arial"/>
          <w:b/>
          <w:i/>
          <w:iCs/>
          <w:lang w:eastAsia="zh-HK"/>
        </w:rPr>
        <w:t>APS API - MPS Notify BOSS Vehicle Retrieve from MPS</w:t>
      </w:r>
      <w:r w:rsidRPr="008B1896">
        <w:rPr>
          <w:rFonts w:cs="Arial"/>
          <w:bCs/>
          <w:lang w:eastAsia="zh-HK"/>
        </w:rPr>
        <w:t xml:space="preserve"> to send BOSS the vehicle retrieval time.</w:t>
      </w:r>
    </w:p>
    <w:p w14:paraId="1CB3D843" w14:textId="4BB501BA" w:rsidR="00EC76DF" w:rsidRPr="00EC76DF" w:rsidRDefault="00EC76DF" w:rsidP="002D7C93">
      <w:pPr>
        <w:adjustRightInd/>
        <w:snapToGrid/>
        <w:spacing w:line="240" w:lineRule="auto"/>
        <w:jc w:val="left"/>
        <w:rPr>
          <w:rFonts w:cs="Arial"/>
          <w:bCs/>
          <w:lang w:eastAsia="zh-HK"/>
        </w:rPr>
      </w:pPr>
      <w:del w:id="1518" w:author="Siu Ham Wong" w:date="2024-01-22T13:36:00Z">
        <w:r w:rsidDel="00135A57">
          <w:rPr>
            <w:rFonts w:cs="Arial"/>
            <w:bCs/>
            <w:lang w:eastAsia="zh-HK"/>
          </w:rPr>
          <w:br w:type="page"/>
        </w:r>
      </w:del>
    </w:p>
    <w:p w14:paraId="3A7C34FE" w14:textId="24CBFA2A" w:rsidR="00EC76DF" w:rsidRPr="003A4800" w:rsidRDefault="00EC76DF" w:rsidP="00EC76DF">
      <w:pPr>
        <w:pStyle w:val="Heading3"/>
        <w:rPr>
          <w:lang w:eastAsia="zh-HK"/>
        </w:rPr>
      </w:pPr>
      <w:bookmarkStart w:id="1519" w:name="_Toc188888835"/>
      <w:r w:rsidRPr="00EC76DF">
        <w:rPr>
          <w:lang w:eastAsia="zh-HK"/>
        </w:rPr>
        <w:t>CPVACS Update MPS Gate Status</w:t>
      </w:r>
      <w:bookmarkEnd w:id="1519"/>
    </w:p>
    <w:p w14:paraId="4A09D185" w14:textId="1CE41549" w:rsidR="00EC76DF" w:rsidRPr="008B1896" w:rsidRDefault="00EC76DF" w:rsidP="00EC76DF">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Pr>
          <w:rFonts w:cs="Arial"/>
          <w:lang w:eastAsia="zh-HK"/>
        </w:rPr>
        <w:t>update</w:t>
      </w:r>
      <w:r w:rsidRPr="008B1896">
        <w:rPr>
          <w:rFonts w:cs="Arial"/>
          <w:lang w:eastAsia="zh-HK"/>
        </w:rPr>
        <w:t>MPS</w:t>
      </w:r>
      <w:r>
        <w:rPr>
          <w:rFonts w:cs="Arial"/>
          <w:lang w:eastAsia="zh-HK"/>
        </w:rPr>
        <w:t>GateStatus</w:t>
      </w:r>
      <w:proofErr w:type="spellEnd"/>
    </w:p>
    <w:p w14:paraId="75B7CA5B" w14:textId="77777777" w:rsidR="00EC76DF" w:rsidRPr="008B1896" w:rsidRDefault="00EC76DF" w:rsidP="00EC76DF">
      <w:pPr>
        <w:pStyle w:val="ListParagraph"/>
        <w:widowControl w:val="0"/>
        <w:adjustRightInd/>
        <w:snapToGrid/>
        <w:ind w:leftChars="0" w:left="960"/>
        <w:jc w:val="left"/>
        <w:rPr>
          <w:rFonts w:cs="Arial"/>
          <w:lang w:eastAsia="zh-HK"/>
        </w:rPr>
      </w:pPr>
      <w:r w:rsidRPr="008B1896">
        <w:rPr>
          <w:rFonts w:cs="Arial"/>
          <w:lang w:eastAsia="zh-HK"/>
        </w:rPr>
        <w:t>Method: Post</w:t>
      </w:r>
    </w:p>
    <w:p w14:paraId="26DB0C9B" w14:textId="77777777" w:rsidR="00EC76DF" w:rsidRPr="008B1896" w:rsidRDefault="00EC76DF" w:rsidP="00EC76DF">
      <w:pPr>
        <w:pStyle w:val="ListParagraph"/>
        <w:ind w:leftChars="0" w:left="960"/>
        <w:rPr>
          <w:rFonts w:eastAsiaTheme="minorEastAsia" w:cs="Arial"/>
          <w:lang w:eastAsia="zh-HK"/>
        </w:rPr>
      </w:pPr>
      <w:r w:rsidRPr="008B1896">
        <w:rPr>
          <w:rFonts w:eastAsiaTheme="minorEastAsia" w:cs="Arial"/>
          <w:lang w:eastAsia="zh-HK"/>
        </w:rPr>
        <w:t>Content-Type: JSON</w:t>
      </w:r>
    </w:p>
    <w:p w14:paraId="3C7F606A" w14:textId="77777777" w:rsidR="00EC76DF" w:rsidRPr="008B1896" w:rsidRDefault="00EC76DF" w:rsidP="00EC76DF">
      <w:pPr>
        <w:pStyle w:val="ListParagraph"/>
        <w:ind w:leftChars="0" w:left="960"/>
        <w:rPr>
          <w:rFonts w:eastAsiaTheme="minorEastAsia" w:cs="Arial"/>
          <w:lang w:eastAsia="zh-HK"/>
        </w:rPr>
      </w:pPr>
      <w:r w:rsidRPr="008B1896">
        <w:rPr>
          <w:rFonts w:cs="Arial"/>
        </w:rPr>
        <w:t>Authorization: Bearer</w:t>
      </w:r>
    </w:p>
    <w:p w14:paraId="7DA28EA2" w14:textId="77777777" w:rsidR="00EC76DF" w:rsidRPr="008B1896" w:rsidRDefault="00EC76DF" w:rsidP="00EC76DF">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675"/>
        <w:gridCol w:w="2178"/>
        <w:gridCol w:w="3203"/>
      </w:tblGrid>
      <w:tr w:rsidR="00EC76DF" w:rsidRPr="008B1896" w14:paraId="5FEA37B9" w14:textId="77777777" w:rsidTr="003A4800">
        <w:tc>
          <w:tcPr>
            <w:tcW w:w="2675" w:type="dxa"/>
          </w:tcPr>
          <w:p w14:paraId="6046CBAB" w14:textId="77777777" w:rsidR="00EC76DF" w:rsidRPr="008B1896" w:rsidRDefault="00EC76DF" w:rsidP="003A4800">
            <w:pPr>
              <w:pStyle w:val="ListParagraph"/>
              <w:ind w:leftChars="0" w:left="0"/>
              <w:rPr>
                <w:rFonts w:cs="Arial"/>
                <w:b/>
                <w:lang w:eastAsia="zh-HK"/>
              </w:rPr>
            </w:pPr>
            <w:r w:rsidRPr="008B1896">
              <w:rPr>
                <w:rFonts w:cs="Arial"/>
                <w:b/>
                <w:lang w:eastAsia="zh-HK"/>
              </w:rPr>
              <w:t>Field</w:t>
            </w:r>
          </w:p>
        </w:tc>
        <w:tc>
          <w:tcPr>
            <w:tcW w:w="2178" w:type="dxa"/>
          </w:tcPr>
          <w:p w14:paraId="170051D7" w14:textId="77777777" w:rsidR="00EC76DF" w:rsidRPr="008B1896" w:rsidRDefault="00EC76DF" w:rsidP="003A4800">
            <w:pPr>
              <w:pStyle w:val="ListParagraph"/>
              <w:ind w:leftChars="0" w:left="0"/>
              <w:rPr>
                <w:rFonts w:cs="Arial"/>
                <w:b/>
                <w:lang w:eastAsia="zh-HK"/>
              </w:rPr>
            </w:pPr>
            <w:r w:rsidRPr="008B1896">
              <w:rPr>
                <w:rFonts w:cs="Arial"/>
                <w:b/>
                <w:lang w:eastAsia="zh-HK"/>
              </w:rPr>
              <w:t>Type</w:t>
            </w:r>
          </w:p>
        </w:tc>
        <w:tc>
          <w:tcPr>
            <w:tcW w:w="3203" w:type="dxa"/>
          </w:tcPr>
          <w:p w14:paraId="02505C1B" w14:textId="77777777" w:rsidR="00EC76DF" w:rsidRPr="008B1896" w:rsidRDefault="00EC76DF" w:rsidP="003A4800">
            <w:pPr>
              <w:pStyle w:val="ListParagraph"/>
              <w:ind w:leftChars="0" w:left="0"/>
              <w:rPr>
                <w:rFonts w:cs="Arial"/>
                <w:b/>
                <w:lang w:eastAsia="zh-HK"/>
              </w:rPr>
            </w:pPr>
            <w:r w:rsidRPr="008B1896">
              <w:rPr>
                <w:rFonts w:cs="Arial"/>
                <w:b/>
                <w:lang w:eastAsia="zh-HK"/>
              </w:rPr>
              <w:t>Description</w:t>
            </w:r>
          </w:p>
        </w:tc>
      </w:tr>
      <w:tr w:rsidR="00EC76DF" w:rsidRPr="008B1896" w14:paraId="1648A7FC" w14:textId="77777777" w:rsidTr="003A4800">
        <w:tc>
          <w:tcPr>
            <w:tcW w:w="2675" w:type="dxa"/>
          </w:tcPr>
          <w:p w14:paraId="37688BBA" w14:textId="578C71C5" w:rsidR="00EC76DF" w:rsidRPr="008B1896" w:rsidRDefault="00EC76DF" w:rsidP="00EC76DF">
            <w:pPr>
              <w:pStyle w:val="ListParagraph"/>
              <w:ind w:leftChars="0" w:left="0"/>
              <w:rPr>
                <w:rFonts w:cs="Arial"/>
                <w:lang w:eastAsia="zh-HK"/>
              </w:rPr>
            </w:pPr>
            <w:proofErr w:type="spellStart"/>
            <w:r w:rsidRPr="00FF3508">
              <w:t>gateId</w:t>
            </w:r>
            <w:proofErr w:type="spellEnd"/>
          </w:p>
        </w:tc>
        <w:tc>
          <w:tcPr>
            <w:tcW w:w="2178" w:type="dxa"/>
          </w:tcPr>
          <w:p w14:paraId="40C52F0B" w14:textId="77777777" w:rsidR="00EC76DF" w:rsidRPr="008B1896" w:rsidRDefault="00EC76DF" w:rsidP="00EC76DF">
            <w:pPr>
              <w:pStyle w:val="ListParagraph"/>
              <w:ind w:leftChars="0" w:left="0"/>
              <w:rPr>
                <w:rFonts w:cs="Arial"/>
                <w:lang w:eastAsia="zh-HK"/>
              </w:rPr>
            </w:pPr>
            <w:r w:rsidRPr="008B1896">
              <w:rPr>
                <w:rFonts w:cs="Arial"/>
                <w:lang w:eastAsia="zh-HK"/>
              </w:rPr>
              <w:t>String</w:t>
            </w:r>
          </w:p>
        </w:tc>
        <w:tc>
          <w:tcPr>
            <w:tcW w:w="3203" w:type="dxa"/>
          </w:tcPr>
          <w:p w14:paraId="67AA95FB" w14:textId="77777777" w:rsidR="00EC76DF" w:rsidRPr="008B1896" w:rsidRDefault="00EC76DF" w:rsidP="00EC76DF">
            <w:pPr>
              <w:pStyle w:val="ListParagraph"/>
              <w:ind w:leftChars="0" w:left="0"/>
              <w:rPr>
                <w:rFonts w:eastAsiaTheme="minorEastAsia" w:cs="Arial"/>
                <w:lang w:eastAsia="zh-HK"/>
              </w:rPr>
            </w:pPr>
            <w:r w:rsidRPr="008B1896">
              <w:rPr>
                <w:rFonts w:eastAsiaTheme="minorEastAsia" w:cs="Arial"/>
                <w:lang w:eastAsia="zh-HK"/>
              </w:rPr>
              <w:t>Device ID</w:t>
            </w:r>
          </w:p>
        </w:tc>
      </w:tr>
      <w:tr w:rsidR="00EC76DF" w:rsidRPr="008B1896" w14:paraId="1E5BC6F0" w14:textId="77777777" w:rsidTr="003A4800">
        <w:tc>
          <w:tcPr>
            <w:tcW w:w="2675" w:type="dxa"/>
          </w:tcPr>
          <w:p w14:paraId="7C61344D" w14:textId="027A555F" w:rsidR="00EC76DF" w:rsidRPr="008B1896" w:rsidRDefault="00EC76DF" w:rsidP="00EC76DF">
            <w:pPr>
              <w:pStyle w:val="ListParagraph"/>
              <w:ind w:leftChars="0" w:left="0"/>
              <w:rPr>
                <w:rFonts w:cs="Arial"/>
                <w:lang w:eastAsia="zh-HK"/>
              </w:rPr>
            </w:pPr>
            <w:proofErr w:type="spellStart"/>
            <w:r w:rsidRPr="00FF3508">
              <w:t>gate</w:t>
            </w:r>
            <w:r w:rsidR="00666CC1">
              <w:t>Update</w:t>
            </w:r>
            <w:r w:rsidRPr="00FF3508">
              <w:t>Datetime</w:t>
            </w:r>
            <w:proofErr w:type="spellEnd"/>
          </w:p>
        </w:tc>
        <w:tc>
          <w:tcPr>
            <w:tcW w:w="2178" w:type="dxa"/>
          </w:tcPr>
          <w:p w14:paraId="3820724C" w14:textId="77777777" w:rsidR="00EC76DF" w:rsidRPr="008B1896" w:rsidRDefault="00EC76DF" w:rsidP="00EC76DF">
            <w:pPr>
              <w:pStyle w:val="ListParagraph"/>
              <w:ind w:leftChars="0" w:left="0"/>
              <w:rPr>
                <w:rFonts w:cs="Arial"/>
                <w:lang w:eastAsia="zh-HK"/>
              </w:rPr>
            </w:pPr>
            <w:r w:rsidRPr="008B1896">
              <w:rPr>
                <w:rFonts w:cs="Arial"/>
                <w:lang w:eastAsia="zh-HK"/>
              </w:rPr>
              <w:t>String</w:t>
            </w:r>
          </w:p>
        </w:tc>
        <w:tc>
          <w:tcPr>
            <w:tcW w:w="3203" w:type="dxa"/>
          </w:tcPr>
          <w:p w14:paraId="3467D887" w14:textId="77777777" w:rsidR="00EC76DF" w:rsidRPr="002D7C93" w:rsidRDefault="00EC76DF" w:rsidP="002D7C93">
            <w:pPr>
              <w:rPr>
                <w:rFonts w:eastAsiaTheme="minorEastAsia" w:cs="Arial"/>
                <w:lang w:eastAsia="zh-HK"/>
              </w:rPr>
            </w:pPr>
            <w:r w:rsidRPr="002D7C93">
              <w:rPr>
                <w:rFonts w:eastAsiaTheme="minorEastAsia" w:cs="Arial"/>
                <w:lang w:eastAsia="zh-HK"/>
              </w:rPr>
              <w:t xml:space="preserve">YYYY-MM-DD </w:t>
            </w:r>
            <w:proofErr w:type="gramStart"/>
            <w:r w:rsidRPr="002D7C93">
              <w:rPr>
                <w:rFonts w:eastAsiaTheme="minorEastAsia" w:cs="Arial"/>
                <w:lang w:eastAsia="zh-HK"/>
              </w:rPr>
              <w:t>HH:NN</w:t>
            </w:r>
            <w:proofErr w:type="gramEnd"/>
            <w:r w:rsidRPr="002D7C93">
              <w:rPr>
                <w:rFonts w:eastAsiaTheme="minorEastAsia" w:cs="Arial"/>
                <w:lang w:eastAsia="zh-HK"/>
              </w:rPr>
              <w:t>:SS</w:t>
            </w:r>
          </w:p>
          <w:p w14:paraId="4FCD9F0E" w14:textId="0EEA9248" w:rsidR="00EC76DF" w:rsidRPr="008B1896" w:rsidRDefault="00EC76DF" w:rsidP="00EC76DF">
            <w:pPr>
              <w:pStyle w:val="ListParagraph"/>
              <w:ind w:leftChars="0" w:left="0"/>
              <w:rPr>
                <w:rFonts w:eastAsiaTheme="minorEastAsia" w:cs="Arial"/>
                <w:lang w:eastAsia="zh-HK"/>
              </w:rPr>
            </w:pPr>
            <w:r w:rsidRPr="00EC76DF">
              <w:rPr>
                <w:rFonts w:eastAsiaTheme="minorEastAsia" w:cs="Arial"/>
                <w:lang w:eastAsia="zh-HK"/>
              </w:rPr>
              <w:t>Datetime of Gate Status Update</w:t>
            </w:r>
          </w:p>
        </w:tc>
      </w:tr>
      <w:tr w:rsidR="00EC76DF" w:rsidRPr="008B1896" w14:paraId="58A0C12D" w14:textId="77777777" w:rsidTr="003A4800">
        <w:tc>
          <w:tcPr>
            <w:tcW w:w="2675" w:type="dxa"/>
          </w:tcPr>
          <w:p w14:paraId="41EB996A" w14:textId="1FB79B10" w:rsidR="00EC76DF" w:rsidRPr="008B1896" w:rsidRDefault="00EC76DF" w:rsidP="00EC76DF">
            <w:pPr>
              <w:pStyle w:val="ListParagraph"/>
              <w:ind w:leftChars="0" w:left="0"/>
              <w:rPr>
                <w:rFonts w:cs="Arial"/>
                <w:lang w:eastAsia="zh-HK"/>
              </w:rPr>
            </w:pPr>
            <w:proofErr w:type="spellStart"/>
            <w:r w:rsidRPr="00FF3508">
              <w:t>gateStatus</w:t>
            </w:r>
            <w:proofErr w:type="spellEnd"/>
          </w:p>
        </w:tc>
        <w:tc>
          <w:tcPr>
            <w:tcW w:w="2178" w:type="dxa"/>
          </w:tcPr>
          <w:p w14:paraId="06694224" w14:textId="7C572687" w:rsidR="00EC76DF" w:rsidRPr="008B1896" w:rsidRDefault="008649BA" w:rsidP="00EC76DF">
            <w:pPr>
              <w:pStyle w:val="ListParagraph"/>
              <w:ind w:leftChars="0" w:left="0"/>
              <w:rPr>
                <w:rFonts w:cs="Arial"/>
                <w:lang w:eastAsia="zh-HK"/>
              </w:rPr>
            </w:pPr>
            <w:r>
              <w:rPr>
                <w:rFonts w:cs="Arial"/>
                <w:lang w:eastAsia="zh-HK"/>
              </w:rPr>
              <w:t>Number</w:t>
            </w:r>
          </w:p>
        </w:tc>
        <w:tc>
          <w:tcPr>
            <w:tcW w:w="3203" w:type="dxa"/>
          </w:tcPr>
          <w:p w14:paraId="7BF19508" w14:textId="6C89CE8E" w:rsidR="00EC76DF" w:rsidRPr="008B1896" w:rsidRDefault="00EC76DF" w:rsidP="00EC76DF">
            <w:pPr>
              <w:pStyle w:val="ListParagraph"/>
              <w:ind w:leftChars="0" w:left="0"/>
              <w:rPr>
                <w:rFonts w:cs="Arial"/>
                <w:lang w:eastAsia="zh-HK"/>
              </w:rPr>
            </w:pPr>
            <w:r w:rsidRPr="00EC76DF">
              <w:rPr>
                <w:rFonts w:eastAsiaTheme="minorEastAsia" w:cs="Arial"/>
                <w:lang w:eastAsia="zh-HK"/>
              </w:rPr>
              <w:t>Gate Status</w:t>
            </w:r>
          </w:p>
          <w:p w14:paraId="7777FC6A" w14:textId="53DE0C10" w:rsidR="00EC76DF" w:rsidRPr="008B1896" w:rsidRDefault="00EC76DF" w:rsidP="00EC76DF">
            <w:pPr>
              <w:pStyle w:val="ListParagraph"/>
              <w:ind w:leftChars="0" w:left="0"/>
              <w:rPr>
                <w:rFonts w:cs="Arial"/>
                <w:lang w:eastAsia="zh-HK"/>
              </w:rPr>
            </w:pPr>
            <w:r w:rsidRPr="008B1896">
              <w:rPr>
                <w:rFonts w:cs="Arial"/>
                <w:lang w:eastAsia="zh-HK"/>
              </w:rPr>
              <w:t xml:space="preserve">0 - </w:t>
            </w:r>
            <w:r w:rsidRPr="00EC76DF">
              <w:rPr>
                <w:rFonts w:cs="Arial"/>
                <w:lang w:eastAsia="zh-HK"/>
              </w:rPr>
              <w:t>start rising</w:t>
            </w:r>
          </w:p>
          <w:p w14:paraId="01EAB067" w14:textId="35A1931D" w:rsidR="00EC76DF" w:rsidRPr="008B1896" w:rsidRDefault="00EC76DF" w:rsidP="00EC76DF">
            <w:pPr>
              <w:pStyle w:val="ListParagraph"/>
              <w:ind w:leftChars="0" w:left="0"/>
              <w:rPr>
                <w:rFonts w:cs="Arial"/>
                <w:lang w:eastAsia="zh-HK"/>
              </w:rPr>
            </w:pPr>
            <w:r w:rsidRPr="008B1896">
              <w:rPr>
                <w:rFonts w:cs="Arial"/>
                <w:lang w:eastAsia="zh-HK"/>
              </w:rPr>
              <w:t xml:space="preserve">1 - </w:t>
            </w:r>
            <w:r w:rsidR="006439D0" w:rsidRPr="006439D0">
              <w:rPr>
                <w:rFonts w:cs="Arial"/>
                <w:lang w:eastAsia="zh-HK"/>
              </w:rPr>
              <w:t>raised</w:t>
            </w:r>
          </w:p>
          <w:p w14:paraId="1EA1EAD2" w14:textId="09524134" w:rsidR="00EC76DF" w:rsidRPr="008B1896" w:rsidRDefault="00EC76DF" w:rsidP="00EC76DF">
            <w:pPr>
              <w:pStyle w:val="ListParagraph"/>
              <w:ind w:leftChars="0" w:left="0"/>
              <w:rPr>
                <w:rFonts w:cs="Arial"/>
                <w:lang w:eastAsia="zh-HK"/>
              </w:rPr>
            </w:pPr>
            <w:r>
              <w:rPr>
                <w:rFonts w:cs="Arial"/>
                <w:lang w:eastAsia="zh-HK"/>
              </w:rPr>
              <w:t>2</w:t>
            </w:r>
            <w:r w:rsidRPr="008B1896">
              <w:rPr>
                <w:rFonts w:cs="Arial"/>
                <w:lang w:eastAsia="zh-HK"/>
              </w:rPr>
              <w:t xml:space="preserve"> - </w:t>
            </w:r>
            <w:r w:rsidR="006439D0" w:rsidRPr="006439D0">
              <w:rPr>
                <w:rFonts w:cs="Arial"/>
                <w:lang w:eastAsia="zh-HK"/>
              </w:rPr>
              <w:t>lowering</w:t>
            </w:r>
          </w:p>
          <w:p w14:paraId="1C2528F3" w14:textId="51B16B80" w:rsidR="00EC76DF" w:rsidRPr="008B1896" w:rsidRDefault="00EC76DF" w:rsidP="00EC76DF">
            <w:pPr>
              <w:pStyle w:val="ListParagraph"/>
              <w:ind w:leftChars="0" w:left="0"/>
              <w:rPr>
                <w:rFonts w:eastAsiaTheme="minorEastAsia" w:cs="Arial"/>
                <w:lang w:eastAsia="zh-HK"/>
              </w:rPr>
            </w:pPr>
            <w:r>
              <w:rPr>
                <w:rFonts w:cs="Arial"/>
                <w:lang w:eastAsia="zh-HK"/>
              </w:rPr>
              <w:t>3</w:t>
            </w:r>
            <w:r w:rsidRPr="008B1896">
              <w:rPr>
                <w:rFonts w:cs="Arial"/>
                <w:lang w:eastAsia="zh-HK"/>
              </w:rPr>
              <w:t xml:space="preserve"> - </w:t>
            </w:r>
            <w:r w:rsidR="006439D0" w:rsidRPr="006439D0">
              <w:rPr>
                <w:rFonts w:cs="Arial"/>
                <w:lang w:eastAsia="zh-HK"/>
              </w:rPr>
              <w:t>lowered</w:t>
            </w:r>
          </w:p>
        </w:tc>
      </w:tr>
      <w:tr w:rsidR="00B55966" w:rsidRPr="008B1896" w14:paraId="032228DB" w14:textId="77777777" w:rsidTr="003A4800">
        <w:tc>
          <w:tcPr>
            <w:tcW w:w="2675" w:type="dxa"/>
          </w:tcPr>
          <w:p w14:paraId="74F82DF2" w14:textId="144E8275" w:rsidR="00B55966" w:rsidRPr="008B1896" w:rsidRDefault="00B55966" w:rsidP="00B55966">
            <w:pPr>
              <w:pStyle w:val="ListParagraph"/>
              <w:ind w:leftChars="0" w:left="0"/>
              <w:rPr>
                <w:rFonts w:cs="Arial"/>
                <w:lang w:eastAsia="zh-HK"/>
              </w:rPr>
            </w:pPr>
            <w:proofErr w:type="spellStart"/>
            <w:r w:rsidRPr="003A4800">
              <w:rPr>
                <w:rFonts w:cs="Arial"/>
                <w:lang w:eastAsia="zh-HK"/>
              </w:rPr>
              <w:t>vehicleHongkong</w:t>
            </w:r>
            <w:proofErr w:type="spellEnd"/>
          </w:p>
        </w:tc>
        <w:tc>
          <w:tcPr>
            <w:tcW w:w="2178" w:type="dxa"/>
          </w:tcPr>
          <w:p w14:paraId="70079AA4" w14:textId="22EF7455" w:rsidR="00B55966" w:rsidRPr="008B1896" w:rsidRDefault="00B55966" w:rsidP="00B55966">
            <w:pPr>
              <w:pStyle w:val="ListParagraph"/>
              <w:ind w:leftChars="0" w:left="0"/>
              <w:rPr>
                <w:rFonts w:cs="Arial"/>
                <w:lang w:eastAsia="zh-HK"/>
              </w:rPr>
            </w:pPr>
            <w:r w:rsidRPr="003A4800">
              <w:rPr>
                <w:rFonts w:cs="Arial"/>
                <w:lang w:eastAsia="zh-HK"/>
              </w:rPr>
              <w:t>String</w:t>
            </w:r>
          </w:p>
        </w:tc>
        <w:tc>
          <w:tcPr>
            <w:tcW w:w="3203" w:type="dxa"/>
          </w:tcPr>
          <w:p w14:paraId="0F471A2E" w14:textId="77777777" w:rsidR="009009CC" w:rsidRPr="003A4800" w:rsidRDefault="00B55966" w:rsidP="009009CC">
            <w:pPr>
              <w:pStyle w:val="ListParagraph"/>
              <w:ind w:leftChars="0" w:left="0"/>
              <w:rPr>
                <w:rFonts w:cs="Arial"/>
                <w:shd w:val="clear" w:color="auto" w:fill="FFFFFF"/>
              </w:rPr>
            </w:pPr>
            <w:r w:rsidRPr="003A4800">
              <w:rPr>
                <w:rFonts w:cs="Arial"/>
                <w:shd w:val="clear" w:color="auto" w:fill="FFFFFF"/>
              </w:rPr>
              <w:t xml:space="preserve">HK License Plate Number </w:t>
            </w:r>
          </w:p>
          <w:p w14:paraId="6EC47DFC" w14:textId="35C41D72" w:rsidR="00B55966" w:rsidRPr="003A4800" w:rsidRDefault="009009CC" w:rsidP="009009CC">
            <w:pPr>
              <w:pStyle w:val="ListParagraph"/>
              <w:ind w:leftChars="0" w:left="0"/>
              <w:rPr>
                <w:rFonts w:cs="Arial"/>
                <w:shd w:val="clear" w:color="auto" w:fill="FFFFFF"/>
              </w:rPr>
            </w:pPr>
            <w:r w:rsidRPr="008B1896">
              <w:rPr>
                <w:rFonts w:cs="Arial"/>
                <w:shd w:val="clear" w:color="auto" w:fill="FFFFFF"/>
              </w:rPr>
              <w:t>(Optional)</w:t>
            </w:r>
          </w:p>
        </w:tc>
      </w:tr>
      <w:tr w:rsidR="00B55966" w:rsidRPr="008B1896" w14:paraId="512E5321" w14:textId="77777777" w:rsidTr="003A4800">
        <w:tc>
          <w:tcPr>
            <w:tcW w:w="2675" w:type="dxa"/>
          </w:tcPr>
          <w:p w14:paraId="382B92F3" w14:textId="012A645C" w:rsidR="00B55966" w:rsidRPr="008B1896" w:rsidRDefault="00B55966" w:rsidP="00B55966">
            <w:pPr>
              <w:pStyle w:val="ListParagraph"/>
              <w:ind w:leftChars="0" w:left="0"/>
              <w:rPr>
                <w:rFonts w:cs="Arial"/>
                <w:lang w:eastAsia="zh-HK"/>
              </w:rPr>
            </w:pPr>
            <w:proofErr w:type="spellStart"/>
            <w:r w:rsidRPr="003A4800">
              <w:rPr>
                <w:rFonts w:cs="Arial"/>
                <w:lang w:eastAsia="zh-HK"/>
              </w:rPr>
              <w:t>vehicleMainland</w:t>
            </w:r>
            <w:proofErr w:type="spellEnd"/>
          </w:p>
        </w:tc>
        <w:tc>
          <w:tcPr>
            <w:tcW w:w="2178" w:type="dxa"/>
          </w:tcPr>
          <w:p w14:paraId="7AB13670" w14:textId="5258BD0A" w:rsidR="00B55966" w:rsidRPr="008B1896" w:rsidRDefault="00B55966" w:rsidP="00B55966">
            <w:pPr>
              <w:pStyle w:val="ListParagraph"/>
              <w:ind w:leftChars="0" w:left="0"/>
              <w:rPr>
                <w:rFonts w:cs="Arial"/>
                <w:lang w:eastAsia="zh-HK"/>
              </w:rPr>
            </w:pPr>
            <w:r w:rsidRPr="003A4800">
              <w:rPr>
                <w:rFonts w:cs="Arial"/>
                <w:lang w:eastAsia="zh-HK"/>
              </w:rPr>
              <w:t>String</w:t>
            </w:r>
          </w:p>
        </w:tc>
        <w:tc>
          <w:tcPr>
            <w:tcW w:w="3203" w:type="dxa"/>
          </w:tcPr>
          <w:p w14:paraId="157EF2E0" w14:textId="77777777" w:rsidR="009009CC" w:rsidRPr="003A4800" w:rsidRDefault="00B55966" w:rsidP="009009CC">
            <w:pPr>
              <w:pStyle w:val="ListParagraph"/>
              <w:ind w:leftChars="0" w:left="0"/>
              <w:rPr>
                <w:rFonts w:cs="Arial"/>
                <w:shd w:val="clear" w:color="auto" w:fill="FFFFFF"/>
              </w:rPr>
            </w:pPr>
            <w:r w:rsidRPr="003A4800">
              <w:rPr>
                <w:rFonts w:cs="Arial"/>
                <w:shd w:val="clear" w:color="auto" w:fill="FFFFFF"/>
              </w:rPr>
              <w:t>Mainland License Plate Number</w:t>
            </w:r>
          </w:p>
          <w:p w14:paraId="7B824F6F" w14:textId="4238463B" w:rsidR="00B55966" w:rsidRPr="003A4800" w:rsidRDefault="009009CC" w:rsidP="009009CC">
            <w:pPr>
              <w:pStyle w:val="ListParagraph"/>
              <w:ind w:leftChars="0" w:left="0"/>
              <w:rPr>
                <w:rFonts w:cs="Arial"/>
                <w:shd w:val="clear" w:color="auto" w:fill="FFFFFF"/>
              </w:rPr>
            </w:pPr>
            <w:r w:rsidRPr="008B1896">
              <w:rPr>
                <w:rFonts w:cs="Arial"/>
                <w:shd w:val="clear" w:color="auto" w:fill="FFFFFF"/>
              </w:rPr>
              <w:lastRenderedPageBreak/>
              <w:t>(Optional)</w:t>
            </w:r>
          </w:p>
        </w:tc>
      </w:tr>
      <w:tr w:rsidR="00B55966" w:rsidRPr="008B1896" w14:paraId="03DD6298" w14:textId="77777777" w:rsidTr="003A4800">
        <w:tc>
          <w:tcPr>
            <w:tcW w:w="2675" w:type="dxa"/>
          </w:tcPr>
          <w:p w14:paraId="675D868C" w14:textId="4280CDE6" w:rsidR="00B55966" w:rsidRPr="008B1896" w:rsidRDefault="00B55966" w:rsidP="00B55966">
            <w:pPr>
              <w:pStyle w:val="ListParagraph"/>
              <w:ind w:leftChars="0" w:left="0"/>
              <w:rPr>
                <w:rFonts w:cs="Arial"/>
                <w:lang w:eastAsia="zh-HK"/>
              </w:rPr>
            </w:pPr>
            <w:proofErr w:type="spellStart"/>
            <w:r w:rsidRPr="003A4800">
              <w:rPr>
                <w:rFonts w:cs="Arial"/>
                <w:lang w:eastAsia="zh-HK"/>
              </w:rPr>
              <w:lastRenderedPageBreak/>
              <w:t>vehicleMacao</w:t>
            </w:r>
            <w:proofErr w:type="spellEnd"/>
          </w:p>
        </w:tc>
        <w:tc>
          <w:tcPr>
            <w:tcW w:w="2178" w:type="dxa"/>
          </w:tcPr>
          <w:p w14:paraId="09FFA638" w14:textId="6267C692" w:rsidR="00B55966" w:rsidRPr="008B1896" w:rsidRDefault="00B55966" w:rsidP="00B55966">
            <w:pPr>
              <w:pStyle w:val="ListParagraph"/>
              <w:ind w:leftChars="0" w:left="0"/>
              <w:rPr>
                <w:rFonts w:cs="Arial"/>
                <w:lang w:eastAsia="zh-HK"/>
              </w:rPr>
            </w:pPr>
            <w:r w:rsidRPr="003A4800">
              <w:rPr>
                <w:rFonts w:cs="Arial"/>
                <w:lang w:eastAsia="zh-HK"/>
              </w:rPr>
              <w:t>String</w:t>
            </w:r>
          </w:p>
        </w:tc>
        <w:tc>
          <w:tcPr>
            <w:tcW w:w="3203" w:type="dxa"/>
          </w:tcPr>
          <w:p w14:paraId="36B48B66" w14:textId="77777777" w:rsidR="009009CC" w:rsidRPr="003A4800" w:rsidRDefault="00B55966" w:rsidP="009009CC">
            <w:pPr>
              <w:pStyle w:val="ListParagraph"/>
              <w:ind w:leftChars="0" w:left="0"/>
              <w:rPr>
                <w:rFonts w:cs="Arial"/>
                <w:shd w:val="clear" w:color="auto" w:fill="FFFFFF"/>
              </w:rPr>
            </w:pPr>
            <w:r w:rsidRPr="003A4800">
              <w:rPr>
                <w:rFonts w:cs="Arial"/>
                <w:shd w:val="clear" w:color="auto" w:fill="FFFFFF"/>
              </w:rPr>
              <w:t>Macau License Plate Number</w:t>
            </w:r>
          </w:p>
          <w:p w14:paraId="2F986166" w14:textId="47548A37" w:rsidR="00B55966" w:rsidRPr="003A4800" w:rsidRDefault="009009CC" w:rsidP="009009CC">
            <w:pPr>
              <w:pStyle w:val="ListParagraph"/>
              <w:ind w:leftChars="0" w:left="0"/>
              <w:rPr>
                <w:rFonts w:cs="Arial"/>
                <w:shd w:val="clear" w:color="auto" w:fill="FFFFFF"/>
              </w:rPr>
            </w:pPr>
            <w:r w:rsidRPr="008B1896">
              <w:rPr>
                <w:rFonts w:cs="Arial"/>
                <w:shd w:val="clear" w:color="auto" w:fill="FFFFFF"/>
              </w:rPr>
              <w:t>(Optional)</w:t>
            </w:r>
          </w:p>
        </w:tc>
      </w:tr>
      <w:tr w:rsidR="00B55966" w:rsidRPr="008B1896" w14:paraId="3FB0DD1E" w14:textId="77777777" w:rsidTr="003A4800">
        <w:tc>
          <w:tcPr>
            <w:tcW w:w="2675" w:type="dxa"/>
          </w:tcPr>
          <w:p w14:paraId="4C1C0E98" w14:textId="73645195" w:rsidR="00B55966" w:rsidRPr="008B1896" w:rsidRDefault="00B55966" w:rsidP="00B55966">
            <w:pPr>
              <w:pStyle w:val="ListParagraph"/>
              <w:ind w:leftChars="0" w:left="0"/>
              <w:rPr>
                <w:rFonts w:cs="Arial"/>
                <w:lang w:eastAsia="zh-HK"/>
              </w:rPr>
            </w:pPr>
            <w:proofErr w:type="spellStart"/>
            <w:r w:rsidRPr="003A4800">
              <w:rPr>
                <w:rFonts w:cs="Arial"/>
                <w:lang w:eastAsia="zh-HK"/>
              </w:rPr>
              <w:t>bookingId</w:t>
            </w:r>
            <w:proofErr w:type="spellEnd"/>
          </w:p>
        </w:tc>
        <w:tc>
          <w:tcPr>
            <w:tcW w:w="2178" w:type="dxa"/>
          </w:tcPr>
          <w:p w14:paraId="6B68BAF4" w14:textId="6A9ABABC" w:rsidR="00B55966" w:rsidRPr="008B1896" w:rsidRDefault="00B55966" w:rsidP="00B55966">
            <w:pPr>
              <w:pStyle w:val="ListParagraph"/>
              <w:ind w:leftChars="0" w:left="0"/>
              <w:rPr>
                <w:rFonts w:cs="Arial"/>
                <w:lang w:eastAsia="zh-HK"/>
              </w:rPr>
            </w:pPr>
            <w:r w:rsidRPr="003A4800">
              <w:rPr>
                <w:rFonts w:cs="Arial"/>
                <w:lang w:eastAsia="zh-HK"/>
              </w:rPr>
              <w:t>String</w:t>
            </w:r>
          </w:p>
        </w:tc>
        <w:tc>
          <w:tcPr>
            <w:tcW w:w="3203" w:type="dxa"/>
          </w:tcPr>
          <w:p w14:paraId="16450129" w14:textId="77777777" w:rsidR="009009CC" w:rsidRPr="003A4800" w:rsidRDefault="00B55966" w:rsidP="009009CC">
            <w:pPr>
              <w:pStyle w:val="ListParagraph"/>
              <w:ind w:leftChars="0" w:left="0"/>
              <w:rPr>
                <w:rFonts w:cs="Arial"/>
                <w:shd w:val="clear" w:color="auto" w:fill="FFFFFF"/>
              </w:rPr>
            </w:pPr>
            <w:r w:rsidRPr="003A4800">
              <w:rPr>
                <w:rFonts w:cs="Arial"/>
                <w:shd w:val="clear" w:color="auto" w:fill="FFFFFF"/>
              </w:rPr>
              <w:t>Booking ID</w:t>
            </w:r>
          </w:p>
          <w:p w14:paraId="2BD90566" w14:textId="704A4AD6" w:rsidR="00B55966" w:rsidRPr="003A4800" w:rsidRDefault="009009CC" w:rsidP="009009CC">
            <w:pPr>
              <w:pStyle w:val="ListParagraph"/>
              <w:ind w:leftChars="0" w:left="0"/>
              <w:rPr>
                <w:rFonts w:cs="Arial"/>
                <w:shd w:val="clear" w:color="auto" w:fill="FFFFFF"/>
              </w:rPr>
            </w:pPr>
            <w:r w:rsidRPr="008B1896">
              <w:rPr>
                <w:rFonts w:cs="Arial"/>
                <w:shd w:val="clear" w:color="auto" w:fill="FFFFFF"/>
              </w:rPr>
              <w:t>(Optional)</w:t>
            </w:r>
          </w:p>
        </w:tc>
      </w:tr>
      <w:tr w:rsidR="00B55966" w:rsidRPr="008B1896" w14:paraId="662B8F34" w14:textId="77777777" w:rsidTr="003A4800">
        <w:tc>
          <w:tcPr>
            <w:tcW w:w="2675" w:type="dxa"/>
          </w:tcPr>
          <w:p w14:paraId="4243F0BC" w14:textId="7357424E" w:rsidR="00B55966" w:rsidRPr="008B1896" w:rsidRDefault="00B55966" w:rsidP="00B55966">
            <w:pPr>
              <w:pStyle w:val="ListParagraph"/>
              <w:ind w:leftChars="0" w:left="0"/>
              <w:rPr>
                <w:rFonts w:cs="Arial"/>
                <w:lang w:eastAsia="zh-HK"/>
              </w:rPr>
            </w:pPr>
            <w:proofErr w:type="spellStart"/>
            <w:r w:rsidRPr="008B1896">
              <w:rPr>
                <w:rFonts w:cs="Arial"/>
                <w:lang w:eastAsia="zh-HK"/>
              </w:rPr>
              <w:t>parkingRecordId</w:t>
            </w:r>
            <w:proofErr w:type="spellEnd"/>
          </w:p>
        </w:tc>
        <w:tc>
          <w:tcPr>
            <w:tcW w:w="2178" w:type="dxa"/>
          </w:tcPr>
          <w:p w14:paraId="43774293" w14:textId="75979FD2" w:rsidR="00B55966" w:rsidRPr="008B1896" w:rsidRDefault="00B55966" w:rsidP="00B55966">
            <w:pPr>
              <w:pStyle w:val="ListParagraph"/>
              <w:ind w:leftChars="0" w:left="0"/>
              <w:rPr>
                <w:rFonts w:cs="Arial"/>
                <w:lang w:eastAsia="zh-HK"/>
              </w:rPr>
            </w:pPr>
            <w:r w:rsidRPr="008B1896">
              <w:rPr>
                <w:rFonts w:cs="Arial"/>
                <w:lang w:eastAsia="zh-HK"/>
              </w:rPr>
              <w:t>String</w:t>
            </w:r>
          </w:p>
        </w:tc>
        <w:tc>
          <w:tcPr>
            <w:tcW w:w="3203" w:type="dxa"/>
          </w:tcPr>
          <w:p w14:paraId="7E68AA96" w14:textId="77777777" w:rsidR="009009CC" w:rsidRPr="003A4800" w:rsidRDefault="00B55966" w:rsidP="009009CC">
            <w:pPr>
              <w:pStyle w:val="ListParagraph"/>
              <w:ind w:leftChars="0" w:left="0"/>
              <w:rPr>
                <w:rFonts w:cs="Arial"/>
                <w:shd w:val="clear" w:color="auto" w:fill="FFFFFF"/>
              </w:rPr>
            </w:pPr>
            <w:r w:rsidRPr="008B1896">
              <w:rPr>
                <w:rFonts w:eastAsiaTheme="minorEastAsia" w:cs="Arial"/>
                <w:lang w:eastAsia="zh-HK"/>
              </w:rPr>
              <w:t>CPVACS Parking Record ID</w:t>
            </w:r>
          </w:p>
          <w:p w14:paraId="5141D8EB" w14:textId="106549A9" w:rsidR="00B55966" w:rsidRPr="003A4800" w:rsidRDefault="009009CC" w:rsidP="009009CC">
            <w:pPr>
              <w:pStyle w:val="ListParagraph"/>
              <w:ind w:leftChars="0" w:left="0"/>
              <w:rPr>
                <w:rFonts w:cs="Arial"/>
                <w:shd w:val="clear" w:color="auto" w:fill="FFFFFF"/>
              </w:rPr>
            </w:pPr>
            <w:r w:rsidRPr="008B1896">
              <w:rPr>
                <w:rFonts w:cs="Arial"/>
                <w:shd w:val="clear" w:color="auto" w:fill="FFFFFF"/>
              </w:rPr>
              <w:t>(Optional)</w:t>
            </w:r>
          </w:p>
        </w:tc>
      </w:tr>
    </w:tbl>
    <w:p w14:paraId="2A1FBF74" w14:textId="77777777" w:rsidR="00EC76DF" w:rsidRPr="008B1896" w:rsidRDefault="00EC76DF" w:rsidP="00EC76DF">
      <w:pPr>
        <w:pStyle w:val="ListParagraph"/>
        <w:ind w:left="440" w:firstLine="411"/>
        <w:rPr>
          <w:rFonts w:cs="Arial"/>
          <w:lang w:eastAsia="zh-HK"/>
        </w:rPr>
      </w:pPr>
    </w:p>
    <w:p w14:paraId="1F009265" w14:textId="77777777" w:rsidR="00EC76DF" w:rsidRPr="008B1896" w:rsidRDefault="00EC76DF" w:rsidP="00EC76DF">
      <w:pPr>
        <w:pStyle w:val="ListParagraph"/>
        <w:ind w:left="440" w:firstLine="411"/>
        <w:rPr>
          <w:rFonts w:cs="Arial"/>
          <w:lang w:eastAsia="zh-HK"/>
        </w:rPr>
      </w:pPr>
      <w:r w:rsidRPr="008B1896">
        <w:rPr>
          <w:rFonts w:cs="Arial"/>
          <w:lang w:eastAsia="zh-HK"/>
        </w:rPr>
        <w:t>{</w:t>
      </w:r>
    </w:p>
    <w:p w14:paraId="48C03151" w14:textId="3A1A1618" w:rsidR="00EC76DF" w:rsidRPr="008B1896" w:rsidRDefault="00EC76DF" w:rsidP="00D00669">
      <w:pPr>
        <w:pStyle w:val="ListParagraph"/>
        <w:ind w:left="440" w:firstLine="411"/>
        <w:rPr>
          <w:rFonts w:cs="Arial"/>
          <w:lang w:eastAsia="zh-HK"/>
        </w:rPr>
      </w:pPr>
      <w:r w:rsidRPr="008B1896">
        <w:rPr>
          <w:rFonts w:cs="Arial"/>
          <w:lang w:eastAsia="zh-HK"/>
        </w:rPr>
        <w:t xml:space="preserve">     "</w:t>
      </w:r>
      <w:r w:rsidR="00D00669">
        <w:rPr>
          <w:rFonts w:cs="Arial"/>
          <w:lang w:eastAsia="zh-HK"/>
        </w:rPr>
        <w:t>gateId</w:t>
      </w:r>
      <w:r w:rsidRPr="008B1896">
        <w:rPr>
          <w:rFonts w:cs="Arial"/>
          <w:lang w:eastAsia="zh-HK"/>
        </w:rPr>
        <w:t>":"</w:t>
      </w:r>
      <w:r w:rsidR="00D00669">
        <w:rPr>
          <w:rFonts w:cs="Arial"/>
          <w:lang w:eastAsia="zh-HK"/>
        </w:rPr>
        <w:t>G</w:t>
      </w:r>
      <w:r w:rsidRPr="008B1896">
        <w:rPr>
          <w:rFonts w:cs="Arial"/>
          <w:lang w:eastAsia="zh-HK"/>
        </w:rPr>
        <w:t>01",</w:t>
      </w:r>
    </w:p>
    <w:p w14:paraId="0EDCD44E" w14:textId="3D898881" w:rsidR="00D00669" w:rsidRPr="008B1896" w:rsidRDefault="00EC76DF" w:rsidP="00D00669">
      <w:pPr>
        <w:pStyle w:val="ListParagraph"/>
        <w:ind w:left="440" w:firstLine="411"/>
        <w:rPr>
          <w:rFonts w:cs="Arial"/>
          <w:lang w:eastAsia="zh-HK"/>
        </w:rPr>
      </w:pPr>
      <w:r w:rsidRPr="008B1896">
        <w:rPr>
          <w:rFonts w:cs="Arial"/>
          <w:lang w:eastAsia="zh-HK"/>
        </w:rPr>
        <w:t xml:space="preserve">     "</w:t>
      </w:r>
      <w:r w:rsidR="00D00669" w:rsidRPr="00D00669">
        <w:rPr>
          <w:rFonts w:cs="Arial"/>
          <w:lang w:eastAsia="zh-HK"/>
        </w:rPr>
        <w:t>gate</w:t>
      </w:r>
      <w:r w:rsidR="00666CC1">
        <w:rPr>
          <w:rFonts w:cs="Arial"/>
          <w:lang w:eastAsia="zh-HK"/>
        </w:rPr>
        <w:t>Update</w:t>
      </w:r>
      <w:r w:rsidR="00D00669" w:rsidRPr="00D00669">
        <w:rPr>
          <w:rFonts w:cs="Arial"/>
          <w:lang w:eastAsia="zh-HK"/>
        </w:rPr>
        <w:t>Datetime</w:t>
      </w:r>
      <w:r w:rsidRPr="008B1896">
        <w:rPr>
          <w:rFonts w:cs="Arial"/>
          <w:lang w:eastAsia="zh-HK"/>
        </w:rPr>
        <w:t>":”2024-01-01 23:00:00”</w:t>
      </w:r>
      <w:r w:rsidR="00D00669">
        <w:rPr>
          <w:rFonts w:cs="Arial"/>
          <w:lang w:eastAsia="zh-HK"/>
        </w:rPr>
        <w:t>,</w:t>
      </w:r>
    </w:p>
    <w:p w14:paraId="48C97719" w14:textId="453C58E3" w:rsidR="00D00669" w:rsidRPr="008B1896" w:rsidRDefault="00D00669" w:rsidP="00D00669">
      <w:pPr>
        <w:pStyle w:val="ListParagraph"/>
        <w:ind w:left="440" w:firstLine="411"/>
        <w:rPr>
          <w:rFonts w:cs="Arial"/>
          <w:lang w:eastAsia="zh-HK"/>
        </w:rPr>
      </w:pPr>
      <w:r w:rsidRPr="008B1896">
        <w:rPr>
          <w:rFonts w:cs="Arial"/>
          <w:lang w:eastAsia="zh-HK"/>
        </w:rPr>
        <w:t xml:space="preserve">     "</w:t>
      </w:r>
      <w:r w:rsidRPr="00D00669">
        <w:rPr>
          <w:rFonts w:cs="Arial"/>
          <w:lang w:eastAsia="zh-HK"/>
        </w:rPr>
        <w:t>gateStatus</w:t>
      </w:r>
      <w:r w:rsidRPr="008B1896">
        <w:rPr>
          <w:rFonts w:cs="Arial"/>
          <w:lang w:eastAsia="zh-HK"/>
        </w:rPr>
        <w:t>":</w:t>
      </w:r>
      <w:r>
        <w:rPr>
          <w:rFonts w:cs="Arial"/>
          <w:lang w:eastAsia="zh-HK"/>
        </w:rPr>
        <w:t>0</w:t>
      </w:r>
      <w:r w:rsidRPr="008B1896">
        <w:rPr>
          <w:rFonts w:cs="Arial"/>
          <w:lang w:eastAsia="zh-HK"/>
        </w:rPr>
        <w:t>,</w:t>
      </w:r>
    </w:p>
    <w:p w14:paraId="78DC606B" w14:textId="77777777" w:rsidR="00D00669" w:rsidRPr="003A4800" w:rsidRDefault="00D00669" w:rsidP="00D00669">
      <w:pPr>
        <w:pStyle w:val="ListParagraph"/>
        <w:ind w:left="440" w:firstLine="411"/>
        <w:rPr>
          <w:rFonts w:cs="Arial"/>
          <w:lang w:eastAsia="zh-HK"/>
        </w:rPr>
      </w:pPr>
      <w:r w:rsidRPr="008B1896">
        <w:rPr>
          <w:rFonts w:cs="Arial"/>
          <w:lang w:eastAsia="zh-HK"/>
        </w:rPr>
        <w:t xml:space="preserve">     </w:t>
      </w:r>
      <w:r w:rsidRPr="003A4800">
        <w:rPr>
          <w:rFonts w:cs="Arial"/>
          <w:lang w:eastAsia="zh-HK"/>
        </w:rPr>
        <w:t>"vehicleHongkong":"XX9998",</w:t>
      </w:r>
    </w:p>
    <w:p w14:paraId="396BD332" w14:textId="77777777" w:rsidR="00D00669" w:rsidRPr="003A4800" w:rsidRDefault="00D00669" w:rsidP="00D00669">
      <w:pPr>
        <w:ind w:leftChars="218" w:left="480"/>
        <w:rPr>
          <w:rFonts w:cs="Arial"/>
          <w:lang w:eastAsia="zh-HK"/>
        </w:rPr>
      </w:pPr>
      <w:r w:rsidRPr="003A4800">
        <w:rPr>
          <w:rFonts w:cs="Arial"/>
          <w:lang w:eastAsia="zh-HK"/>
        </w:rPr>
        <w:t xml:space="preserve">           "vehicleMainland":"XX9998",</w:t>
      </w:r>
    </w:p>
    <w:p w14:paraId="5C816CF6" w14:textId="77777777" w:rsidR="00D00669" w:rsidRPr="008B1896" w:rsidRDefault="00D00669" w:rsidP="00D00669">
      <w:pPr>
        <w:ind w:leftChars="218" w:left="480"/>
        <w:rPr>
          <w:rFonts w:cs="Arial"/>
          <w:lang w:eastAsia="zh-HK"/>
        </w:rPr>
      </w:pPr>
      <w:r w:rsidRPr="003A4800">
        <w:rPr>
          <w:rFonts w:cs="Arial"/>
          <w:lang w:eastAsia="zh-HK"/>
        </w:rPr>
        <w:t xml:space="preserve">           "vehicleMacao":"XX9998",</w:t>
      </w:r>
    </w:p>
    <w:p w14:paraId="6C3DEE8F" w14:textId="77777777" w:rsidR="00D00669" w:rsidRPr="008B1896" w:rsidRDefault="00D00669" w:rsidP="00D00669">
      <w:pPr>
        <w:ind w:leftChars="218" w:left="480"/>
        <w:rPr>
          <w:rFonts w:cs="Arial"/>
          <w:lang w:eastAsia="zh-HK"/>
        </w:rPr>
      </w:pPr>
      <w:r w:rsidRPr="003A4800">
        <w:rPr>
          <w:rFonts w:cs="Arial"/>
          <w:lang w:eastAsia="zh-HK"/>
        </w:rPr>
        <w:t xml:space="preserve">           "bookingId":"B01”</w:t>
      </w:r>
      <w:r w:rsidRPr="008B1896">
        <w:rPr>
          <w:rFonts w:cs="Arial"/>
          <w:lang w:eastAsia="zh-HK"/>
        </w:rPr>
        <w:t>,</w:t>
      </w:r>
    </w:p>
    <w:p w14:paraId="1030CC84" w14:textId="007F43EA" w:rsidR="00EC76DF" w:rsidRPr="008B1896" w:rsidRDefault="00D00669" w:rsidP="00D318C0">
      <w:pPr>
        <w:ind w:leftChars="218" w:left="480"/>
        <w:rPr>
          <w:rFonts w:cs="Arial"/>
          <w:lang w:eastAsia="zh-HK"/>
        </w:rPr>
      </w:pPr>
      <w:r w:rsidRPr="003A4800">
        <w:rPr>
          <w:rFonts w:cs="Arial"/>
          <w:lang w:eastAsia="zh-HK"/>
        </w:rPr>
        <w:t xml:space="preserve">           "parkingRecordId":"P01”</w:t>
      </w:r>
    </w:p>
    <w:p w14:paraId="3B22A07F" w14:textId="77777777" w:rsidR="00EC76DF" w:rsidRPr="008B1896" w:rsidRDefault="00EC76DF" w:rsidP="00EC76DF">
      <w:pPr>
        <w:ind w:firstLine="851"/>
        <w:rPr>
          <w:rFonts w:cs="Arial"/>
          <w:lang w:eastAsia="zh-HK"/>
        </w:rPr>
      </w:pPr>
      <w:r w:rsidRPr="008B1896">
        <w:rPr>
          <w:rFonts w:cs="Arial"/>
          <w:lang w:eastAsia="zh-HK"/>
        </w:rPr>
        <w:t>}</w:t>
      </w:r>
    </w:p>
    <w:p w14:paraId="3A73F8FC" w14:textId="77777777" w:rsidR="00EC76DF" w:rsidRPr="008B1896" w:rsidRDefault="00EC76DF" w:rsidP="00EC76DF">
      <w:pPr>
        <w:ind w:firstLine="851"/>
        <w:rPr>
          <w:rFonts w:cs="Arial"/>
          <w:lang w:eastAsia="zh-HK"/>
        </w:rPr>
      </w:pPr>
    </w:p>
    <w:p w14:paraId="0E23B504" w14:textId="77777777" w:rsidR="00EC76DF" w:rsidRPr="008B1896" w:rsidRDefault="00EC76DF" w:rsidP="00EC76DF">
      <w:pPr>
        <w:pStyle w:val="ListParagraph"/>
        <w:ind w:leftChars="0" w:left="960"/>
        <w:rPr>
          <w:rFonts w:cs="Arial"/>
          <w:lang w:eastAsia="zh-HK"/>
        </w:rPr>
      </w:pPr>
      <w:r w:rsidRPr="008B1896">
        <w:rPr>
          <w:rFonts w:cs="Arial"/>
          <w:lang w:eastAsia="zh-HK"/>
        </w:rPr>
        <w:t>Response</w:t>
      </w:r>
    </w:p>
    <w:p w14:paraId="0AE40949" w14:textId="77777777" w:rsidR="00EC76DF" w:rsidRPr="008B1896" w:rsidRDefault="00EC76DF" w:rsidP="00EC76DF">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720"/>
        <w:gridCol w:w="2158"/>
        <w:gridCol w:w="3178"/>
      </w:tblGrid>
      <w:tr w:rsidR="00EC76DF" w:rsidRPr="008B1896" w14:paraId="2FEA4720" w14:textId="77777777" w:rsidTr="003A4800">
        <w:tc>
          <w:tcPr>
            <w:tcW w:w="2720" w:type="dxa"/>
          </w:tcPr>
          <w:p w14:paraId="6944FD26" w14:textId="77777777" w:rsidR="00EC76DF" w:rsidRPr="008B1896" w:rsidRDefault="00EC76DF" w:rsidP="003A4800">
            <w:pPr>
              <w:pStyle w:val="ListParagraph"/>
              <w:ind w:leftChars="0" w:left="0"/>
              <w:rPr>
                <w:rFonts w:cs="Arial"/>
                <w:b/>
                <w:lang w:eastAsia="zh-HK"/>
              </w:rPr>
            </w:pPr>
            <w:r w:rsidRPr="008B1896">
              <w:rPr>
                <w:rFonts w:cs="Arial"/>
                <w:b/>
                <w:lang w:eastAsia="zh-HK"/>
              </w:rPr>
              <w:t>Field</w:t>
            </w:r>
          </w:p>
        </w:tc>
        <w:tc>
          <w:tcPr>
            <w:tcW w:w="2158" w:type="dxa"/>
          </w:tcPr>
          <w:p w14:paraId="16B08D86" w14:textId="77777777" w:rsidR="00EC76DF" w:rsidRPr="008B1896" w:rsidRDefault="00EC76DF" w:rsidP="003A4800">
            <w:pPr>
              <w:pStyle w:val="ListParagraph"/>
              <w:ind w:leftChars="0" w:left="0"/>
              <w:rPr>
                <w:rFonts w:cs="Arial"/>
                <w:b/>
                <w:lang w:eastAsia="zh-HK"/>
              </w:rPr>
            </w:pPr>
            <w:r w:rsidRPr="008B1896">
              <w:rPr>
                <w:rFonts w:cs="Arial"/>
                <w:b/>
                <w:lang w:eastAsia="zh-HK"/>
              </w:rPr>
              <w:t>Type</w:t>
            </w:r>
          </w:p>
        </w:tc>
        <w:tc>
          <w:tcPr>
            <w:tcW w:w="3178" w:type="dxa"/>
          </w:tcPr>
          <w:p w14:paraId="0E3204AE" w14:textId="77777777" w:rsidR="00EC76DF" w:rsidRPr="008B1896" w:rsidRDefault="00EC76DF" w:rsidP="003A4800">
            <w:pPr>
              <w:pStyle w:val="ListParagraph"/>
              <w:ind w:leftChars="0" w:left="0"/>
              <w:rPr>
                <w:rFonts w:cs="Arial"/>
                <w:b/>
                <w:lang w:eastAsia="zh-HK"/>
              </w:rPr>
            </w:pPr>
            <w:r w:rsidRPr="008B1896">
              <w:rPr>
                <w:rFonts w:cs="Arial"/>
                <w:b/>
                <w:lang w:eastAsia="zh-HK"/>
              </w:rPr>
              <w:t>Description</w:t>
            </w:r>
          </w:p>
        </w:tc>
      </w:tr>
      <w:tr w:rsidR="00EC76DF" w:rsidRPr="008B1896" w14:paraId="423CEC69" w14:textId="77777777" w:rsidTr="003A4800">
        <w:tc>
          <w:tcPr>
            <w:tcW w:w="2720" w:type="dxa"/>
          </w:tcPr>
          <w:p w14:paraId="49B76E24" w14:textId="77777777" w:rsidR="00EC76DF" w:rsidRPr="008B1896" w:rsidRDefault="00EC76DF" w:rsidP="003A4800">
            <w:pPr>
              <w:pStyle w:val="ListParagraph"/>
              <w:ind w:leftChars="0" w:left="0"/>
              <w:rPr>
                <w:rFonts w:cs="Arial"/>
                <w:lang w:eastAsia="zh-HK"/>
              </w:rPr>
            </w:pPr>
            <w:proofErr w:type="spellStart"/>
            <w:r w:rsidRPr="008B1896">
              <w:rPr>
                <w:rFonts w:cs="Arial"/>
                <w:lang w:eastAsia="zh-HK"/>
              </w:rPr>
              <w:t>resultCode</w:t>
            </w:r>
            <w:proofErr w:type="spellEnd"/>
          </w:p>
        </w:tc>
        <w:tc>
          <w:tcPr>
            <w:tcW w:w="2158" w:type="dxa"/>
          </w:tcPr>
          <w:p w14:paraId="1D093AEA" w14:textId="77777777" w:rsidR="00EC76DF" w:rsidRPr="008B1896" w:rsidRDefault="00EC76DF" w:rsidP="003A4800">
            <w:pPr>
              <w:pStyle w:val="ListParagraph"/>
              <w:ind w:leftChars="0" w:left="0"/>
              <w:rPr>
                <w:rFonts w:cs="Arial"/>
                <w:lang w:eastAsia="zh-HK"/>
              </w:rPr>
            </w:pPr>
            <w:r w:rsidRPr="008B1896">
              <w:rPr>
                <w:rFonts w:cs="Arial"/>
                <w:lang w:eastAsia="zh-HK"/>
              </w:rPr>
              <w:t>Number</w:t>
            </w:r>
          </w:p>
        </w:tc>
        <w:tc>
          <w:tcPr>
            <w:tcW w:w="3178" w:type="dxa"/>
          </w:tcPr>
          <w:p w14:paraId="0625E2B3" w14:textId="77777777" w:rsidR="00EC76DF" w:rsidRPr="008B1896" w:rsidRDefault="00EC76DF" w:rsidP="003A4800">
            <w:pPr>
              <w:pStyle w:val="ListParagraph"/>
              <w:ind w:leftChars="0" w:left="0"/>
              <w:rPr>
                <w:rFonts w:eastAsiaTheme="minorEastAsia" w:cs="Arial"/>
                <w:lang w:eastAsia="zh-HK"/>
              </w:rPr>
            </w:pPr>
            <w:r w:rsidRPr="008B1896">
              <w:rPr>
                <w:rFonts w:eastAsiaTheme="minorEastAsia" w:cs="Arial"/>
                <w:lang w:eastAsia="zh-HK"/>
              </w:rPr>
              <w:t>0 - fail</w:t>
            </w:r>
          </w:p>
          <w:p w14:paraId="7676AFA3" w14:textId="77777777" w:rsidR="00EC76DF" w:rsidRPr="008B1896" w:rsidRDefault="00EC76DF" w:rsidP="003A4800">
            <w:pPr>
              <w:pStyle w:val="ListParagraph"/>
              <w:ind w:leftChars="0" w:left="0"/>
              <w:rPr>
                <w:rFonts w:eastAsiaTheme="minorEastAsia" w:cs="Arial"/>
                <w:lang w:eastAsia="zh-HK"/>
              </w:rPr>
            </w:pPr>
            <w:r w:rsidRPr="008B1896">
              <w:rPr>
                <w:rFonts w:eastAsiaTheme="minorEastAsia" w:cs="Arial"/>
                <w:lang w:eastAsia="zh-HK"/>
              </w:rPr>
              <w:t>1 - success</w:t>
            </w:r>
          </w:p>
        </w:tc>
      </w:tr>
      <w:tr w:rsidR="00EC76DF" w:rsidRPr="008B1896" w14:paraId="206C1389" w14:textId="77777777" w:rsidTr="003A4800">
        <w:tc>
          <w:tcPr>
            <w:tcW w:w="2720" w:type="dxa"/>
          </w:tcPr>
          <w:p w14:paraId="36465D13" w14:textId="77777777" w:rsidR="00EC76DF" w:rsidRPr="008B1896" w:rsidRDefault="00EC76DF" w:rsidP="003A4800">
            <w:pPr>
              <w:pStyle w:val="ListParagraph"/>
              <w:ind w:leftChars="0" w:left="0"/>
              <w:rPr>
                <w:rFonts w:cs="Arial"/>
                <w:lang w:eastAsia="zh-HK"/>
              </w:rPr>
            </w:pPr>
            <w:proofErr w:type="spellStart"/>
            <w:r w:rsidRPr="008B1896">
              <w:rPr>
                <w:rFonts w:cs="Arial"/>
                <w:lang w:eastAsia="zh-HK"/>
              </w:rPr>
              <w:t>resultMessage</w:t>
            </w:r>
            <w:proofErr w:type="spellEnd"/>
          </w:p>
        </w:tc>
        <w:tc>
          <w:tcPr>
            <w:tcW w:w="2158" w:type="dxa"/>
          </w:tcPr>
          <w:p w14:paraId="446D6F14" w14:textId="77777777" w:rsidR="00EC76DF" w:rsidRPr="008B1896" w:rsidRDefault="00EC76DF" w:rsidP="003A4800">
            <w:pPr>
              <w:pStyle w:val="ListParagraph"/>
              <w:ind w:leftChars="0" w:left="0"/>
              <w:rPr>
                <w:rFonts w:cs="Arial"/>
                <w:lang w:eastAsia="zh-HK"/>
              </w:rPr>
            </w:pPr>
            <w:r w:rsidRPr="008B1896">
              <w:rPr>
                <w:rFonts w:cs="Arial"/>
                <w:lang w:eastAsia="zh-HK"/>
              </w:rPr>
              <w:t>String</w:t>
            </w:r>
          </w:p>
        </w:tc>
        <w:tc>
          <w:tcPr>
            <w:tcW w:w="3178" w:type="dxa"/>
          </w:tcPr>
          <w:p w14:paraId="354B2F8D" w14:textId="77777777" w:rsidR="00EC76DF" w:rsidRPr="008B1896" w:rsidRDefault="00EC76DF" w:rsidP="003A4800">
            <w:pPr>
              <w:pStyle w:val="ListParagraph"/>
              <w:ind w:leftChars="0" w:left="0"/>
              <w:rPr>
                <w:rFonts w:eastAsiaTheme="minorEastAsia" w:cs="Arial"/>
                <w:lang w:eastAsia="zh-HK"/>
              </w:rPr>
            </w:pPr>
            <w:r w:rsidRPr="008B1896">
              <w:rPr>
                <w:rFonts w:eastAsiaTheme="minorEastAsia" w:cs="Arial"/>
                <w:lang w:eastAsia="zh-HK"/>
              </w:rPr>
              <w:t>Result Message</w:t>
            </w:r>
          </w:p>
        </w:tc>
      </w:tr>
      <w:tr w:rsidR="00EC76DF" w:rsidRPr="008B1896" w14:paraId="5C4EA1C4" w14:textId="77777777" w:rsidTr="003A4800">
        <w:tc>
          <w:tcPr>
            <w:tcW w:w="2720" w:type="dxa"/>
          </w:tcPr>
          <w:p w14:paraId="6D36240B" w14:textId="77777777" w:rsidR="00EC76DF" w:rsidRPr="008B1896" w:rsidRDefault="00EC76DF" w:rsidP="003A4800">
            <w:pPr>
              <w:pStyle w:val="ListParagraph"/>
              <w:ind w:leftChars="0" w:left="0"/>
              <w:rPr>
                <w:rFonts w:cs="Arial"/>
                <w:lang w:eastAsia="zh-HK"/>
              </w:rPr>
            </w:pPr>
            <w:proofErr w:type="spellStart"/>
            <w:r w:rsidRPr="008B1896">
              <w:rPr>
                <w:rFonts w:cs="Arial"/>
                <w:lang w:eastAsia="zh-HK"/>
              </w:rPr>
              <w:t>sysDatetime</w:t>
            </w:r>
            <w:proofErr w:type="spellEnd"/>
          </w:p>
        </w:tc>
        <w:tc>
          <w:tcPr>
            <w:tcW w:w="2158" w:type="dxa"/>
          </w:tcPr>
          <w:p w14:paraId="51119974" w14:textId="77777777" w:rsidR="00EC76DF" w:rsidRPr="008B1896" w:rsidRDefault="00EC76DF" w:rsidP="003A4800">
            <w:pPr>
              <w:pStyle w:val="ListParagraph"/>
              <w:ind w:leftChars="0" w:left="0"/>
              <w:rPr>
                <w:rFonts w:cs="Arial"/>
                <w:lang w:eastAsia="zh-HK"/>
              </w:rPr>
            </w:pPr>
            <w:r w:rsidRPr="008B1896">
              <w:rPr>
                <w:rFonts w:cs="Arial"/>
                <w:lang w:eastAsia="zh-HK"/>
              </w:rPr>
              <w:t>String</w:t>
            </w:r>
          </w:p>
        </w:tc>
        <w:tc>
          <w:tcPr>
            <w:tcW w:w="3178" w:type="dxa"/>
          </w:tcPr>
          <w:p w14:paraId="2B38E0DE" w14:textId="77777777" w:rsidR="00EC76DF" w:rsidRPr="008B1896" w:rsidRDefault="00EC76DF" w:rsidP="003A4800">
            <w:pPr>
              <w:pStyle w:val="ListParagraph"/>
              <w:ind w:leftChars="0" w:left="0"/>
              <w:rPr>
                <w:rFonts w:cs="Arial"/>
                <w:shd w:val="clear" w:color="auto" w:fill="FFFFFF"/>
              </w:rPr>
            </w:pPr>
            <w:r w:rsidRPr="003A4800">
              <w:rPr>
                <w:rFonts w:cs="Arial"/>
                <w:shd w:val="clear" w:color="auto" w:fill="FFFFFF"/>
              </w:rPr>
              <w:t xml:space="preserve">YYYY-MM-DD </w:t>
            </w:r>
            <w:proofErr w:type="gramStart"/>
            <w:r w:rsidRPr="003A4800">
              <w:rPr>
                <w:rFonts w:cs="Arial"/>
                <w:shd w:val="clear" w:color="auto" w:fill="FFFFFF"/>
              </w:rPr>
              <w:t>HH:NN</w:t>
            </w:r>
            <w:proofErr w:type="gramEnd"/>
            <w:r w:rsidRPr="003A4800">
              <w:rPr>
                <w:rFonts w:cs="Arial"/>
                <w:shd w:val="clear" w:color="auto" w:fill="FFFFFF"/>
              </w:rPr>
              <w:t>:SS</w:t>
            </w:r>
          </w:p>
          <w:p w14:paraId="40176370" w14:textId="77777777" w:rsidR="00EC76DF" w:rsidRPr="003A4800" w:rsidRDefault="00EC76DF" w:rsidP="003A4800">
            <w:pPr>
              <w:pStyle w:val="ListParagraph"/>
              <w:ind w:leftChars="0" w:left="0"/>
              <w:rPr>
                <w:rFonts w:cs="Arial"/>
                <w:shd w:val="clear" w:color="auto" w:fill="FFFFFF"/>
              </w:rPr>
            </w:pPr>
            <w:r w:rsidRPr="008B1896">
              <w:rPr>
                <w:rFonts w:cs="Arial"/>
              </w:rPr>
              <w:t>System Date Time</w:t>
            </w:r>
          </w:p>
        </w:tc>
      </w:tr>
    </w:tbl>
    <w:p w14:paraId="4FA0D37D" w14:textId="77777777" w:rsidR="00EC76DF" w:rsidRPr="008B1896" w:rsidRDefault="00EC76DF" w:rsidP="00EC76DF">
      <w:pPr>
        <w:rPr>
          <w:rFonts w:cs="Arial"/>
          <w:lang w:eastAsia="zh-HK"/>
        </w:rPr>
      </w:pPr>
    </w:p>
    <w:p w14:paraId="67DE42D7" w14:textId="77777777" w:rsidR="00EC76DF" w:rsidRPr="008B1896" w:rsidRDefault="00EC76DF" w:rsidP="00EC76DF">
      <w:pPr>
        <w:pStyle w:val="ListParagraph"/>
        <w:widowControl w:val="0"/>
        <w:adjustRightInd/>
        <w:snapToGrid/>
        <w:ind w:left="440" w:firstLine="411"/>
        <w:jc w:val="left"/>
        <w:rPr>
          <w:rFonts w:cs="Arial"/>
          <w:lang w:eastAsia="zh-HK"/>
        </w:rPr>
      </w:pPr>
      <w:r w:rsidRPr="008B1896">
        <w:rPr>
          <w:rFonts w:cs="Arial"/>
          <w:lang w:eastAsia="zh-HK"/>
        </w:rPr>
        <w:t>{</w:t>
      </w:r>
    </w:p>
    <w:p w14:paraId="54B7298A" w14:textId="77777777" w:rsidR="00EC76DF" w:rsidRPr="008B1896" w:rsidRDefault="00EC76DF" w:rsidP="00EC76DF">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p>
    <w:p w14:paraId="11C18181" w14:textId="77777777" w:rsidR="00EC76DF" w:rsidRPr="008B1896" w:rsidRDefault="00EC76DF" w:rsidP="00EC76DF">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p>
    <w:p w14:paraId="4791FAB2" w14:textId="77777777" w:rsidR="00EC76DF" w:rsidRPr="008B1896" w:rsidRDefault="00EC76DF" w:rsidP="00EC76DF">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464B476B" w14:textId="77777777" w:rsidR="00EC76DF" w:rsidRDefault="00EC76DF" w:rsidP="00EC76DF">
      <w:pPr>
        <w:pStyle w:val="ListParagraph"/>
        <w:widowControl w:val="0"/>
        <w:adjustRightInd/>
        <w:snapToGrid/>
        <w:ind w:left="440"/>
        <w:jc w:val="left"/>
        <w:rPr>
          <w:rFonts w:cs="Arial"/>
          <w:lang w:eastAsia="zh-HK"/>
        </w:rPr>
      </w:pPr>
      <w:r w:rsidRPr="008B1896">
        <w:rPr>
          <w:rFonts w:cs="Arial"/>
          <w:lang w:eastAsia="zh-HK"/>
        </w:rPr>
        <w:t xml:space="preserve">       }</w:t>
      </w:r>
    </w:p>
    <w:p w14:paraId="4FDB69B2" w14:textId="77777777" w:rsidR="00D318C0" w:rsidRPr="008B1896" w:rsidRDefault="00D318C0" w:rsidP="00EC76DF">
      <w:pPr>
        <w:pStyle w:val="ListParagraph"/>
        <w:widowControl w:val="0"/>
        <w:adjustRightInd/>
        <w:snapToGrid/>
        <w:ind w:left="440"/>
        <w:jc w:val="left"/>
        <w:rPr>
          <w:rFonts w:cs="Arial"/>
          <w:lang w:eastAsia="zh-HK"/>
        </w:rPr>
      </w:pPr>
    </w:p>
    <w:p w14:paraId="50FFBC05" w14:textId="03F8DDF0" w:rsidR="00EC76DF" w:rsidRDefault="00EC76DF" w:rsidP="00EC76DF">
      <w:pPr>
        <w:pStyle w:val="ListParagraph"/>
        <w:widowControl w:val="0"/>
        <w:adjustRightInd/>
        <w:snapToGrid/>
        <w:ind w:leftChars="0" w:left="960"/>
        <w:jc w:val="left"/>
        <w:rPr>
          <w:rFonts w:cs="Arial"/>
          <w:bCs/>
          <w:lang w:eastAsia="zh-HK"/>
        </w:rPr>
      </w:pPr>
      <w:r w:rsidRPr="003A4800">
        <w:rPr>
          <w:rFonts w:cs="Arial"/>
          <w:bCs/>
          <w:lang w:eastAsia="zh-HK"/>
        </w:rPr>
        <w:t xml:space="preserve">Remarks: </w:t>
      </w:r>
      <w:r w:rsidR="00ED7878" w:rsidRPr="00ED7878">
        <w:rPr>
          <w:rFonts w:cs="Arial"/>
          <w:bCs/>
          <w:lang w:eastAsia="zh-HK"/>
        </w:rPr>
        <w:t xml:space="preserve">ACPB-CPVACS call </w:t>
      </w:r>
      <w:r w:rsidR="00ED7878" w:rsidRPr="002D7C93">
        <w:rPr>
          <w:rFonts w:cs="Arial"/>
          <w:b/>
          <w:i/>
          <w:iCs/>
          <w:lang w:eastAsia="zh-HK"/>
        </w:rPr>
        <w:t>MPS API - APS</w:t>
      </w:r>
      <w:r w:rsidR="00ED7878" w:rsidRPr="002D7C93">
        <w:rPr>
          <w:rFonts w:cs="Arial" w:hint="eastAsia"/>
          <w:b/>
          <w:i/>
          <w:iCs/>
          <w:lang w:eastAsia="zh-HK"/>
        </w:rPr>
        <w:t>更新道闸状态</w:t>
      </w:r>
      <w:r w:rsidR="00ED7878" w:rsidRPr="00ED7878">
        <w:rPr>
          <w:rFonts w:cs="Arial"/>
          <w:bCs/>
          <w:lang w:eastAsia="zh-HK"/>
        </w:rPr>
        <w:t xml:space="preserve"> through </w:t>
      </w:r>
      <w:r w:rsidR="00ED7878" w:rsidRPr="002D7C93">
        <w:rPr>
          <w:rFonts w:cs="Arial"/>
          <w:b/>
          <w:i/>
          <w:iCs/>
          <w:lang w:eastAsia="zh-HK"/>
        </w:rPr>
        <w:t>APS API - CPVACS Update MPS Gate Status</w:t>
      </w:r>
      <w:r w:rsidR="00ED7878" w:rsidRPr="00ED7878">
        <w:rPr>
          <w:rFonts w:cs="Arial"/>
          <w:bCs/>
          <w:lang w:eastAsia="zh-HK"/>
        </w:rPr>
        <w:t xml:space="preserve"> to update MPS the status of gate has been </w:t>
      </w:r>
      <w:r w:rsidR="00ED7878" w:rsidRPr="00ED7878">
        <w:rPr>
          <w:rFonts w:cs="Arial"/>
          <w:bCs/>
          <w:lang w:eastAsia="zh-HK"/>
        </w:rPr>
        <w:lastRenderedPageBreak/>
        <w:t>changed when ACPB-CPVACS control the barrier rise or lower. MPS will display the updated status of gate on MPS's MMI.</w:t>
      </w:r>
    </w:p>
    <w:p w14:paraId="5B44B669" w14:textId="77777777" w:rsidR="00880BC8" w:rsidRDefault="00880BC8" w:rsidP="00EC76DF">
      <w:pPr>
        <w:pStyle w:val="ListParagraph"/>
        <w:widowControl w:val="0"/>
        <w:adjustRightInd/>
        <w:snapToGrid/>
        <w:ind w:leftChars="0" w:left="960"/>
        <w:jc w:val="left"/>
        <w:rPr>
          <w:rFonts w:cs="Arial"/>
          <w:bCs/>
          <w:lang w:eastAsia="zh-HK"/>
        </w:rPr>
      </w:pPr>
    </w:p>
    <w:p w14:paraId="4416CCE7" w14:textId="77777777" w:rsidR="00880BC8" w:rsidRPr="008B1896" w:rsidRDefault="00880BC8" w:rsidP="00880BC8">
      <w:pPr>
        <w:widowControl w:val="0"/>
        <w:adjustRightInd/>
        <w:snapToGrid/>
        <w:jc w:val="left"/>
        <w:rPr>
          <w:rFonts w:cs="Arial"/>
          <w:b/>
          <w:lang w:eastAsia="zh-HK"/>
        </w:rPr>
      </w:pPr>
    </w:p>
    <w:p w14:paraId="39BF9BC6" w14:textId="651E1354" w:rsidR="00880BC8" w:rsidRPr="008B1896" w:rsidRDefault="00F74E39" w:rsidP="00880BC8">
      <w:pPr>
        <w:pStyle w:val="Heading3"/>
        <w:rPr>
          <w:lang w:eastAsia="zh-HK"/>
        </w:rPr>
      </w:pPr>
      <w:bookmarkStart w:id="1520" w:name="_Toc188888836"/>
      <w:r w:rsidRPr="00F74E39">
        <w:rPr>
          <w:lang w:eastAsia="zh-HK"/>
        </w:rPr>
        <w:t>MPS Request CPVACS CAS/LPRs status</w:t>
      </w:r>
      <w:bookmarkEnd w:id="1520"/>
    </w:p>
    <w:p w14:paraId="06C7DD50" w14:textId="6FBD2A10" w:rsidR="00880BC8" w:rsidRPr="008B1896" w:rsidRDefault="00880BC8" w:rsidP="00880BC8">
      <w:pPr>
        <w:pStyle w:val="ListParagraph"/>
        <w:widowControl w:val="0"/>
        <w:adjustRightInd/>
        <w:snapToGrid/>
        <w:ind w:leftChars="0" w:left="960"/>
        <w:jc w:val="left"/>
        <w:rPr>
          <w:rFonts w:cs="Arial"/>
          <w:lang w:eastAsia="zh-HK"/>
        </w:rPr>
      </w:pPr>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00F74E39" w:rsidRPr="008B1896">
        <w:rPr>
          <w:rFonts w:cs="Arial"/>
          <w:lang w:eastAsia="zh-HK"/>
        </w:rPr>
        <w:t>requestCPVACS</w:t>
      </w:r>
      <w:r w:rsidR="00F74E39">
        <w:rPr>
          <w:rFonts w:cs="Arial"/>
          <w:lang w:eastAsia="zh-HK"/>
        </w:rPr>
        <w:t>Cas</w:t>
      </w:r>
      <w:r w:rsidR="00F74E39" w:rsidRPr="008B1896">
        <w:rPr>
          <w:rFonts w:cs="Arial"/>
          <w:lang w:eastAsia="zh-HK"/>
        </w:rPr>
        <w:t>Info</w:t>
      </w:r>
      <w:proofErr w:type="spellEnd"/>
    </w:p>
    <w:p w14:paraId="3C820C7F" w14:textId="77777777" w:rsidR="00880BC8" w:rsidRPr="008B1896" w:rsidRDefault="00880BC8" w:rsidP="00880BC8">
      <w:pPr>
        <w:pStyle w:val="ListParagraph"/>
        <w:widowControl w:val="0"/>
        <w:adjustRightInd/>
        <w:snapToGrid/>
        <w:ind w:leftChars="0" w:left="960"/>
        <w:jc w:val="left"/>
        <w:rPr>
          <w:rFonts w:cs="Arial"/>
          <w:lang w:eastAsia="zh-HK"/>
        </w:rPr>
      </w:pPr>
      <w:r w:rsidRPr="008B1896">
        <w:rPr>
          <w:rFonts w:cs="Arial"/>
          <w:lang w:eastAsia="zh-HK"/>
        </w:rPr>
        <w:t>Method: Post</w:t>
      </w:r>
    </w:p>
    <w:p w14:paraId="64263415" w14:textId="77777777" w:rsidR="00880BC8" w:rsidRPr="008B1896" w:rsidRDefault="00880BC8" w:rsidP="00880BC8">
      <w:pPr>
        <w:pStyle w:val="ListParagraph"/>
        <w:ind w:leftChars="0" w:left="960"/>
        <w:rPr>
          <w:rFonts w:eastAsiaTheme="minorEastAsia" w:cs="Arial"/>
          <w:lang w:eastAsia="zh-HK"/>
        </w:rPr>
      </w:pPr>
      <w:r w:rsidRPr="008B1896">
        <w:rPr>
          <w:rFonts w:eastAsiaTheme="minorEastAsia" w:cs="Arial"/>
          <w:lang w:eastAsia="zh-HK"/>
        </w:rPr>
        <w:t>Content-Type: JSON</w:t>
      </w:r>
    </w:p>
    <w:p w14:paraId="28A90291" w14:textId="77777777" w:rsidR="00880BC8" w:rsidRPr="008B1896" w:rsidRDefault="00880BC8" w:rsidP="00880BC8">
      <w:pPr>
        <w:pStyle w:val="ListParagraph"/>
        <w:ind w:leftChars="0" w:left="960"/>
        <w:rPr>
          <w:rFonts w:eastAsiaTheme="minorEastAsia" w:cs="Arial"/>
          <w:lang w:eastAsia="zh-HK"/>
        </w:rPr>
      </w:pPr>
      <w:r w:rsidRPr="008B1896">
        <w:rPr>
          <w:rFonts w:cs="Arial"/>
        </w:rPr>
        <w:t>Authorization: Bearer</w:t>
      </w:r>
    </w:p>
    <w:p w14:paraId="76D42E98" w14:textId="77777777" w:rsidR="00880BC8" w:rsidRPr="008B1896" w:rsidRDefault="00880BC8" w:rsidP="00880BC8">
      <w:pPr>
        <w:pStyle w:val="ListParagraph"/>
        <w:ind w:leftChars="0" w:left="960"/>
        <w:rPr>
          <w:rFonts w:cs="Arial"/>
          <w:lang w:eastAsia="zh-HK"/>
        </w:rPr>
      </w:pPr>
      <w:r w:rsidRPr="007E47F3">
        <w:rPr>
          <w:rFonts w:cs="Arial"/>
          <w:lang w:eastAsia="zh-HK"/>
        </w:rPr>
        <w:t>Input parameter</w:t>
      </w:r>
    </w:p>
    <w:tbl>
      <w:tblPr>
        <w:tblStyle w:val="TableGrid"/>
        <w:tblW w:w="0" w:type="auto"/>
        <w:tblInd w:w="960" w:type="dxa"/>
        <w:tblLook w:val="04A0" w:firstRow="1" w:lastRow="0" w:firstColumn="1" w:lastColumn="0" w:noHBand="0" w:noVBand="1"/>
      </w:tblPr>
      <w:tblGrid>
        <w:gridCol w:w="2751"/>
        <w:gridCol w:w="2142"/>
        <w:gridCol w:w="3163"/>
      </w:tblGrid>
      <w:tr w:rsidR="00880BC8" w:rsidRPr="008B1896" w14:paraId="7A192145" w14:textId="77777777" w:rsidTr="003A4800">
        <w:tc>
          <w:tcPr>
            <w:tcW w:w="2751" w:type="dxa"/>
          </w:tcPr>
          <w:p w14:paraId="450C66B8" w14:textId="77777777" w:rsidR="00880BC8" w:rsidRPr="008B1896" w:rsidRDefault="00880BC8" w:rsidP="003A4800">
            <w:pPr>
              <w:pStyle w:val="ListParagraph"/>
              <w:ind w:leftChars="0" w:left="0"/>
              <w:rPr>
                <w:rFonts w:cs="Arial"/>
                <w:b/>
                <w:lang w:eastAsia="zh-HK"/>
              </w:rPr>
            </w:pPr>
            <w:r w:rsidRPr="008B1896">
              <w:rPr>
                <w:rFonts w:cs="Arial"/>
                <w:b/>
                <w:lang w:eastAsia="zh-HK"/>
              </w:rPr>
              <w:t>Field</w:t>
            </w:r>
          </w:p>
        </w:tc>
        <w:tc>
          <w:tcPr>
            <w:tcW w:w="2142" w:type="dxa"/>
          </w:tcPr>
          <w:p w14:paraId="07CD7119" w14:textId="77777777" w:rsidR="00880BC8" w:rsidRPr="008B1896" w:rsidRDefault="00880BC8" w:rsidP="003A4800">
            <w:pPr>
              <w:pStyle w:val="ListParagraph"/>
              <w:ind w:leftChars="0" w:left="0"/>
              <w:rPr>
                <w:rFonts w:cs="Arial"/>
                <w:b/>
                <w:lang w:eastAsia="zh-HK"/>
              </w:rPr>
            </w:pPr>
            <w:r w:rsidRPr="008B1896">
              <w:rPr>
                <w:rFonts w:cs="Arial"/>
                <w:b/>
                <w:lang w:eastAsia="zh-HK"/>
              </w:rPr>
              <w:t>Type</w:t>
            </w:r>
          </w:p>
        </w:tc>
        <w:tc>
          <w:tcPr>
            <w:tcW w:w="3163" w:type="dxa"/>
          </w:tcPr>
          <w:p w14:paraId="6F786DCC" w14:textId="77777777" w:rsidR="00880BC8" w:rsidRPr="008B1896" w:rsidRDefault="00880BC8" w:rsidP="003A4800">
            <w:pPr>
              <w:pStyle w:val="ListParagraph"/>
              <w:ind w:leftChars="0" w:left="0"/>
              <w:rPr>
                <w:rFonts w:cs="Arial"/>
                <w:b/>
                <w:lang w:eastAsia="zh-HK"/>
              </w:rPr>
            </w:pPr>
            <w:r w:rsidRPr="008B1896">
              <w:rPr>
                <w:rFonts w:cs="Arial"/>
                <w:b/>
                <w:lang w:eastAsia="zh-HK"/>
              </w:rPr>
              <w:t>Description</w:t>
            </w:r>
          </w:p>
        </w:tc>
      </w:tr>
      <w:tr w:rsidR="00467BD0" w:rsidRPr="008B1896" w14:paraId="473DF02D" w14:textId="77777777" w:rsidTr="003A4800">
        <w:tc>
          <w:tcPr>
            <w:tcW w:w="2751" w:type="dxa"/>
          </w:tcPr>
          <w:p w14:paraId="311E3F24" w14:textId="64B602EC" w:rsidR="00467BD0" w:rsidRPr="008B1896" w:rsidRDefault="00467BD0" w:rsidP="00467BD0">
            <w:pPr>
              <w:pStyle w:val="ListParagraph"/>
              <w:ind w:leftChars="0" w:left="0"/>
              <w:rPr>
                <w:rFonts w:cs="Arial"/>
                <w:lang w:eastAsia="zh-HK"/>
              </w:rPr>
            </w:pPr>
            <w:proofErr w:type="spellStart"/>
            <w:r w:rsidRPr="008B1896">
              <w:rPr>
                <w:rFonts w:cs="Arial"/>
                <w:lang w:eastAsia="zh-HK"/>
              </w:rPr>
              <w:t>deviceId</w:t>
            </w:r>
            <w:proofErr w:type="spellEnd"/>
          </w:p>
        </w:tc>
        <w:tc>
          <w:tcPr>
            <w:tcW w:w="2142" w:type="dxa"/>
          </w:tcPr>
          <w:p w14:paraId="70691148" w14:textId="149421AE" w:rsidR="00467BD0" w:rsidRPr="008B1896" w:rsidRDefault="00467BD0" w:rsidP="00467BD0">
            <w:pPr>
              <w:pStyle w:val="ListParagraph"/>
              <w:ind w:leftChars="0" w:left="0"/>
              <w:rPr>
                <w:rFonts w:cs="Arial"/>
                <w:lang w:eastAsia="zh-HK"/>
              </w:rPr>
            </w:pPr>
            <w:r w:rsidRPr="008B1896">
              <w:rPr>
                <w:rFonts w:cs="Arial"/>
                <w:lang w:eastAsia="zh-HK"/>
              </w:rPr>
              <w:t>String</w:t>
            </w:r>
          </w:p>
        </w:tc>
        <w:tc>
          <w:tcPr>
            <w:tcW w:w="3163" w:type="dxa"/>
          </w:tcPr>
          <w:p w14:paraId="766357A4" w14:textId="77777777" w:rsidR="00467BD0" w:rsidRDefault="00467BD0" w:rsidP="00467BD0">
            <w:pPr>
              <w:pStyle w:val="ListParagraph"/>
              <w:ind w:leftChars="0" w:left="0"/>
              <w:rPr>
                <w:rFonts w:eastAsiaTheme="minorEastAsia" w:cs="Arial"/>
                <w:lang w:eastAsia="zh-HK"/>
              </w:rPr>
            </w:pPr>
            <w:proofErr w:type="gramStart"/>
            <w:r w:rsidRPr="00467BD0">
              <w:rPr>
                <w:rFonts w:eastAsiaTheme="minorEastAsia" w:cs="Arial"/>
                <w:lang w:eastAsia="zh-HK"/>
              </w:rPr>
              <w:t>Device(</w:t>
            </w:r>
            <w:proofErr w:type="gramEnd"/>
            <w:r w:rsidRPr="00467BD0">
              <w:rPr>
                <w:rFonts w:eastAsiaTheme="minorEastAsia" w:cs="Arial"/>
                <w:lang w:eastAsia="zh-HK"/>
              </w:rPr>
              <w:t>CAS/LPR) ID</w:t>
            </w:r>
          </w:p>
          <w:p w14:paraId="7AAFD9A8" w14:textId="5E520C09" w:rsidR="00467BD0" w:rsidRPr="008B1896" w:rsidRDefault="00467BD0" w:rsidP="00467BD0">
            <w:pPr>
              <w:pStyle w:val="ListParagraph"/>
              <w:ind w:leftChars="0" w:left="0"/>
              <w:rPr>
                <w:rFonts w:cs="Arial"/>
                <w:shd w:val="clear" w:color="auto" w:fill="FFFFFF"/>
              </w:rPr>
            </w:pPr>
            <w:r>
              <w:rPr>
                <w:rFonts w:cs="Arial"/>
                <w:shd w:val="clear" w:color="auto" w:fill="FFFFFF"/>
              </w:rPr>
              <w:t>(optional)</w:t>
            </w:r>
          </w:p>
        </w:tc>
      </w:tr>
    </w:tbl>
    <w:p w14:paraId="5AD4951B" w14:textId="77777777" w:rsidR="00880BC8" w:rsidRPr="008B1896" w:rsidRDefault="00880BC8" w:rsidP="00880BC8">
      <w:pPr>
        <w:pStyle w:val="ListParagraph"/>
        <w:ind w:left="440" w:firstLine="411"/>
        <w:rPr>
          <w:rFonts w:cs="Arial"/>
          <w:lang w:eastAsia="zh-HK"/>
        </w:rPr>
      </w:pPr>
    </w:p>
    <w:p w14:paraId="28690633" w14:textId="77777777" w:rsidR="00880BC8" w:rsidRPr="008B1896" w:rsidRDefault="00880BC8" w:rsidP="00880BC8">
      <w:pPr>
        <w:pStyle w:val="ListParagraph"/>
        <w:ind w:left="440" w:firstLine="411"/>
        <w:rPr>
          <w:rFonts w:cs="Arial"/>
          <w:lang w:eastAsia="zh-HK"/>
        </w:rPr>
      </w:pPr>
      <w:r w:rsidRPr="008B1896">
        <w:rPr>
          <w:rFonts w:cs="Arial"/>
          <w:lang w:eastAsia="zh-HK"/>
        </w:rPr>
        <w:t>{</w:t>
      </w:r>
    </w:p>
    <w:p w14:paraId="5C742BA0" w14:textId="29119EE6" w:rsidR="00880BC8" w:rsidRPr="003A4800" w:rsidRDefault="00880BC8" w:rsidP="002D7C93">
      <w:pPr>
        <w:pStyle w:val="ListParagraph"/>
        <w:ind w:left="440" w:firstLine="411"/>
        <w:rPr>
          <w:rFonts w:cs="Arial"/>
          <w:lang w:eastAsia="zh-HK"/>
        </w:rPr>
      </w:pPr>
      <w:r w:rsidRPr="008B1896">
        <w:rPr>
          <w:rFonts w:cs="Arial"/>
          <w:lang w:eastAsia="zh-HK"/>
        </w:rPr>
        <w:t xml:space="preserve">     "</w:t>
      </w:r>
      <w:r w:rsidR="0030795D">
        <w:rPr>
          <w:rFonts w:cs="Arial"/>
          <w:lang w:eastAsia="zh-HK"/>
        </w:rPr>
        <w:t>deviceId</w:t>
      </w:r>
      <w:r w:rsidRPr="003A4800">
        <w:rPr>
          <w:rFonts w:cs="Arial"/>
          <w:lang w:eastAsia="zh-HK"/>
        </w:rPr>
        <w:t>"</w:t>
      </w:r>
      <w:proofErr w:type="gramStart"/>
      <w:r w:rsidRPr="003A4800">
        <w:rPr>
          <w:rFonts w:cs="Arial"/>
          <w:lang w:eastAsia="zh-HK"/>
        </w:rPr>
        <w:t>:</w:t>
      </w:r>
      <w:r w:rsidR="0030795D">
        <w:rPr>
          <w:rFonts w:cs="Arial"/>
          <w:lang w:eastAsia="zh-HK"/>
        </w:rPr>
        <w:t>”D</w:t>
      </w:r>
      <w:proofErr w:type="gramEnd"/>
      <w:r w:rsidR="0030795D">
        <w:rPr>
          <w:rFonts w:cs="Arial"/>
          <w:lang w:eastAsia="zh-HK"/>
        </w:rPr>
        <w:t>01”</w:t>
      </w:r>
    </w:p>
    <w:p w14:paraId="6FBA7A01" w14:textId="77777777" w:rsidR="00880BC8" w:rsidRPr="008B1896" w:rsidRDefault="00880BC8" w:rsidP="00880BC8">
      <w:pPr>
        <w:pStyle w:val="ListParagraph"/>
        <w:ind w:left="440" w:firstLine="411"/>
        <w:rPr>
          <w:rFonts w:cs="Arial"/>
          <w:lang w:eastAsia="zh-HK"/>
        </w:rPr>
      </w:pPr>
    </w:p>
    <w:p w14:paraId="5FE7733E" w14:textId="77777777" w:rsidR="00880BC8" w:rsidRPr="008B1896" w:rsidRDefault="00880BC8" w:rsidP="00880BC8">
      <w:pPr>
        <w:ind w:firstLine="851"/>
        <w:rPr>
          <w:rFonts w:cs="Arial"/>
          <w:lang w:eastAsia="zh-HK"/>
        </w:rPr>
      </w:pPr>
      <w:r w:rsidRPr="008B1896">
        <w:rPr>
          <w:rFonts w:cs="Arial"/>
          <w:lang w:eastAsia="zh-HK"/>
        </w:rPr>
        <w:t>}</w:t>
      </w:r>
    </w:p>
    <w:p w14:paraId="4D3D0D87" w14:textId="77777777" w:rsidR="00880BC8" w:rsidRPr="008B1896" w:rsidRDefault="00880BC8" w:rsidP="00880BC8">
      <w:pPr>
        <w:rPr>
          <w:rFonts w:cs="Arial"/>
          <w:lang w:eastAsia="zh-HK"/>
        </w:rPr>
      </w:pPr>
    </w:p>
    <w:p w14:paraId="3A3CE57C" w14:textId="77777777" w:rsidR="00880BC8" w:rsidRPr="008B1896" w:rsidRDefault="00880BC8" w:rsidP="00880BC8">
      <w:pPr>
        <w:pStyle w:val="ListParagraph"/>
        <w:ind w:leftChars="0" w:left="960"/>
        <w:rPr>
          <w:rFonts w:cs="Arial"/>
          <w:lang w:eastAsia="zh-HK"/>
        </w:rPr>
      </w:pPr>
      <w:r w:rsidRPr="008B1896">
        <w:rPr>
          <w:rFonts w:cs="Arial"/>
          <w:lang w:eastAsia="zh-HK"/>
        </w:rPr>
        <w:t>Response</w:t>
      </w:r>
    </w:p>
    <w:p w14:paraId="4D3CA009" w14:textId="77777777" w:rsidR="00880BC8" w:rsidRPr="008B1896" w:rsidRDefault="00880BC8" w:rsidP="00880BC8">
      <w:pPr>
        <w:pStyle w:val="ListParagraph"/>
        <w:ind w:leftChars="0" w:left="960"/>
        <w:rPr>
          <w:rFonts w:cs="Arial"/>
          <w:lang w:eastAsia="zh-HK"/>
        </w:rPr>
      </w:pPr>
      <w:r w:rsidRPr="008B1896">
        <w:rPr>
          <w:rFonts w:cs="Arial"/>
          <w:lang w:eastAsia="zh-HK"/>
        </w:rPr>
        <w:t>Status code: 200</w:t>
      </w:r>
    </w:p>
    <w:tbl>
      <w:tblPr>
        <w:tblStyle w:val="TableGrid"/>
        <w:tblW w:w="0" w:type="auto"/>
        <w:tblInd w:w="960" w:type="dxa"/>
        <w:tblLook w:val="04A0" w:firstRow="1" w:lastRow="0" w:firstColumn="1" w:lastColumn="0" w:noHBand="0" w:noVBand="1"/>
      </w:tblPr>
      <w:tblGrid>
        <w:gridCol w:w="2673"/>
        <w:gridCol w:w="2177"/>
        <w:gridCol w:w="3206"/>
      </w:tblGrid>
      <w:tr w:rsidR="00880BC8" w:rsidRPr="008B1896" w14:paraId="5648DAC2" w14:textId="77777777" w:rsidTr="003A4800">
        <w:tc>
          <w:tcPr>
            <w:tcW w:w="2673" w:type="dxa"/>
          </w:tcPr>
          <w:p w14:paraId="29D458E1" w14:textId="77777777" w:rsidR="00880BC8" w:rsidRPr="008B1896" w:rsidRDefault="00880BC8" w:rsidP="003A4800">
            <w:pPr>
              <w:pStyle w:val="ListParagraph"/>
              <w:ind w:leftChars="0" w:left="0"/>
              <w:rPr>
                <w:rFonts w:cs="Arial"/>
                <w:b/>
                <w:lang w:eastAsia="zh-HK"/>
              </w:rPr>
            </w:pPr>
            <w:r w:rsidRPr="008B1896">
              <w:rPr>
                <w:rFonts w:cs="Arial"/>
                <w:b/>
                <w:lang w:eastAsia="zh-HK"/>
              </w:rPr>
              <w:t>Field</w:t>
            </w:r>
          </w:p>
        </w:tc>
        <w:tc>
          <w:tcPr>
            <w:tcW w:w="2177" w:type="dxa"/>
          </w:tcPr>
          <w:p w14:paraId="526280E3" w14:textId="77777777" w:rsidR="00880BC8" w:rsidRPr="008B1896" w:rsidRDefault="00880BC8" w:rsidP="003A4800">
            <w:pPr>
              <w:pStyle w:val="ListParagraph"/>
              <w:ind w:leftChars="0" w:left="0"/>
              <w:rPr>
                <w:rFonts w:cs="Arial"/>
                <w:b/>
                <w:lang w:eastAsia="zh-HK"/>
              </w:rPr>
            </w:pPr>
            <w:r w:rsidRPr="008B1896">
              <w:rPr>
                <w:rFonts w:cs="Arial"/>
                <w:b/>
                <w:lang w:eastAsia="zh-HK"/>
              </w:rPr>
              <w:t>Type</w:t>
            </w:r>
          </w:p>
        </w:tc>
        <w:tc>
          <w:tcPr>
            <w:tcW w:w="3206" w:type="dxa"/>
          </w:tcPr>
          <w:p w14:paraId="27F75371" w14:textId="77777777" w:rsidR="00880BC8" w:rsidRPr="008B1896" w:rsidRDefault="00880BC8" w:rsidP="003A4800">
            <w:pPr>
              <w:pStyle w:val="ListParagraph"/>
              <w:ind w:leftChars="0" w:left="0"/>
              <w:rPr>
                <w:rFonts w:cs="Arial"/>
                <w:b/>
                <w:lang w:eastAsia="zh-HK"/>
              </w:rPr>
            </w:pPr>
            <w:r w:rsidRPr="008B1896">
              <w:rPr>
                <w:rFonts w:cs="Arial"/>
                <w:b/>
                <w:lang w:eastAsia="zh-HK"/>
              </w:rPr>
              <w:t>Description</w:t>
            </w:r>
          </w:p>
        </w:tc>
      </w:tr>
      <w:tr w:rsidR="00880BC8" w:rsidRPr="008B1896" w14:paraId="7F5FC777" w14:textId="77777777" w:rsidTr="003A4800">
        <w:tc>
          <w:tcPr>
            <w:tcW w:w="2673" w:type="dxa"/>
          </w:tcPr>
          <w:p w14:paraId="43FD33F8" w14:textId="77777777" w:rsidR="00880BC8" w:rsidRPr="008B1896" w:rsidRDefault="00880BC8" w:rsidP="003A4800">
            <w:pPr>
              <w:pStyle w:val="ListParagraph"/>
              <w:ind w:leftChars="0" w:left="0"/>
              <w:rPr>
                <w:rFonts w:cs="Arial"/>
                <w:lang w:eastAsia="zh-HK"/>
              </w:rPr>
            </w:pPr>
            <w:proofErr w:type="spellStart"/>
            <w:r w:rsidRPr="008B1896">
              <w:rPr>
                <w:rFonts w:cs="Arial"/>
                <w:lang w:eastAsia="zh-HK"/>
              </w:rPr>
              <w:t>resultCode</w:t>
            </w:r>
            <w:proofErr w:type="spellEnd"/>
          </w:p>
        </w:tc>
        <w:tc>
          <w:tcPr>
            <w:tcW w:w="2177" w:type="dxa"/>
          </w:tcPr>
          <w:p w14:paraId="63BF95B8" w14:textId="77777777" w:rsidR="00880BC8" w:rsidRPr="008B1896" w:rsidRDefault="00880BC8" w:rsidP="003A4800">
            <w:pPr>
              <w:pStyle w:val="ListParagraph"/>
              <w:ind w:leftChars="0" w:left="0"/>
              <w:rPr>
                <w:rFonts w:cs="Arial"/>
                <w:lang w:eastAsia="zh-HK"/>
              </w:rPr>
            </w:pPr>
            <w:r w:rsidRPr="008B1896">
              <w:rPr>
                <w:rFonts w:cs="Arial"/>
                <w:lang w:eastAsia="zh-HK"/>
              </w:rPr>
              <w:t>Number</w:t>
            </w:r>
          </w:p>
        </w:tc>
        <w:tc>
          <w:tcPr>
            <w:tcW w:w="3206" w:type="dxa"/>
          </w:tcPr>
          <w:p w14:paraId="47DFB1DF" w14:textId="77777777" w:rsidR="00880BC8" w:rsidRPr="008B1896" w:rsidRDefault="00880BC8" w:rsidP="003A4800">
            <w:pPr>
              <w:pStyle w:val="ListParagraph"/>
              <w:ind w:leftChars="0" w:left="0"/>
              <w:rPr>
                <w:rFonts w:eastAsiaTheme="minorEastAsia" w:cs="Arial"/>
                <w:lang w:eastAsia="zh-HK"/>
              </w:rPr>
            </w:pPr>
            <w:r w:rsidRPr="008B1896">
              <w:rPr>
                <w:rFonts w:eastAsiaTheme="minorEastAsia" w:cs="Arial"/>
                <w:lang w:eastAsia="zh-HK"/>
              </w:rPr>
              <w:t>0 - fail</w:t>
            </w:r>
          </w:p>
          <w:p w14:paraId="6BB7A5C8" w14:textId="77777777" w:rsidR="00880BC8" w:rsidRPr="008B1896" w:rsidRDefault="00880BC8" w:rsidP="003A4800">
            <w:pPr>
              <w:pStyle w:val="ListParagraph"/>
              <w:ind w:leftChars="0" w:left="0"/>
              <w:rPr>
                <w:rFonts w:eastAsiaTheme="minorEastAsia" w:cs="Arial"/>
                <w:lang w:eastAsia="zh-HK"/>
              </w:rPr>
            </w:pPr>
            <w:r w:rsidRPr="008B1896">
              <w:rPr>
                <w:rFonts w:eastAsiaTheme="minorEastAsia" w:cs="Arial"/>
                <w:lang w:eastAsia="zh-HK"/>
              </w:rPr>
              <w:t>1 – success</w:t>
            </w:r>
          </w:p>
        </w:tc>
      </w:tr>
      <w:tr w:rsidR="00880BC8" w:rsidRPr="008B1896" w14:paraId="0A1E02D5" w14:textId="77777777" w:rsidTr="003A4800">
        <w:tc>
          <w:tcPr>
            <w:tcW w:w="2673" w:type="dxa"/>
          </w:tcPr>
          <w:p w14:paraId="187409F5" w14:textId="77777777" w:rsidR="00880BC8" w:rsidRPr="008B1896" w:rsidRDefault="00880BC8" w:rsidP="003A4800">
            <w:pPr>
              <w:pStyle w:val="ListParagraph"/>
              <w:ind w:leftChars="0" w:left="0"/>
              <w:rPr>
                <w:rFonts w:cs="Arial"/>
                <w:lang w:eastAsia="zh-HK"/>
              </w:rPr>
            </w:pPr>
            <w:proofErr w:type="spellStart"/>
            <w:r w:rsidRPr="008B1896">
              <w:rPr>
                <w:rFonts w:cs="Arial"/>
                <w:lang w:eastAsia="zh-HK"/>
              </w:rPr>
              <w:t>resultMessage</w:t>
            </w:r>
            <w:proofErr w:type="spellEnd"/>
          </w:p>
        </w:tc>
        <w:tc>
          <w:tcPr>
            <w:tcW w:w="2177" w:type="dxa"/>
          </w:tcPr>
          <w:p w14:paraId="36AEBADF" w14:textId="77777777" w:rsidR="00880BC8" w:rsidRPr="008B1896" w:rsidRDefault="00880BC8" w:rsidP="003A4800">
            <w:pPr>
              <w:pStyle w:val="ListParagraph"/>
              <w:ind w:leftChars="0" w:left="0"/>
              <w:rPr>
                <w:rFonts w:cs="Arial"/>
                <w:lang w:eastAsia="zh-HK"/>
              </w:rPr>
            </w:pPr>
            <w:r w:rsidRPr="008B1896">
              <w:rPr>
                <w:rFonts w:cs="Arial"/>
                <w:lang w:eastAsia="zh-HK"/>
              </w:rPr>
              <w:t>String</w:t>
            </w:r>
          </w:p>
        </w:tc>
        <w:tc>
          <w:tcPr>
            <w:tcW w:w="3206" w:type="dxa"/>
          </w:tcPr>
          <w:p w14:paraId="6843BFB2" w14:textId="77777777" w:rsidR="00880BC8" w:rsidRPr="008B1896" w:rsidRDefault="00880BC8" w:rsidP="003A4800">
            <w:pPr>
              <w:pStyle w:val="ListParagraph"/>
              <w:ind w:leftChars="0" w:left="0"/>
              <w:rPr>
                <w:rFonts w:eastAsiaTheme="minorEastAsia" w:cs="Arial"/>
                <w:lang w:eastAsia="zh-HK"/>
              </w:rPr>
            </w:pPr>
            <w:r w:rsidRPr="008B1896">
              <w:rPr>
                <w:rFonts w:eastAsiaTheme="minorEastAsia" w:cs="Arial"/>
                <w:lang w:eastAsia="zh-HK"/>
              </w:rPr>
              <w:t>Result Message</w:t>
            </w:r>
          </w:p>
        </w:tc>
      </w:tr>
      <w:tr w:rsidR="00880BC8" w:rsidRPr="008B1896" w14:paraId="403A33CF" w14:textId="77777777" w:rsidTr="003A4800">
        <w:tc>
          <w:tcPr>
            <w:tcW w:w="2673" w:type="dxa"/>
          </w:tcPr>
          <w:p w14:paraId="3C5F5FD3" w14:textId="77777777" w:rsidR="00880BC8" w:rsidRPr="008B1896" w:rsidRDefault="00880BC8" w:rsidP="003A4800">
            <w:pPr>
              <w:pStyle w:val="ListParagraph"/>
              <w:ind w:leftChars="0" w:left="0"/>
              <w:rPr>
                <w:rFonts w:cs="Arial"/>
                <w:lang w:eastAsia="zh-HK"/>
              </w:rPr>
            </w:pPr>
            <w:proofErr w:type="spellStart"/>
            <w:r w:rsidRPr="008B1896">
              <w:rPr>
                <w:rFonts w:cs="Arial"/>
                <w:lang w:eastAsia="zh-HK"/>
              </w:rPr>
              <w:t>sysDatetime</w:t>
            </w:r>
            <w:proofErr w:type="spellEnd"/>
          </w:p>
        </w:tc>
        <w:tc>
          <w:tcPr>
            <w:tcW w:w="2177" w:type="dxa"/>
          </w:tcPr>
          <w:p w14:paraId="31EBEF34" w14:textId="77777777" w:rsidR="00880BC8" w:rsidRPr="008B1896" w:rsidRDefault="00880BC8" w:rsidP="003A4800">
            <w:pPr>
              <w:pStyle w:val="ListParagraph"/>
              <w:ind w:leftChars="0" w:left="0"/>
              <w:rPr>
                <w:rFonts w:cs="Arial"/>
                <w:lang w:eastAsia="zh-HK"/>
              </w:rPr>
            </w:pPr>
            <w:r w:rsidRPr="008B1896">
              <w:rPr>
                <w:rFonts w:cs="Arial"/>
                <w:lang w:eastAsia="zh-HK"/>
              </w:rPr>
              <w:t>String</w:t>
            </w:r>
          </w:p>
        </w:tc>
        <w:tc>
          <w:tcPr>
            <w:tcW w:w="3206" w:type="dxa"/>
          </w:tcPr>
          <w:p w14:paraId="434477A8" w14:textId="77777777" w:rsidR="00880BC8" w:rsidRPr="008B1896" w:rsidRDefault="00880BC8" w:rsidP="003A4800">
            <w:pPr>
              <w:pStyle w:val="ListParagraph"/>
              <w:ind w:leftChars="0" w:left="0"/>
              <w:rPr>
                <w:rFonts w:cs="Arial"/>
                <w:shd w:val="clear" w:color="auto" w:fill="FFFFFF"/>
              </w:rPr>
            </w:pPr>
            <w:r w:rsidRPr="003A4800">
              <w:rPr>
                <w:rFonts w:cs="Arial"/>
                <w:shd w:val="clear" w:color="auto" w:fill="FFFFFF"/>
              </w:rPr>
              <w:t xml:space="preserve">YYYY-MM-DD </w:t>
            </w:r>
            <w:proofErr w:type="gramStart"/>
            <w:r w:rsidRPr="003A4800">
              <w:rPr>
                <w:rFonts w:cs="Arial"/>
                <w:shd w:val="clear" w:color="auto" w:fill="FFFFFF"/>
              </w:rPr>
              <w:t>HH:NN</w:t>
            </w:r>
            <w:proofErr w:type="gramEnd"/>
            <w:r w:rsidRPr="003A4800">
              <w:rPr>
                <w:rFonts w:cs="Arial"/>
                <w:shd w:val="clear" w:color="auto" w:fill="FFFFFF"/>
              </w:rPr>
              <w:t>:SS</w:t>
            </w:r>
          </w:p>
          <w:p w14:paraId="34AF32BC" w14:textId="77777777" w:rsidR="00880BC8" w:rsidRPr="008B1896" w:rsidRDefault="00880BC8" w:rsidP="003A4800">
            <w:pPr>
              <w:pStyle w:val="ListParagraph"/>
              <w:ind w:leftChars="0" w:left="0"/>
              <w:rPr>
                <w:rFonts w:eastAsiaTheme="minorEastAsia" w:cs="Arial"/>
                <w:lang w:eastAsia="zh-HK"/>
              </w:rPr>
            </w:pPr>
            <w:r w:rsidRPr="008B1896">
              <w:rPr>
                <w:rFonts w:cs="Arial"/>
              </w:rPr>
              <w:t>System Date Time</w:t>
            </w:r>
          </w:p>
        </w:tc>
      </w:tr>
      <w:tr w:rsidR="008C59E3" w:rsidRPr="008B1896" w14:paraId="1BDCE96E" w14:textId="77777777" w:rsidTr="003A4800">
        <w:tc>
          <w:tcPr>
            <w:tcW w:w="2673" w:type="dxa"/>
          </w:tcPr>
          <w:p w14:paraId="13E25A0D" w14:textId="77777777" w:rsidR="008C59E3" w:rsidRPr="003A4800" w:rsidRDefault="008C59E3" w:rsidP="008C59E3">
            <w:pPr>
              <w:pStyle w:val="ListParagraph"/>
              <w:ind w:leftChars="0" w:left="0"/>
              <w:rPr>
                <w:rFonts w:cs="Arial"/>
                <w:lang w:eastAsia="zh-HK"/>
              </w:rPr>
            </w:pPr>
            <w:proofErr w:type="spellStart"/>
            <w:r w:rsidRPr="003A4800">
              <w:rPr>
                <w:rFonts w:cs="Arial"/>
                <w:lang w:eastAsia="zh-HK"/>
              </w:rPr>
              <w:t>totalCount</w:t>
            </w:r>
            <w:proofErr w:type="spellEnd"/>
          </w:p>
        </w:tc>
        <w:tc>
          <w:tcPr>
            <w:tcW w:w="2177" w:type="dxa"/>
          </w:tcPr>
          <w:p w14:paraId="6DA573FF" w14:textId="77777777" w:rsidR="008C59E3" w:rsidRPr="003A4800" w:rsidRDefault="008C59E3" w:rsidP="008C59E3">
            <w:pPr>
              <w:pStyle w:val="ListParagraph"/>
              <w:ind w:leftChars="0" w:left="0"/>
              <w:rPr>
                <w:rFonts w:cs="Arial"/>
                <w:lang w:eastAsia="zh-HK"/>
              </w:rPr>
            </w:pPr>
            <w:r w:rsidRPr="003A4800">
              <w:rPr>
                <w:rFonts w:cs="Arial"/>
                <w:lang w:eastAsia="zh-HK"/>
              </w:rPr>
              <w:t>Number</w:t>
            </w:r>
          </w:p>
        </w:tc>
        <w:tc>
          <w:tcPr>
            <w:tcW w:w="3206" w:type="dxa"/>
          </w:tcPr>
          <w:p w14:paraId="7F5FDE37" w14:textId="4C0ADC85" w:rsidR="008C59E3" w:rsidRPr="003A4800" w:rsidRDefault="008C59E3" w:rsidP="008C59E3">
            <w:pPr>
              <w:pStyle w:val="ListParagraph"/>
              <w:ind w:leftChars="0" w:left="0"/>
              <w:rPr>
                <w:rFonts w:cs="Arial"/>
              </w:rPr>
            </w:pPr>
            <w:r w:rsidRPr="00281236">
              <w:t xml:space="preserve">Total number of </w:t>
            </w:r>
            <w:r w:rsidR="0033476B" w:rsidRPr="00281236">
              <w:t>devices</w:t>
            </w:r>
          </w:p>
        </w:tc>
      </w:tr>
      <w:tr w:rsidR="008C59E3" w:rsidRPr="008B1896" w14:paraId="1820B61B" w14:textId="77777777" w:rsidTr="003A4800">
        <w:tc>
          <w:tcPr>
            <w:tcW w:w="2673" w:type="dxa"/>
          </w:tcPr>
          <w:p w14:paraId="04F3E7C6" w14:textId="0AC9F350" w:rsidR="008C59E3" w:rsidRPr="008B1896" w:rsidRDefault="008C59E3" w:rsidP="008C59E3">
            <w:pPr>
              <w:pStyle w:val="ListParagraph"/>
              <w:ind w:leftChars="0" w:left="0"/>
              <w:rPr>
                <w:rFonts w:cs="Arial"/>
                <w:lang w:eastAsia="zh-HK"/>
              </w:rPr>
            </w:pPr>
            <w:proofErr w:type="spellStart"/>
            <w:r w:rsidRPr="008C59E3">
              <w:rPr>
                <w:rFonts w:cs="Arial"/>
                <w:lang w:eastAsia="zh-HK"/>
              </w:rPr>
              <w:t>deviceInfo</w:t>
            </w:r>
            <w:proofErr w:type="spellEnd"/>
          </w:p>
        </w:tc>
        <w:tc>
          <w:tcPr>
            <w:tcW w:w="2177" w:type="dxa"/>
          </w:tcPr>
          <w:p w14:paraId="1C0F3CFF" w14:textId="77777777" w:rsidR="008C59E3" w:rsidRPr="008B1896" w:rsidRDefault="008C59E3" w:rsidP="008C59E3">
            <w:pPr>
              <w:pStyle w:val="ListParagraph"/>
              <w:ind w:leftChars="0" w:left="0"/>
              <w:rPr>
                <w:rFonts w:cs="Arial"/>
                <w:lang w:eastAsia="zh-HK"/>
              </w:rPr>
            </w:pPr>
            <w:r w:rsidRPr="008B1896">
              <w:rPr>
                <w:rFonts w:cs="Arial"/>
                <w:lang w:eastAsia="zh-HK"/>
              </w:rPr>
              <w:t>String</w:t>
            </w:r>
          </w:p>
        </w:tc>
        <w:tc>
          <w:tcPr>
            <w:tcW w:w="3206" w:type="dxa"/>
          </w:tcPr>
          <w:p w14:paraId="0FA3C09B" w14:textId="2417E68A" w:rsidR="008C59E3" w:rsidRPr="003A4800" w:rsidRDefault="008C59E3" w:rsidP="008C59E3">
            <w:pPr>
              <w:pStyle w:val="ListParagraph"/>
              <w:ind w:leftChars="0" w:left="0"/>
              <w:rPr>
                <w:rFonts w:cs="Arial"/>
                <w:shd w:val="clear" w:color="auto" w:fill="FFFFFF"/>
              </w:rPr>
            </w:pPr>
            <w:r w:rsidRPr="00281236">
              <w:t>JSON String store the related device information</w:t>
            </w:r>
          </w:p>
        </w:tc>
      </w:tr>
    </w:tbl>
    <w:p w14:paraId="39F6DB56" w14:textId="77777777" w:rsidR="00880BC8" w:rsidRPr="008B1896" w:rsidRDefault="00880BC8" w:rsidP="00880BC8">
      <w:pPr>
        <w:ind w:firstLine="851"/>
        <w:rPr>
          <w:rFonts w:cs="Arial"/>
          <w:lang w:eastAsia="zh-HK"/>
        </w:rPr>
      </w:pPr>
    </w:p>
    <w:p w14:paraId="4E494E8E" w14:textId="4EDF4C9F" w:rsidR="00880BC8" w:rsidRPr="008B1896" w:rsidRDefault="00880BC8" w:rsidP="00880BC8">
      <w:pPr>
        <w:ind w:firstLine="851"/>
        <w:rPr>
          <w:rFonts w:cs="Arial"/>
          <w:lang w:eastAsia="zh-HK"/>
        </w:rPr>
      </w:pPr>
      <w:r w:rsidRPr="008B1896">
        <w:rPr>
          <w:rFonts w:cs="Arial"/>
          <w:lang w:eastAsia="zh-HK"/>
        </w:rPr>
        <w:t xml:space="preserve">  &lt;</w:t>
      </w:r>
      <w:proofErr w:type="spellStart"/>
      <w:r w:rsidR="008649BA">
        <w:rPr>
          <w:rFonts w:cs="Arial"/>
          <w:lang w:eastAsia="zh-HK"/>
        </w:rPr>
        <w:t>device</w:t>
      </w:r>
      <w:r w:rsidRPr="008B1896">
        <w:rPr>
          <w:rFonts w:cs="Arial"/>
          <w:lang w:eastAsia="zh-HK"/>
        </w:rPr>
        <w:t>Info</w:t>
      </w:r>
      <w:proofErr w:type="spellEnd"/>
      <w:r w:rsidRPr="008B1896">
        <w:rPr>
          <w:rFonts w:cs="Arial"/>
          <w:lang w:eastAsia="zh-HK"/>
        </w:rPr>
        <w:t>&gt;</w:t>
      </w:r>
    </w:p>
    <w:tbl>
      <w:tblPr>
        <w:tblStyle w:val="TableGrid"/>
        <w:tblW w:w="0" w:type="auto"/>
        <w:tblInd w:w="960" w:type="dxa"/>
        <w:tblLook w:val="04A0" w:firstRow="1" w:lastRow="0" w:firstColumn="1" w:lastColumn="0" w:noHBand="0" w:noVBand="1"/>
      </w:tblPr>
      <w:tblGrid>
        <w:gridCol w:w="2673"/>
        <w:gridCol w:w="2177"/>
        <w:gridCol w:w="3206"/>
      </w:tblGrid>
      <w:tr w:rsidR="00880BC8" w:rsidRPr="008B1896" w14:paraId="67A961C2" w14:textId="77777777" w:rsidTr="003A4800">
        <w:tc>
          <w:tcPr>
            <w:tcW w:w="2673" w:type="dxa"/>
          </w:tcPr>
          <w:p w14:paraId="6D576F08" w14:textId="77777777" w:rsidR="00880BC8" w:rsidRPr="008B1896" w:rsidRDefault="00880BC8" w:rsidP="003A4800">
            <w:pPr>
              <w:pStyle w:val="ListParagraph"/>
              <w:ind w:leftChars="0" w:left="0"/>
              <w:rPr>
                <w:rFonts w:cs="Arial"/>
                <w:b/>
                <w:lang w:eastAsia="zh-HK"/>
              </w:rPr>
            </w:pPr>
            <w:r w:rsidRPr="008B1896">
              <w:rPr>
                <w:rFonts w:cs="Arial"/>
                <w:b/>
                <w:lang w:eastAsia="zh-HK"/>
              </w:rPr>
              <w:t>Field</w:t>
            </w:r>
          </w:p>
        </w:tc>
        <w:tc>
          <w:tcPr>
            <w:tcW w:w="2177" w:type="dxa"/>
          </w:tcPr>
          <w:p w14:paraId="4E4B70C1" w14:textId="77777777" w:rsidR="00880BC8" w:rsidRPr="008B1896" w:rsidRDefault="00880BC8" w:rsidP="003A4800">
            <w:pPr>
              <w:pStyle w:val="ListParagraph"/>
              <w:ind w:leftChars="0" w:left="0"/>
              <w:rPr>
                <w:rFonts w:cs="Arial"/>
                <w:b/>
                <w:lang w:eastAsia="zh-HK"/>
              </w:rPr>
            </w:pPr>
            <w:r w:rsidRPr="008B1896">
              <w:rPr>
                <w:rFonts w:cs="Arial"/>
                <w:b/>
                <w:lang w:eastAsia="zh-HK"/>
              </w:rPr>
              <w:t>Type</w:t>
            </w:r>
          </w:p>
        </w:tc>
        <w:tc>
          <w:tcPr>
            <w:tcW w:w="3206" w:type="dxa"/>
          </w:tcPr>
          <w:p w14:paraId="3F3176DA" w14:textId="77777777" w:rsidR="00880BC8" w:rsidRPr="008B1896" w:rsidRDefault="00880BC8" w:rsidP="003A4800">
            <w:pPr>
              <w:pStyle w:val="ListParagraph"/>
              <w:ind w:leftChars="0" w:left="0"/>
              <w:rPr>
                <w:rFonts w:cs="Arial"/>
                <w:b/>
                <w:lang w:eastAsia="zh-HK"/>
              </w:rPr>
            </w:pPr>
            <w:r w:rsidRPr="008B1896">
              <w:rPr>
                <w:rFonts w:cs="Arial"/>
                <w:b/>
                <w:lang w:eastAsia="zh-HK"/>
              </w:rPr>
              <w:t>Description</w:t>
            </w:r>
          </w:p>
        </w:tc>
      </w:tr>
      <w:tr w:rsidR="0033476B" w:rsidRPr="008B1896" w14:paraId="35687AC6" w14:textId="77777777" w:rsidTr="003A4800">
        <w:tc>
          <w:tcPr>
            <w:tcW w:w="2673" w:type="dxa"/>
          </w:tcPr>
          <w:p w14:paraId="68184423" w14:textId="0703C217" w:rsidR="0033476B" w:rsidRPr="003A4800" w:rsidRDefault="0033476B" w:rsidP="0033476B">
            <w:pPr>
              <w:pStyle w:val="ListParagraph"/>
              <w:ind w:leftChars="0" w:left="0"/>
              <w:rPr>
                <w:rFonts w:cs="Arial"/>
                <w:lang w:eastAsia="zh-HK"/>
              </w:rPr>
            </w:pPr>
            <w:proofErr w:type="spellStart"/>
            <w:r w:rsidRPr="00362D31">
              <w:t>deviceId</w:t>
            </w:r>
            <w:proofErr w:type="spellEnd"/>
          </w:p>
        </w:tc>
        <w:tc>
          <w:tcPr>
            <w:tcW w:w="2177" w:type="dxa"/>
          </w:tcPr>
          <w:p w14:paraId="05FAEBCE" w14:textId="77777777" w:rsidR="0033476B" w:rsidRPr="003A4800" w:rsidRDefault="0033476B" w:rsidP="0033476B">
            <w:pPr>
              <w:pStyle w:val="ListParagraph"/>
              <w:ind w:leftChars="0" w:left="0"/>
              <w:rPr>
                <w:rFonts w:cs="Arial"/>
                <w:lang w:eastAsia="zh-HK"/>
              </w:rPr>
            </w:pPr>
            <w:r w:rsidRPr="003A4800">
              <w:rPr>
                <w:rFonts w:cs="Arial"/>
                <w:lang w:eastAsia="zh-HK"/>
              </w:rPr>
              <w:t>String</w:t>
            </w:r>
          </w:p>
        </w:tc>
        <w:tc>
          <w:tcPr>
            <w:tcW w:w="3206" w:type="dxa"/>
          </w:tcPr>
          <w:p w14:paraId="0634DF55" w14:textId="7EF49EA9" w:rsidR="0033476B" w:rsidRPr="003A4800" w:rsidRDefault="0033476B" w:rsidP="0033476B">
            <w:pPr>
              <w:pStyle w:val="ListParagraph"/>
              <w:ind w:leftChars="0" w:left="0"/>
              <w:rPr>
                <w:rFonts w:eastAsiaTheme="minorEastAsia" w:cs="Arial"/>
                <w:lang w:eastAsia="zh-HK"/>
              </w:rPr>
            </w:pPr>
            <w:proofErr w:type="gramStart"/>
            <w:r w:rsidRPr="0033476B">
              <w:rPr>
                <w:rFonts w:cs="Arial"/>
                <w:shd w:val="clear" w:color="auto" w:fill="FFFFFF"/>
              </w:rPr>
              <w:t>Device(</w:t>
            </w:r>
            <w:proofErr w:type="gramEnd"/>
            <w:r w:rsidRPr="0033476B">
              <w:rPr>
                <w:rFonts w:cs="Arial"/>
                <w:shd w:val="clear" w:color="auto" w:fill="FFFFFF"/>
              </w:rPr>
              <w:t>CAS/LPR) ID</w:t>
            </w:r>
          </w:p>
        </w:tc>
      </w:tr>
      <w:tr w:rsidR="0033476B" w:rsidRPr="008B1896" w14:paraId="72176285" w14:textId="77777777" w:rsidTr="003A4800">
        <w:tc>
          <w:tcPr>
            <w:tcW w:w="2673" w:type="dxa"/>
          </w:tcPr>
          <w:p w14:paraId="043ACEEE" w14:textId="595F9AF3" w:rsidR="0033476B" w:rsidRPr="003A4800" w:rsidRDefault="0033476B" w:rsidP="0033476B">
            <w:pPr>
              <w:pStyle w:val="ListParagraph"/>
              <w:ind w:leftChars="0" w:left="0"/>
              <w:rPr>
                <w:rFonts w:cs="Arial"/>
                <w:lang w:eastAsia="zh-HK"/>
              </w:rPr>
            </w:pPr>
            <w:proofErr w:type="spellStart"/>
            <w:r w:rsidRPr="00362D31">
              <w:t>deviceStatus</w:t>
            </w:r>
            <w:proofErr w:type="spellEnd"/>
          </w:p>
        </w:tc>
        <w:tc>
          <w:tcPr>
            <w:tcW w:w="2177" w:type="dxa"/>
          </w:tcPr>
          <w:p w14:paraId="5F21417F" w14:textId="1D0CAB54" w:rsidR="0033476B" w:rsidRPr="003A4800" w:rsidRDefault="0033476B" w:rsidP="0033476B">
            <w:pPr>
              <w:pStyle w:val="ListParagraph"/>
              <w:ind w:leftChars="0" w:left="0"/>
              <w:rPr>
                <w:rFonts w:cs="Arial"/>
                <w:lang w:eastAsia="zh-HK"/>
              </w:rPr>
            </w:pPr>
            <w:r>
              <w:rPr>
                <w:rFonts w:cs="Arial"/>
                <w:lang w:eastAsia="zh-HK"/>
              </w:rPr>
              <w:t>Number</w:t>
            </w:r>
          </w:p>
        </w:tc>
        <w:tc>
          <w:tcPr>
            <w:tcW w:w="3206" w:type="dxa"/>
          </w:tcPr>
          <w:p w14:paraId="73B35E57" w14:textId="77777777" w:rsidR="0033476B" w:rsidRDefault="0033476B" w:rsidP="0033476B">
            <w:pPr>
              <w:pStyle w:val="ListParagraph"/>
              <w:ind w:leftChars="0" w:left="0"/>
              <w:rPr>
                <w:rFonts w:cs="Arial"/>
                <w:shd w:val="clear" w:color="auto" w:fill="FFFFFF"/>
              </w:rPr>
            </w:pPr>
            <w:proofErr w:type="gramStart"/>
            <w:r w:rsidRPr="0033476B">
              <w:rPr>
                <w:rFonts w:cs="Arial"/>
                <w:shd w:val="clear" w:color="auto" w:fill="FFFFFF"/>
              </w:rPr>
              <w:t>Device(</w:t>
            </w:r>
            <w:proofErr w:type="gramEnd"/>
            <w:r w:rsidRPr="0033476B">
              <w:rPr>
                <w:rFonts w:cs="Arial"/>
                <w:shd w:val="clear" w:color="auto" w:fill="FFFFFF"/>
              </w:rPr>
              <w:t>CAS/LPR) Status</w:t>
            </w:r>
          </w:p>
          <w:p w14:paraId="1640D28F" w14:textId="3D9FE013" w:rsidR="0033476B" w:rsidRDefault="0033476B" w:rsidP="0033476B">
            <w:pPr>
              <w:pStyle w:val="ListParagraph"/>
              <w:ind w:leftChars="0" w:left="0"/>
              <w:rPr>
                <w:rFonts w:cs="Arial"/>
                <w:shd w:val="clear" w:color="auto" w:fill="FFFFFF"/>
              </w:rPr>
            </w:pPr>
            <w:r>
              <w:rPr>
                <w:rFonts w:cs="Arial"/>
                <w:shd w:val="clear" w:color="auto" w:fill="FFFFFF"/>
              </w:rPr>
              <w:lastRenderedPageBreak/>
              <w:t>0 - disabled</w:t>
            </w:r>
          </w:p>
          <w:p w14:paraId="19DA9874" w14:textId="6C393F8F" w:rsidR="0033476B" w:rsidRPr="003A4800" w:rsidRDefault="0033476B" w:rsidP="0033476B">
            <w:pPr>
              <w:pStyle w:val="ListParagraph"/>
              <w:ind w:leftChars="0" w:left="0"/>
              <w:rPr>
                <w:rFonts w:cs="Arial"/>
                <w:shd w:val="clear" w:color="auto" w:fill="FFFFFF"/>
              </w:rPr>
            </w:pPr>
            <w:r>
              <w:rPr>
                <w:rFonts w:cs="Arial"/>
                <w:shd w:val="clear" w:color="auto" w:fill="FFFFFF"/>
              </w:rPr>
              <w:t>1 - enabled</w:t>
            </w:r>
          </w:p>
        </w:tc>
      </w:tr>
      <w:tr w:rsidR="0033476B" w:rsidRPr="008B1896" w14:paraId="1FE66088" w14:textId="77777777" w:rsidTr="003A4800">
        <w:tc>
          <w:tcPr>
            <w:tcW w:w="2673" w:type="dxa"/>
          </w:tcPr>
          <w:p w14:paraId="062B73FE" w14:textId="74B99895" w:rsidR="0033476B" w:rsidRPr="003A4800" w:rsidRDefault="0033476B" w:rsidP="0033476B">
            <w:pPr>
              <w:pStyle w:val="ListParagraph"/>
              <w:ind w:leftChars="0" w:left="0"/>
              <w:rPr>
                <w:rFonts w:cs="Arial"/>
                <w:lang w:eastAsia="zh-HK"/>
              </w:rPr>
            </w:pPr>
            <w:proofErr w:type="spellStart"/>
            <w:r w:rsidRPr="00362D31">
              <w:lastRenderedPageBreak/>
              <w:t>deviceCheckDatetime</w:t>
            </w:r>
            <w:proofErr w:type="spellEnd"/>
          </w:p>
        </w:tc>
        <w:tc>
          <w:tcPr>
            <w:tcW w:w="2177" w:type="dxa"/>
          </w:tcPr>
          <w:p w14:paraId="4C0D8B80" w14:textId="77777777" w:rsidR="0033476B" w:rsidRPr="003A4800" w:rsidRDefault="0033476B" w:rsidP="0033476B">
            <w:pPr>
              <w:pStyle w:val="ListParagraph"/>
              <w:ind w:leftChars="0" w:left="0"/>
              <w:rPr>
                <w:rFonts w:cs="Arial"/>
                <w:lang w:eastAsia="zh-HK"/>
              </w:rPr>
            </w:pPr>
            <w:r w:rsidRPr="003A4800">
              <w:rPr>
                <w:rFonts w:cs="Arial"/>
                <w:lang w:eastAsia="zh-HK"/>
              </w:rPr>
              <w:t>String</w:t>
            </w:r>
          </w:p>
        </w:tc>
        <w:tc>
          <w:tcPr>
            <w:tcW w:w="3206" w:type="dxa"/>
          </w:tcPr>
          <w:p w14:paraId="5FCEC4B0" w14:textId="77777777" w:rsidR="0033476B" w:rsidRPr="00AA6875" w:rsidRDefault="0033476B" w:rsidP="002D7C93">
            <w:pPr>
              <w:rPr>
                <w:rFonts w:cs="Arial"/>
                <w:shd w:val="clear" w:color="auto" w:fill="FFFFFF"/>
              </w:rPr>
            </w:pPr>
            <w:r w:rsidRPr="00AA6875">
              <w:rPr>
                <w:rFonts w:cs="Arial"/>
                <w:shd w:val="clear" w:color="auto" w:fill="FFFFFF"/>
              </w:rPr>
              <w:t xml:space="preserve">YYYY-MM-DD </w:t>
            </w:r>
            <w:proofErr w:type="gramStart"/>
            <w:r w:rsidRPr="00AA6875">
              <w:rPr>
                <w:rFonts w:cs="Arial"/>
                <w:shd w:val="clear" w:color="auto" w:fill="FFFFFF"/>
              </w:rPr>
              <w:t>HH:NN</w:t>
            </w:r>
            <w:proofErr w:type="gramEnd"/>
            <w:r w:rsidRPr="00AA6875">
              <w:rPr>
                <w:rFonts w:cs="Arial"/>
                <w:shd w:val="clear" w:color="auto" w:fill="FFFFFF"/>
              </w:rPr>
              <w:t>:SS</w:t>
            </w:r>
          </w:p>
          <w:p w14:paraId="3EAD7821" w14:textId="1A5C805D" w:rsidR="0033476B" w:rsidRPr="003A4800" w:rsidRDefault="0033476B" w:rsidP="0033476B">
            <w:pPr>
              <w:pStyle w:val="ListParagraph"/>
              <w:ind w:leftChars="0" w:left="0"/>
              <w:rPr>
                <w:rFonts w:cs="Arial"/>
                <w:shd w:val="clear" w:color="auto" w:fill="FFFFFF"/>
              </w:rPr>
            </w:pPr>
            <w:r w:rsidRPr="0033476B">
              <w:rPr>
                <w:rFonts w:cs="Arial"/>
                <w:shd w:val="clear" w:color="auto" w:fill="FFFFFF"/>
              </w:rPr>
              <w:t xml:space="preserve">Datetime of Checking </w:t>
            </w:r>
            <w:proofErr w:type="gramStart"/>
            <w:r w:rsidRPr="0033476B">
              <w:rPr>
                <w:rFonts w:cs="Arial"/>
                <w:shd w:val="clear" w:color="auto" w:fill="FFFFFF"/>
              </w:rPr>
              <w:t>Device(</w:t>
            </w:r>
            <w:proofErr w:type="gramEnd"/>
            <w:r w:rsidRPr="0033476B">
              <w:rPr>
                <w:rFonts w:cs="Arial"/>
                <w:shd w:val="clear" w:color="auto" w:fill="FFFFFF"/>
              </w:rPr>
              <w:t>CAS/LPR) Status</w:t>
            </w:r>
          </w:p>
        </w:tc>
      </w:tr>
    </w:tbl>
    <w:p w14:paraId="6F23C443" w14:textId="77777777" w:rsidR="00880BC8" w:rsidRPr="008B1896" w:rsidRDefault="00880BC8" w:rsidP="00880BC8">
      <w:pPr>
        <w:rPr>
          <w:rFonts w:cs="Arial"/>
          <w:lang w:eastAsia="zh-HK"/>
        </w:rPr>
      </w:pPr>
    </w:p>
    <w:p w14:paraId="4A2D35B3" w14:textId="77777777" w:rsidR="00880BC8" w:rsidRPr="008B1896" w:rsidRDefault="00880BC8" w:rsidP="00880BC8">
      <w:pPr>
        <w:rPr>
          <w:rFonts w:cs="Arial"/>
          <w:lang w:eastAsia="zh-HK"/>
        </w:rPr>
      </w:pPr>
    </w:p>
    <w:p w14:paraId="4371FB81" w14:textId="77777777" w:rsidR="00880BC8" w:rsidRPr="008B1896" w:rsidRDefault="00880BC8" w:rsidP="00880BC8">
      <w:pPr>
        <w:pStyle w:val="ListParagraph"/>
        <w:widowControl w:val="0"/>
        <w:adjustRightInd/>
        <w:snapToGrid/>
        <w:ind w:left="440" w:firstLine="411"/>
        <w:jc w:val="left"/>
        <w:rPr>
          <w:rFonts w:cs="Arial"/>
          <w:lang w:eastAsia="zh-HK"/>
        </w:rPr>
      </w:pPr>
      <w:r w:rsidRPr="008B1896">
        <w:rPr>
          <w:rFonts w:cs="Arial"/>
          <w:lang w:eastAsia="zh-HK"/>
        </w:rPr>
        <w:t>{</w:t>
      </w:r>
    </w:p>
    <w:p w14:paraId="06CA57C9" w14:textId="77777777"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"resultCode":1,</w:t>
      </w:r>
    </w:p>
    <w:p w14:paraId="1B967E48" w14:textId="77777777"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proofErr w:type="gramStart"/>
      <w:r w:rsidRPr="008B1896">
        <w:rPr>
          <w:rFonts w:cs="Arial"/>
          <w:lang w:eastAsia="zh-HK"/>
        </w:rPr>
        <w:t>":“</w:t>
      </w:r>
      <w:proofErr w:type="gramEnd"/>
      <w:r w:rsidRPr="008B1896">
        <w:rPr>
          <w:rFonts w:cs="Arial"/>
          <w:lang w:eastAsia="zh-HK"/>
        </w:rPr>
        <w:t>”,</w:t>
      </w:r>
    </w:p>
    <w:p w14:paraId="777755D6" w14:textId="77777777"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 xml:space="preserve">           “sysDatetime”:”2024-01-01 23:00:00”,</w:t>
      </w:r>
    </w:p>
    <w:p w14:paraId="3824F019" w14:textId="77777777"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ab/>
        <w:t xml:space="preserve">    </w:t>
      </w:r>
      <w:r w:rsidRPr="003A4800">
        <w:rPr>
          <w:rFonts w:cs="Arial"/>
          <w:lang w:eastAsia="zh-HK"/>
        </w:rPr>
        <w:t>“totalCount”:2,</w:t>
      </w:r>
    </w:p>
    <w:p w14:paraId="7C1BC492" w14:textId="7786E321"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roofErr w:type="spellStart"/>
      <w:r w:rsidR="00AA6875">
        <w:rPr>
          <w:rFonts w:cs="Arial"/>
          <w:lang w:eastAsia="zh-HK"/>
        </w:rPr>
        <w:t>device</w:t>
      </w:r>
      <w:r w:rsidRPr="008B1896">
        <w:rPr>
          <w:rFonts w:cs="Arial"/>
          <w:lang w:eastAsia="zh-HK"/>
        </w:rPr>
        <w:t>Info</w:t>
      </w:r>
      <w:proofErr w:type="spellEnd"/>
      <w:r w:rsidRPr="008B1896">
        <w:rPr>
          <w:rFonts w:cs="Arial"/>
          <w:lang w:eastAsia="zh-HK"/>
        </w:rPr>
        <w:t>": [</w:t>
      </w:r>
    </w:p>
    <w:p w14:paraId="50511EE8" w14:textId="77777777" w:rsidR="00880BC8" w:rsidRPr="003A4800" w:rsidRDefault="00880BC8" w:rsidP="00880BC8">
      <w:pPr>
        <w:pStyle w:val="ListParagraph"/>
        <w:widowControl w:val="0"/>
        <w:adjustRightInd/>
        <w:snapToGrid/>
        <w:ind w:left="440" w:firstLine="411"/>
        <w:jc w:val="left"/>
        <w:rPr>
          <w:rFonts w:cs="Arial"/>
          <w:lang w:eastAsia="zh-HK"/>
        </w:rPr>
      </w:pPr>
      <w:r w:rsidRPr="008B1896">
        <w:rPr>
          <w:rFonts w:cs="Arial"/>
          <w:lang w:eastAsia="zh-HK"/>
        </w:rPr>
        <w:t xml:space="preserve">        </w:t>
      </w:r>
      <w:r w:rsidRPr="003A4800">
        <w:rPr>
          <w:rFonts w:cs="Arial"/>
          <w:lang w:eastAsia="zh-HK"/>
        </w:rPr>
        <w:tab/>
        <w:t>{</w:t>
      </w:r>
    </w:p>
    <w:p w14:paraId="531B8C83" w14:textId="39E77B34" w:rsidR="00880BC8" w:rsidRPr="003A4800" w:rsidRDefault="00880BC8" w:rsidP="00880BC8">
      <w:pPr>
        <w:pStyle w:val="ListParagraph"/>
        <w:ind w:left="440" w:firstLine="411"/>
        <w:rPr>
          <w:rFonts w:cs="Arial"/>
          <w:lang w:eastAsia="zh-HK"/>
        </w:rPr>
      </w:pPr>
      <w:r w:rsidRPr="003A4800">
        <w:rPr>
          <w:rFonts w:cs="Arial"/>
          <w:lang w:eastAsia="zh-HK"/>
        </w:rPr>
        <w:t xml:space="preserve">     </w:t>
      </w:r>
      <w:r w:rsidRPr="003A4800">
        <w:rPr>
          <w:rFonts w:cs="Arial"/>
          <w:lang w:eastAsia="zh-HK"/>
        </w:rPr>
        <w:tab/>
      </w:r>
      <w:r w:rsidRPr="003A4800">
        <w:rPr>
          <w:rFonts w:cs="Arial"/>
          <w:lang w:eastAsia="zh-HK"/>
        </w:rPr>
        <w:tab/>
        <w:t>"</w:t>
      </w:r>
      <w:r w:rsidR="00AA6875" w:rsidRPr="00AA6875">
        <w:rPr>
          <w:rFonts w:cs="Arial"/>
          <w:lang w:eastAsia="zh-HK"/>
        </w:rPr>
        <w:t>deviceId</w:t>
      </w:r>
      <w:r w:rsidRPr="003A4800">
        <w:rPr>
          <w:rFonts w:cs="Arial"/>
          <w:lang w:eastAsia="zh-HK"/>
        </w:rPr>
        <w:t>":"</w:t>
      </w:r>
      <w:r w:rsidR="00AA6875">
        <w:rPr>
          <w:rFonts w:cs="Arial"/>
          <w:lang w:eastAsia="zh-HK"/>
        </w:rPr>
        <w:t>D01</w:t>
      </w:r>
      <w:r w:rsidRPr="003A4800">
        <w:rPr>
          <w:rFonts w:cs="Arial"/>
          <w:lang w:eastAsia="zh-HK"/>
        </w:rPr>
        <w:t>",</w:t>
      </w:r>
    </w:p>
    <w:p w14:paraId="62EA5C72" w14:textId="5FC80BC8" w:rsidR="00880BC8" w:rsidRPr="003A4800" w:rsidRDefault="00880BC8" w:rsidP="00880BC8">
      <w:pPr>
        <w:pStyle w:val="ListParagraph"/>
        <w:ind w:leftChars="784" w:left="1725" w:firstLine="826"/>
        <w:rPr>
          <w:rFonts w:cs="Arial"/>
          <w:lang w:eastAsia="zh-HK"/>
        </w:rPr>
      </w:pPr>
      <w:r w:rsidRPr="003A4800">
        <w:rPr>
          <w:rFonts w:cs="Arial"/>
          <w:lang w:eastAsia="zh-HK"/>
        </w:rPr>
        <w:t>"</w:t>
      </w:r>
      <w:r w:rsidR="00AA6875" w:rsidRPr="00AA6875">
        <w:rPr>
          <w:rFonts w:cs="Arial"/>
          <w:lang w:eastAsia="zh-HK"/>
        </w:rPr>
        <w:t>deviceStatus</w:t>
      </w:r>
      <w:r w:rsidRPr="003A4800">
        <w:rPr>
          <w:rFonts w:cs="Arial"/>
          <w:lang w:eastAsia="zh-HK"/>
        </w:rPr>
        <w:t>":</w:t>
      </w:r>
      <w:r w:rsidR="00AA6875">
        <w:rPr>
          <w:rFonts w:cs="Arial"/>
          <w:lang w:eastAsia="zh-HK"/>
        </w:rPr>
        <w:t>1</w:t>
      </w:r>
      <w:r w:rsidRPr="003A4800">
        <w:rPr>
          <w:rFonts w:cs="Arial"/>
          <w:lang w:eastAsia="zh-HK"/>
        </w:rPr>
        <w:t>,</w:t>
      </w:r>
    </w:p>
    <w:p w14:paraId="0658FC15" w14:textId="5A2B3890" w:rsidR="00880BC8" w:rsidRPr="003A4800" w:rsidRDefault="00880BC8" w:rsidP="00AA6875">
      <w:pPr>
        <w:pStyle w:val="ListParagraph"/>
        <w:ind w:leftChars="784" w:left="1725" w:firstLine="826"/>
        <w:rPr>
          <w:rFonts w:cs="Arial"/>
          <w:lang w:eastAsia="zh-HK"/>
        </w:rPr>
      </w:pPr>
      <w:r w:rsidRPr="003A4800">
        <w:rPr>
          <w:rFonts w:cs="Arial"/>
          <w:lang w:eastAsia="zh-HK"/>
        </w:rPr>
        <w:t>"</w:t>
      </w:r>
      <w:r w:rsidR="00AA6875" w:rsidRPr="00AA6875">
        <w:rPr>
          <w:rFonts w:cs="Arial"/>
          <w:lang w:eastAsia="zh-HK"/>
        </w:rPr>
        <w:t>deviceCheckDatetime</w:t>
      </w:r>
      <w:r w:rsidRPr="003A4800">
        <w:rPr>
          <w:rFonts w:cs="Arial"/>
          <w:lang w:eastAsia="zh-HK"/>
        </w:rPr>
        <w:t>":"2024-01-02 22:00:00"</w:t>
      </w:r>
    </w:p>
    <w:p w14:paraId="0ABCDF74" w14:textId="37AF858E" w:rsidR="00AA6875" w:rsidRPr="00AA6875" w:rsidRDefault="00880BC8" w:rsidP="002D7C93">
      <w:pPr>
        <w:pStyle w:val="ListParagraph"/>
        <w:widowControl w:val="0"/>
        <w:adjustRightInd/>
        <w:snapToGrid/>
        <w:ind w:leftChars="586" w:left="1289" w:firstLine="411"/>
        <w:jc w:val="left"/>
        <w:rPr>
          <w:rFonts w:cs="Arial"/>
          <w:lang w:eastAsia="zh-HK"/>
        </w:rPr>
      </w:pPr>
      <w:r w:rsidRPr="003A4800">
        <w:rPr>
          <w:rFonts w:cs="Arial"/>
          <w:lang w:eastAsia="zh-HK"/>
        </w:rPr>
        <w:t>},</w:t>
      </w:r>
    </w:p>
    <w:p w14:paraId="0AD51E3D" w14:textId="77777777" w:rsidR="00AA6875" w:rsidRPr="003A4800" w:rsidRDefault="00AA6875" w:rsidP="00AA6875">
      <w:pPr>
        <w:pStyle w:val="ListParagraph"/>
        <w:widowControl w:val="0"/>
        <w:adjustRightInd/>
        <w:snapToGrid/>
        <w:ind w:left="440" w:firstLine="411"/>
        <w:jc w:val="left"/>
        <w:rPr>
          <w:rFonts w:cs="Arial"/>
          <w:lang w:eastAsia="zh-HK"/>
        </w:rPr>
      </w:pPr>
      <w:r w:rsidRPr="008B1896">
        <w:rPr>
          <w:rFonts w:cs="Arial"/>
          <w:lang w:eastAsia="zh-HK"/>
        </w:rPr>
        <w:t xml:space="preserve">        </w:t>
      </w:r>
      <w:r w:rsidRPr="003A4800">
        <w:rPr>
          <w:rFonts w:cs="Arial"/>
          <w:lang w:eastAsia="zh-HK"/>
        </w:rPr>
        <w:tab/>
        <w:t>{</w:t>
      </w:r>
    </w:p>
    <w:p w14:paraId="2CF5CD5F" w14:textId="4ECA1713" w:rsidR="00AA6875" w:rsidRPr="003A4800" w:rsidRDefault="00AA6875" w:rsidP="00AA6875">
      <w:pPr>
        <w:pStyle w:val="ListParagraph"/>
        <w:ind w:left="440" w:firstLine="411"/>
        <w:rPr>
          <w:rFonts w:cs="Arial"/>
          <w:lang w:eastAsia="zh-HK"/>
        </w:rPr>
      </w:pPr>
      <w:r w:rsidRPr="003A4800">
        <w:rPr>
          <w:rFonts w:cs="Arial"/>
          <w:lang w:eastAsia="zh-HK"/>
        </w:rPr>
        <w:t xml:space="preserve">     </w:t>
      </w:r>
      <w:r w:rsidRPr="003A4800">
        <w:rPr>
          <w:rFonts w:cs="Arial"/>
          <w:lang w:eastAsia="zh-HK"/>
        </w:rPr>
        <w:tab/>
      </w:r>
      <w:r w:rsidRPr="003A4800">
        <w:rPr>
          <w:rFonts w:cs="Arial"/>
          <w:lang w:eastAsia="zh-HK"/>
        </w:rPr>
        <w:tab/>
        <w:t>"</w:t>
      </w:r>
      <w:r w:rsidRPr="00AA6875">
        <w:rPr>
          <w:rFonts w:cs="Arial"/>
          <w:lang w:eastAsia="zh-HK"/>
        </w:rPr>
        <w:t>deviceId</w:t>
      </w:r>
      <w:r w:rsidRPr="003A4800">
        <w:rPr>
          <w:rFonts w:cs="Arial"/>
          <w:lang w:eastAsia="zh-HK"/>
        </w:rPr>
        <w:t>":"</w:t>
      </w:r>
      <w:r>
        <w:rPr>
          <w:rFonts w:cs="Arial"/>
          <w:lang w:eastAsia="zh-HK"/>
        </w:rPr>
        <w:t>D02</w:t>
      </w:r>
      <w:r w:rsidRPr="003A4800">
        <w:rPr>
          <w:rFonts w:cs="Arial"/>
          <w:lang w:eastAsia="zh-HK"/>
        </w:rPr>
        <w:t>",</w:t>
      </w:r>
    </w:p>
    <w:p w14:paraId="6CD48CBA" w14:textId="77777777" w:rsidR="00AA6875" w:rsidRPr="003A4800" w:rsidRDefault="00AA6875" w:rsidP="00AA6875">
      <w:pPr>
        <w:pStyle w:val="ListParagraph"/>
        <w:ind w:leftChars="784" w:left="1725" w:firstLine="826"/>
        <w:rPr>
          <w:rFonts w:cs="Arial"/>
          <w:lang w:eastAsia="zh-HK"/>
        </w:rPr>
      </w:pPr>
      <w:r w:rsidRPr="003A4800">
        <w:rPr>
          <w:rFonts w:cs="Arial"/>
          <w:lang w:eastAsia="zh-HK"/>
        </w:rPr>
        <w:t>"</w:t>
      </w:r>
      <w:r w:rsidRPr="00AA6875">
        <w:rPr>
          <w:rFonts w:cs="Arial"/>
          <w:lang w:eastAsia="zh-HK"/>
        </w:rPr>
        <w:t>deviceStatus</w:t>
      </w:r>
      <w:r w:rsidRPr="003A4800">
        <w:rPr>
          <w:rFonts w:cs="Arial"/>
          <w:lang w:eastAsia="zh-HK"/>
        </w:rPr>
        <w:t>":</w:t>
      </w:r>
      <w:r>
        <w:rPr>
          <w:rFonts w:cs="Arial"/>
          <w:lang w:eastAsia="zh-HK"/>
        </w:rPr>
        <w:t>1</w:t>
      </w:r>
      <w:r w:rsidRPr="003A4800">
        <w:rPr>
          <w:rFonts w:cs="Arial"/>
          <w:lang w:eastAsia="zh-HK"/>
        </w:rPr>
        <w:t>,</w:t>
      </w:r>
    </w:p>
    <w:p w14:paraId="3127A5E5" w14:textId="77777777" w:rsidR="00AA6875" w:rsidRPr="003A4800" w:rsidRDefault="00AA6875" w:rsidP="00AA6875">
      <w:pPr>
        <w:pStyle w:val="ListParagraph"/>
        <w:ind w:leftChars="784" w:left="1725" w:firstLine="826"/>
        <w:rPr>
          <w:rFonts w:cs="Arial"/>
          <w:lang w:eastAsia="zh-HK"/>
        </w:rPr>
      </w:pPr>
      <w:r w:rsidRPr="003A4800">
        <w:rPr>
          <w:rFonts w:cs="Arial"/>
          <w:lang w:eastAsia="zh-HK"/>
        </w:rPr>
        <w:t>"</w:t>
      </w:r>
      <w:r w:rsidRPr="00AA6875">
        <w:rPr>
          <w:rFonts w:cs="Arial"/>
          <w:lang w:eastAsia="zh-HK"/>
        </w:rPr>
        <w:t>deviceCheckDatetime</w:t>
      </w:r>
      <w:r w:rsidRPr="003A4800">
        <w:rPr>
          <w:rFonts w:cs="Arial"/>
          <w:lang w:eastAsia="zh-HK"/>
        </w:rPr>
        <w:t>":"2024-01-02 22:00:00"</w:t>
      </w:r>
    </w:p>
    <w:p w14:paraId="59141270" w14:textId="77777777" w:rsidR="00AA6875" w:rsidRPr="003A4800" w:rsidRDefault="00AA6875" w:rsidP="00AA6875">
      <w:pPr>
        <w:pStyle w:val="ListParagraph"/>
        <w:widowControl w:val="0"/>
        <w:adjustRightInd/>
        <w:snapToGrid/>
        <w:ind w:leftChars="586" w:left="1289" w:firstLine="411"/>
        <w:jc w:val="left"/>
        <w:rPr>
          <w:rFonts w:cs="Arial"/>
          <w:lang w:eastAsia="zh-HK"/>
        </w:rPr>
      </w:pPr>
      <w:r w:rsidRPr="003A4800">
        <w:rPr>
          <w:rFonts w:cs="Arial"/>
          <w:lang w:eastAsia="zh-HK"/>
        </w:rPr>
        <w:t>},</w:t>
      </w:r>
    </w:p>
    <w:p w14:paraId="347D1A32" w14:textId="77777777" w:rsidR="00880BC8" w:rsidRPr="008B1896" w:rsidRDefault="00880BC8" w:rsidP="00880BC8">
      <w:pPr>
        <w:pStyle w:val="ListParagraph"/>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3E62BB2B" w14:textId="77777777" w:rsidR="00880BC8" w:rsidRPr="008B1896" w:rsidRDefault="00880BC8" w:rsidP="00880BC8">
      <w:pPr>
        <w:widowControl w:val="0"/>
        <w:adjustRightInd/>
        <w:snapToGrid/>
        <w:ind w:firstLine="851"/>
        <w:jc w:val="left"/>
        <w:rPr>
          <w:rFonts w:cs="Arial"/>
          <w:lang w:eastAsia="zh-HK"/>
        </w:rPr>
      </w:pPr>
      <w:r w:rsidRPr="008B1896">
        <w:rPr>
          <w:rFonts w:cs="Arial"/>
          <w:lang w:eastAsia="zh-HK"/>
        </w:rPr>
        <w:t>}</w:t>
      </w:r>
    </w:p>
    <w:p w14:paraId="6CB333A4" w14:textId="77777777" w:rsidR="00880BC8" w:rsidRPr="008B1896" w:rsidRDefault="00880BC8" w:rsidP="00880BC8">
      <w:pPr>
        <w:widowControl w:val="0"/>
        <w:adjustRightInd/>
        <w:snapToGrid/>
        <w:jc w:val="left"/>
        <w:rPr>
          <w:rFonts w:cs="Arial"/>
          <w:b/>
          <w:lang w:eastAsia="zh-HK"/>
        </w:rPr>
      </w:pPr>
    </w:p>
    <w:p w14:paraId="31D0FE4F" w14:textId="23DFB5B3" w:rsidR="00880BC8" w:rsidRPr="003A4800" w:rsidDel="00DC696D" w:rsidRDefault="00880BC8" w:rsidP="00880BC8">
      <w:pPr>
        <w:widowControl w:val="0"/>
        <w:adjustRightInd/>
        <w:snapToGrid/>
        <w:ind w:left="851"/>
        <w:jc w:val="left"/>
        <w:rPr>
          <w:del w:id="1521" w:author="Siu Ham Wong" w:date="2024-08-01T10:44:00Z" w16du:dateUtc="2024-08-01T02:44:00Z"/>
          <w:rFonts w:cs="Arial"/>
          <w:bCs/>
          <w:lang w:eastAsia="zh-HK"/>
        </w:rPr>
      </w:pPr>
      <w:r w:rsidRPr="003A4800">
        <w:rPr>
          <w:rFonts w:cs="Arial"/>
          <w:bCs/>
          <w:lang w:eastAsia="zh-HK"/>
        </w:rPr>
        <w:t xml:space="preserve">Remarks: </w:t>
      </w:r>
      <w:r w:rsidR="006716A5" w:rsidRPr="006716A5">
        <w:rPr>
          <w:rFonts w:cs="Arial"/>
          <w:bCs/>
          <w:lang w:eastAsia="zh-HK"/>
        </w:rPr>
        <w:t xml:space="preserve">MPS call ACPB-CPVACS's API through </w:t>
      </w:r>
      <w:r w:rsidR="006716A5" w:rsidRPr="002D7C93">
        <w:rPr>
          <w:rFonts w:cs="Arial"/>
          <w:b/>
          <w:i/>
          <w:iCs/>
          <w:lang w:eastAsia="zh-HK"/>
        </w:rPr>
        <w:t>APS API - MPS Request CPVACS CAS/LPRs status</w:t>
      </w:r>
      <w:r w:rsidR="006716A5" w:rsidRPr="006716A5">
        <w:rPr>
          <w:rFonts w:cs="Arial"/>
          <w:bCs/>
          <w:lang w:eastAsia="zh-HK"/>
        </w:rPr>
        <w:t xml:space="preserve"> to request the list of status of CAS/LPR. APS will check the CAS/LPRs in car park b and return the list of status of CAS/LPR.</w:t>
      </w:r>
    </w:p>
    <w:p w14:paraId="5C4A0789" w14:textId="77777777" w:rsidR="00DC696D" w:rsidRPr="00DC696D" w:rsidRDefault="00DC696D">
      <w:pPr>
        <w:widowControl w:val="0"/>
        <w:adjustRightInd/>
        <w:snapToGrid/>
        <w:ind w:left="851"/>
        <w:jc w:val="left"/>
        <w:rPr>
          <w:ins w:id="1522" w:author="Siu Ham Wong" w:date="2024-08-01T10:44:00Z" w16du:dateUtc="2024-08-01T02:44:00Z"/>
          <w:rFonts w:cs="Arial"/>
          <w:bCs/>
          <w:lang w:eastAsia="zh-HK"/>
        </w:rPr>
        <w:pPrChange w:id="1523" w:author="Siu Ham Wong" w:date="2024-08-01T10:44:00Z" w16du:dateUtc="2024-08-01T02:44:00Z">
          <w:pPr>
            <w:pStyle w:val="ListParagraph"/>
            <w:widowControl w:val="0"/>
            <w:adjustRightInd/>
            <w:snapToGrid/>
            <w:ind w:leftChars="0" w:left="960"/>
            <w:jc w:val="left"/>
          </w:pPr>
        </w:pPrChange>
      </w:pPr>
    </w:p>
    <w:p w14:paraId="1F0FFFB8" w14:textId="77777777" w:rsidR="00DC696D" w:rsidRPr="008B1896" w:rsidRDefault="00DC696D" w:rsidP="00DC696D">
      <w:pPr>
        <w:widowControl w:val="0"/>
        <w:adjustRightInd/>
        <w:snapToGrid/>
        <w:jc w:val="left"/>
        <w:rPr>
          <w:ins w:id="1524" w:author="Siu Ham Wong" w:date="2024-08-01T10:44:00Z" w16du:dateUtc="2024-08-01T02:44:00Z"/>
          <w:rFonts w:cs="Arial"/>
          <w:b/>
          <w:lang w:eastAsia="zh-HK"/>
        </w:rPr>
      </w:pPr>
    </w:p>
    <w:p w14:paraId="43D1ED5E" w14:textId="1690CBDB" w:rsidR="00DC696D" w:rsidRPr="008B1896" w:rsidRDefault="00DC696D" w:rsidP="00DC696D">
      <w:pPr>
        <w:pStyle w:val="Heading3"/>
        <w:rPr>
          <w:ins w:id="1525" w:author="Siu Ham Wong" w:date="2024-08-01T10:44:00Z" w16du:dateUtc="2024-08-01T02:44:00Z"/>
          <w:lang w:eastAsia="zh-HK"/>
        </w:rPr>
      </w:pPr>
      <w:bookmarkStart w:id="1526" w:name="_Toc188888837"/>
      <w:ins w:id="1527" w:author="Siu Ham Wong" w:date="2024-08-01T10:45:00Z" w16du:dateUtc="2024-08-01T02:45:00Z">
        <w:r w:rsidRPr="00DC696D">
          <w:rPr>
            <w:lang w:eastAsia="zh-HK"/>
          </w:rPr>
          <w:t xml:space="preserve">MPS </w:t>
        </w:r>
      </w:ins>
      <w:ins w:id="1528" w:author="Siu Ham Wong" w:date="2024-08-01T10:58:00Z" w16du:dateUtc="2024-08-01T02:58:00Z">
        <w:r w:rsidR="00811ACB">
          <w:rPr>
            <w:lang w:eastAsia="zh-HK"/>
          </w:rPr>
          <w:t>R</w:t>
        </w:r>
      </w:ins>
      <w:ins w:id="1529" w:author="Siu Ham Wong" w:date="2024-08-01T10:45:00Z" w16du:dateUtc="2024-08-01T02:45:00Z">
        <w:r w:rsidRPr="00DC696D">
          <w:rPr>
            <w:lang w:eastAsia="zh-HK"/>
          </w:rPr>
          <w:t xml:space="preserve">equest BOSS </w:t>
        </w:r>
      </w:ins>
      <w:ins w:id="1530" w:author="Siu Ham Wong" w:date="2024-08-01T10:58:00Z" w16du:dateUtc="2024-08-01T02:58:00Z">
        <w:r w:rsidR="00811ACB">
          <w:rPr>
            <w:lang w:eastAsia="zh-HK"/>
          </w:rPr>
          <w:t>V</w:t>
        </w:r>
      </w:ins>
      <w:ins w:id="1531" w:author="Siu Ham Wong" w:date="2024-08-01T10:45:00Z" w16du:dateUtc="2024-08-01T02:45:00Z">
        <w:r w:rsidRPr="00DC696D">
          <w:rPr>
            <w:lang w:eastAsia="zh-HK"/>
          </w:rPr>
          <w:t xml:space="preserve">alidate </w:t>
        </w:r>
      </w:ins>
      <w:ins w:id="1532" w:author="Siu Ham Wong" w:date="2024-08-01T10:58:00Z" w16du:dateUtc="2024-08-01T02:58:00Z">
        <w:r w:rsidR="00811ACB">
          <w:rPr>
            <w:lang w:eastAsia="zh-HK"/>
          </w:rPr>
          <w:t>D</w:t>
        </w:r>
      </w:ins>
      <w:ins w:id="1533" w:author="Siu Ham Wong" w:date="2024-08-01T10:45:00Z" w16du:dateUtc="2024-08-01T02:45:00Z">
        <w:r w:rsidRPr="00DC696D">
          <w:rPr>
            <w:lang w:eastAsia="zh-HK"/>
          </w:rPr>
          <w:t xml:space="preserve">river </w:t>
        </w:r>
      </w:ins>
      <w:ins w:id="1534" w:author="Siu Ham Wong" w:date="2024-08-01T10:58:00Z" w16du:dateUtc="2024-08-01T02:58:00Z">
        <w:r w:rsidR="00811ACB">
          <w:rPr>
            <w:lang w:eastAsia="zh-HK"/>
          </w:rPr>
          <w:t>I</w:t>
        </w:r>
      </w:ins>
      <w:ins w:id="1535" w:author="Siu Ham Wong" w:date="2024-08-01T10:45:00Z" w16du:dateUtc="2024-08-01T02:45:00Z">
        <w:r w:rsidRPr="00DC696D">
          <w:rPr>
            <w:lang w:eastAsia="zh-HK"/>
          </w:rPr>
          <w:t>nfo</w:t>
        </w:r>
      </w:ins>
      <w:bookmarkEnd w:id="1526"/>
    </w:p>
    <w:p w14:paraId="678BF97A" w14:textId="7D828C12" w:rsidR="00DC696D" w:rsidRPr="008B1896" w:rsidRDefault="00DC696D" w:rsidP="00DC696D">
      <w:pPr>
        <w:pStyle w:val="ListParagraph"/>
        <w:widowControl w:val="0"/>
        <w:adjustRightInd/>
        <w:snapToGrid/>
        <w:ind w:leftChars="0" w:left="960"/>
        <w:jc w:val="left"/>
        <w:rPr>
          <w:ins w:id="1536" w:author="Siu Ham Wong" w:date="2024-08-01T10:44:00Z" w16du:dateUtc="2024-08-01T02:44:00Z"/>
          <w:rFonts w:cs="Arial"/>
          <w:lang w:eastAsia="zh-HK"/>
        </w:rPr>
      </w:pPr>
      <w:ins w:id="1537" w:author="Siu Ham Wong" w:date="2024-08-01T10:44:00Z" w16du:dateUtc="2024-08-01T02:44:00Z">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8B1896">
          <w:rPr>
            <w:rFonts w:cs="Arial"/>
            <w:lang w:eastAsia="zh-HK"/>
          </w:rPr>
          <w:t>request</w:t>
        </w:r>
      </w:ins>
      <w:ins w:id="1538" w:author="Siu Ham Wong" w:date="2024-08-01T10:45:00Z" w16du:dateUtc="2024-08-01T02:45:00Z">
        <w:r>
          <w:rPr>
            <w:rFonts w:cs="Arial"/>
            <w:lang w:eastAsia="zh-HK"/>
          </w:rPr>
          <w:t>BOSSValidate</w:t>
        </w:r>
      </w:ins>
      <w:ins w:id="1539" w:author="Siu Ham Wong" w:date="2024-08-01T10:46:00Z" w16du:dateUtc="2024-08-01T02:46:00Z">
        <w:r>
          <w:rPr>
            <w:rFonts w:cs="Arial"/>
            <w:lang w:eastAsia="zh-HK"/>
          </w:rPr>
          <w:t>DriverInfo</w:t>
        </w:r>
      </w:ins>
      <w:proofErr w:type="spellEnd"/>
    </w:p>
    <w:p w14:paraId="7FEE9E59" w14:textId="77777777" w:rsidR="00DC696D" w:rsidRPr="008B1896" w:rsidRDefault="00DC696D" w:rsidP="00DC696D">
      <w:pPr>
        <w:pStyle w:val="ListParagraph"/>
        <w:widowControl w:val="0"/>
        <w:adjustRightInd/>
        <w:snapToGrid/>
        <w:ind w:leftChars="0" w:left="960"/>
        <w:jc w:val="left"/>
        <w:rPr>
          <w:ins w:id="1540" w:author="Siu Ham Wong" w:date="2024-08-01T10:44:00Z" w16du:dateUtc="2024-08-01T02:44:00Z"/>
          <w:rFonts w:cs="Arial"/>
          <w:lang w:eastAsia="zh-HK"/>
        </w:rPr>
      </w:pPr>
      <w:ins w:id="1541" w:author="Siu Ham Wong" w:date="2024-08-01T10:44:00Z" w16du:dateUtc="2024-08-01T02:44:00Z">
        <w:r w:rsidRPr="008B1896">
          <w:rPr>
            <w:rFonts w:cs="Arial"/>
            <w:lang w:eastAsia="zh-HK"/>
          </w:rPr>
          <w:t>Method: Post</w:t>
        </w:r>
      </w:ins>
    </w:p>
    <w:p w14:paraId="003DC528" w14:textId="77777777" w:rsidR="00DC696D" w:rsidRPr="008B1896" w:rsidRDefault="00DC696D" w:rsidP="00DC696D">
      <w:pPr>
        <w:pStyle w:val="ListParagraph"/>
        <w:ind w:leftChars="0" w:left="960"/>
        <w:rPr>
          <w:ins w:id="1542" w:author="Siu Ham Wong" w:date="2024-08-01T10:44:00Z" w16du:dateUtc="2024-08-01T02:44:00Z"/>
          <w:rFonts w:eastAsiaTheme="minorEastAsia" w:cs="Arial"/>
          <w:lang w:eastAsia="zh-HK"/>
        </w:rPr>
      </w:pPr>
      <w:ins w:id="1543" w:author="Siu Ham Wong" w:date="2024-08-01T10:44:00Z" w16du:dateUtc="2024-08-01T02:44:00Z">
        <w:r w:rsidRPr="008B1896">
          <w:rPr>
            <w:rFonts w:eastAsiaTheme="minorEastAsia" w:cs="Arial"/>
            <w:lang w:eastAsia="zh-HK"/>
          </w:rPr>
          <w:t>Content-Type: JSON</w:t>
        </w:r>
      </w:ins>
    </w:p>
    <w:p w14:paraId="5CC136B8" w14:textId="77777777" w:rsidR="00DC696D" w:rsidRPr="008B1896" w:rsidRDefault="00DC696D" w:rsidP="00DC696D">
      <w:pPr>
        <w:pStyle w:val="ListParagraph"/>
        <w:ind w:leftChars="0" w:left="960"/>
        <w:rPr>
          <w:ins w:id="1544" w:author="Siu Ham Wong" w:date="2024-08-01T10:44:00Z" w16du:dateUtc="2024-08-01T02:44:00Z"/>
          <w:rFonts w:eastAsiaTheme="minorEastAsia" w:cs="Arial"/>
          <w:lang w:eastAsia="zh-HK"/>
        </w:rPr>
      </w:pPr>
      <w:ins w:id="1545" w:author="Siu Ham Wong" w:date="2024-08-01T10:44:00Z" w16du:dateUtc="2024-08-01T02:44:00Z">
        <w:r w:rsidRPr="008B1896">
          <w:rPr>
            <w:rFonts w:cs="Arial"/>
          </w:rPr>
          <w:t>Authorization: Bearer</w:t>
        </w:r>
      </w:ins>
    </w:p>
    <w:p w14:paraId="7B5D0A9B" w14:textId="77777777" w:rsidR="00DC696D" w:rsidRPr="008B1896" w:rsidRDefault="00DC696D" w:rsidP="00DC696D">
      <w:pPr>
        <w:pStyle w:val="ListParagraph"/>
        <w:ind w:leftChars="0" w:left="960"/>
        <w:rPr>
          <w:ins w:id="1546" w:author="Siu Ham Wong" w:date="2024-08-01T10:44:00Z" w16du:dateUtc="2024-08-01T02:44:00Z"/>
          <w:rFonts w:cs="Arial"/>
          <w:lang w:eastAsia="zh-HK"/>
        </w:rPr>
      </w:pPr>
      <w:ins w:id="1547" w:author="Siu Ham Wong" w:date="2024-08-01T10:44:00Z" w16du:dateUtc="2024-08-01T02:44:00Z">
        <w:r w:rsidRPr="007E47F3">
          <w:rPr>
            <w:rFonts w:cs="Arial"/>
            <w:lang w:eastAsia="zh-HK"/>
          </w:rPr>
          <w:t>Input parameter</w:t>
        </w:r>
      </w:ins>
    </w:p>
    <w:tbl>
      <w:tblPr>
        <w:tblStyle w:val="TableGrid"/>
        <w:tblW w:w="0" w:type="auto"/>
        <w:tblInd w:w="960" w:type="dxa"/>
        <w:tblLook w:val="04A0" w:firstRow="1" w:lastRow="0" w:firstColumn="1" w:lastColumn="0" w:noHBand="0" w:noVBand="1"/>
      </w:tblPr>
      <w:tblGrid>
        <w:gridCol w:w="3306"/>
        <w:gridCol w:w="1970"/>
        <w:gridCol w:w="2780"/>
      </w:tblGrid>
      <w:tr w:rsidR="00DC696D" w:rsidRPr="008B1896" w14:paraId="1261333E" w14:textId="77777777" w:rsidTr="006E1C20">
        <w:trPr>
          <w:ins w:id="1548" w:author="Siu Ham Wong" w:date="2024-08-01T10:47:00Z"/>
        </w:trPr>
        <w:tc>
          <w:tcPr>
            <w:tcW w:w="3306" w:type="dxa"/>
          </w:tcPr>
          <w:p w14:paraId="4FC13639" w14:textId="77777777" w:rsidR="00DC696D" w:rsidRPr="008B1896" w:rsidRDefault="00DC696D" w:rsidP="006E1C20">
            <w:pPr>
              <w:pStyle w:val="ListParagraph"/>
              <w:ind w:leftChars="0" w:left="0"/>
              <w:rPr>
                <w:ins w:id="1549" w:author="Siu Ham Wong" w:date="2024-08-01T10:47:00Z" w16du:dateUtc="2024-08-01T02:47:00Z"/>
                <w:rFonts w:cs="Arial"/>
                <w:b/>
                <w:lang w:eastAsia="zh-HK"/>
              </w:rPr>
            </w:pPr>
            <w:ins w:id="1550" w:author="Siu Ham Wong" w:date="2024-08-01T10:47:00Z" w16du:dateUtc="2024-08-01T02:47:00Z">
              <w:r w:rsidRPr="008B1896">
                <w:rPr>
                  <w:rFonts w:cs="Arial"/>
                  <w:b/>
                  <w:lang w:eastAsia="zh-HK"/>
                </w:rPr>
                <w:lastRenderedPageBreak/>
                <w:t>Field</w:t>
              </w:r>
            </w:ins>
          </w:p>
        </w:tc>
        <w:tc>
          <w:tcPr>
            <w:tcW w:w="1970" w:type="dxa"/>
          </w:tcPr>
          <w:p w14:paraId="424A0BD6" w14:textId="77777777" w:rsidR="00DC696D" w:rsidRPr="008B1896" w:rsidRDefault="00DC696D" w:rsidP="006E1C20">
            <w:pPr>
              <w:pStyle w:val="ListParagraph"/>
              <w:ind w:leftChars="0" w:left="0"/>
              <w:rPr>
                <w:ins w:id="1551" w:author="Siu Ham Wong" w:date="2024-08-01T10:47:00Z" w16du:dateUtc="2024-08-01T02:47:00Z"/>
                <w:rFonts w:cs="Arial"/>
                <w:b/>
                <w:lang w:eastAsia="zh-HK"/>
              </w:rPr>
            </w:pPr>
            <w:ins w:id="1552" w:author="Siu Ham Wong" w:date="2024-08-01T10:47:00Z" w16du:dateUtc="2024-08-01T02:47:00Z">
              <w:r w:rsidRPr="008B1896">
                <w:rPr>
                  <w:rFonts w:cs="Arial"/>
                  <w:b/>
                  <w:lang w:eastAsia="zh-HK"/>
                </w:rPr>
                <w:t>Type</w:t>
              </w:r>
            </w:ins>
          </w:p>
        </w:tc>
        <w:tc>
          <w:tcPr>
            <w:tcW w:w="2780" w:type="dxa"/>
          </w:tcPr>
          <w:p w14:paraId="2DB4F67F" w14:textId="77777777" w:rsidR="00DC696D" w:rsidRPr="008B1896" w:rsidRDefault="00DC696D" w:rsidP="006E1C20">
            <w:pPr>
              <w:pStyle w:val="ListParagraph"/>
              <w:ind w:leftChars="0" w:left="0"/>
              <w:rPr>
                <w:ins w:id="1553" w:author="Siu Ham Wong" w:date="2024-08-01T10:47:00Z" w16du:dateUtc="2024-08-01T02:47:00Z"/>
                <w:rFonts w:cs="Arial"/>
                <w:b/>
                <w:lang w:eastAsia="zh-HK"/>
              </w:rPr>
            </w:pPr>
            <w:ins w:id="1554" w:author="Siu Ham Wong" w:date="2024-08-01T10:47:00Z" w16du:dateUtc="2024-08-01T02:47:00Z">
              <w:r w:rsidRPr="008B1896">
                <w:rPr>
                  <w:rFonts w:cs="Arial"/>
                  <w:b/>
                  <w:lang w:eastAsia="zh-HK"/>
                </w:rPr>
                <w:t>Description</w:t>
              </w:r>
            </w:ins>
          </w:p>
        </w:tc>
      </w:tr>
      <w:tr w:rsidR="00DC696D" w:rsidRPr="008B1896" w14:paraId="47E81B38" w14:textId="77777777" w:rsidTr="006E1C20">
        <w:trPr>
          <w:ins w:id="1555" w:author="Siu Ham Wong" w:date="2024-08-01T10:47:00Z"/>
        </w:trPr>
        <w:tc>
          <w:tcPr>
            <w:tcW w:w="3306" w:type="dxa"/>
          </w:tcPr>
          <w:p w14:paraId="35F7817A" w14:textId="77777777" w:rsidR="00DC696D" w:rsidRPr="008B1896" w:rsidRDefault="00DC696D" w:rsidP="006E1C20">
            <w:pPr>
              <w:pStyle w:val="ListParagraph"/>
              <w:ind w:leftChars="0" w:left="0"/>
              <w:rPr>
                <w:ins w:id="1556" w:author="Siu Ham Wong" w:date="2024-08-01T10:47:00Z" w16du:dateUtc="2024-08-01T02:47:00Z"/>
                <w:rFonts w:cs="Arial"/>
                <w:lang w:eastAsia="zh-HK"/>
              </w:rPr>
            </w:pPr>
            <w:proofErr w:type="spellStart"/>
            <w:ins w:id="1557" w:author="Siu Ham Wong" w:date="2024-08-01T10:47:00Z" w16du:dateUtc="2024-08-01T02:47:00Z">
              <w:r w:rsidRPr="008B1896">
                <w:rPr>
                  <w:rFonts w:cs="Arial"/>
                  <w:lang w:eastAsia="zh-HK"/>
                </w:rPr>
                <w:t>bookingId</w:t>
              </w:r>
              <w:proofErr w:type="spellEnd"/>
            </w:ins>
          </w:p>
        </w:tc>
        <w:tc>
          <w:tcPr>
            <w:tcW w:w="1970" w:type="dxa"/>
          </w:tcPr>
          <w:p w14:paraId="732F08BF" w14:textId="77777777" w:rsidR="00DC696D" w:rsidRPr="008B1896" w:rsidRDefault="00DC696D" w:rsidP="006E1C20">
            <w:pPr>
              <w:pStyle w:val="ListParagraph"/>
              <w:ind w:leftChars="0" w:left="0"/>
              <w:rPr>
                <w:ins w:id="1558" w:author="Siu Ham Wong" w:date="2024-08-01T10:47:00Z" w16du:dateUtc="2024-08-01T02:47:00Z"/>
                <w:rFonts w:cs="Arial"/>
                <w:lang w:eastAsia="zh-HK"/>
              </w:rPr>
            </w:pPr>
            <w:ins w:id="1559" w:author="Siu Ham Wong" w:date="2024-08-01T10:47:00Z" w16du:dateUtc="2024-08-01T02:47:00Z">
              <w:r w:rsidRPr="008B1896">
                <w:rPr>
                  <w:rFonts w:cs="Arial"/>
                  <w:lang w:eastAsia="zh-HK"/>
                </w:rPr>
                <w:t>String</w:t>
              </w:r>
            </w:ins>
          </w:p>
        </w:tc>
        <w:tc>
          <w:tcPr>
            <w:tcW w:w="2780" w:type="dxa"/>
          </w:tcPr>
          <w:p w14:paraId="6E6F8903" w14:textId="77777777" w:rsidR="00DC696D" w:rsidRPr="008B1896" w:rsidRDefault="00DC696D" w:rsidP="006E1C20">
            <w:pPr>
              <w:pStyle w:val="ListParagraph"/>
              <w:ind w:leftChars="0" w:left="0"/>
              <w:rPr>
                <w:ins w:id="1560" w:author="Siu Ham Wong" w:date="2024-08-01T10:47:00Z" w16du:dateUtc="2024-08-01T02:47:00Z"/>
                <w:rFonts w:eastAsiaTheme="minorEastAsia" w:cs="Arial"/>
                <w:lang w:eastAsia="zh-HK"/>
              </w:rPr>
            </w:pPr>
            <w:ins w:id="1561" w:author="Siu Ham Wong" w:date="2024-08-01T10:47:00Z" w16du:dateUtc="2024-08-01T02:47:00Z">
              <w:r w:rsidRPr="008E5138">
                <w:rPr>
                  <w:rFonts w:cs="Arial"/>
                  <w:shd w:val="clear" w:color="auto" w:fill="FFFFFF"/>
                </w:rPr>
                <w:t>Booking ID</w:t>
              </w:r>
            </w:ins>
          </w:p>
        </w:tc>
      </w:tr>
      <w:tr w:rsidR="00DC696D" w:rsidRPr="008B1896" w14:paraId="5A5CD364" w14:textId="77777777" w:rsidTr="006E1C20">
        <w:trPr>
          <w:ins w:id="1562" w:author="Siu Ham Wong" w:date="2024-08-01T10:47:00Z"/>
        </w:trPr>
        <w:tc>
          <w:tcPr>
            <w:tcW w:w="3306" w:type="dxa"/>
          </w:tcPr>
          <w:p w14:paraId="124C961D" w14:textId="77777777" w:rsidR="00DC696D" w:rsidRPr="000F3C76" w:rsidRDefault="00DC696D" w:rsidP="006E1C20">
            <w:pPr>
              <w:pStyle w:val="ListParagraph"/>
              <w:ind w:leftChars="0" w:left="0"/>
              <w:rPr>
                <w:ins w:id="1563" w:author="Siu Ham Wong" w:date="2024-08-01T10:47:00Z" w16du:dateUtc="2024-08-01T02:47:00Z"/>
                <w:rFonts w:cs="Arial"/>
                <w:lang w:eastAsia="zh-HK"/>
              </w:rPr>
            </w:pPr>
            <w:proofErr w:type="spellStart"/>
            <w:ins w:id="1564" w:author="Siu Ham Wong" w:date="2024-08-01T10:47:00Z" w16du:dateUtc="2024-08-01T02:47:00Z">
              <w:r w:rsidRPr="00EC17B1">
                <w:rPr>
                  <w:rFonts w:cs="Arial"/>
                  <w:lang w:eastAsia="zh-HK"/>
                </w:rPr>
                <w:t>vehicleHongkong</w:t>
              </w:r>
              <w:proofErr w:type="spellEnd"/>
            </w:ins>
          </w:p>
        </w:tc>
        <w:tc>
          <w:tcPr>
            <w:tcW w:w="1970" w:type="dxa"/>
          </w:tcPr>
          <w:p w14:paraId="1F27958D" w14:textId="77777777" w:rsidR="00DC696D" w:rsidRPr="000F3C76" w:rsidRDefault="00DC696D" w:rsidP="006E1C20">
            <w:pPr>
              <w:pStyle w:val="ListParagraph"/>
              <w:ind w:leftChars="0" w:left="0"/>
              <w:rPr>
                <w:ins w:id="1565" w:author="Siu Ham Wong" w:date="2024-08-01T10:47:00Z" w16du:dateUtc="2024-08-01T02:47:00Z"/>
                <w:rFonts w:cs="Arial"/>
                <w:lang w:eastAsia="zh-HK"/>
              </w:rPr>
            </w:pPr>
            <w:ins w:id="1566" w:author="Siu Ham Wong" w:date="2024-08-01T10:47:00Z" w16du:dateUtc="2024-08-01T02:47:00Z">
              <w:r w:rsidRPr="00EC17B1">
                <w:rPr>
                  <w:rFonts w:cs="Arial"/>
                  <w:lang w:eastAsia="zh-HK"/>
                </w:rPr>
                <w:t>String</w:t>
              </w:r>
            </w:ins>
          </w:p>
        </w:tc>
        <w:tc>
          <w:tcPr>
            <w:tcW w:w="2780" w:type="dxa"/>
          </w:tcPr>
          <w:p w14:paraId="4CA112D8" w14:textId="77777777" w:rsidR="00DC696D" w:rsidRPr="000F3C76" w:rsidRDefault="00DC696D" w:rsidP="006E1C20">
            <w:pPr>
              <w:pStyle w:val="ListParagraph"/>
              <w:ind w:leftChars="0" w:left="0"/>
              <w:rPr>
                <w:ins w:id="1567" w:author="Siu Ham Wong" w:date="2024-08-01T10:47:00Z" w16du:dateUtc="2024-08-01T02:47:00Z"/>
                <w:rFonts w:cs="Arial"/>
                <w:shd w:val="clear" w:color="auto" w:fill="FFFFFF"/>
              </w:rPr>
            </w:pPr>
            <w:ins w:id="1568" w:author="Siu Ham Wong" w:date="2024-08-01T10:47:00Z" w16du:dateUtc="2024-08-01T02:47:00Z">
              <w:r w:rsidRPr="00EC17B1">
                <w:rPr>
                  <w:rFonts w:cs="Arial"/>
                  <w:shd w:val="clear" w:color="auto" w:fill="FFFFFF"/>
                </w:rPr>
                <w:t xml:space="preserve">HK License Plate Number </w:t>
              </w:r>
            </w:ins>
          </w:p>
        </w:tc>
      </w:tr>
      <w:tr w:rsidR="00DC696D" w:rsidRPr="008B1896" w14:paraId="78DC8A52" w14:textId="77777777" w:rsidTr="006E1C20">
        <w:trPr>
          <w:ins w:id="1569" w:author="Siu Ham Wong" w:date="2024-08-01T10:47:00Z"/>
        </w:trPr>
        <w:tc>
          <w:tcPr>
            <w:tcW w:w="3306" w:type="dxa"/>
          </w:tcPr>
          <w:p w14:paraId="362684E3" w14:textId="77777777" w:rsidR="00DC696D" w:rsidRPr="000F3C76" w:rsidRDefault="00DC696D" w:rsidP="006E1C20">
            <w:pPr>
              <w:pStyle w:val="ListParagraph"/>
              <w:ind w:leftChars="0" w:left="0"/>
              <w:rPr>
                <w:ins w:id="1570" w:author="Siu Ham Wong" w:date="2024-08-01T10:47:00Z" w16du:dateUtc="2024-08-01T02:47:00Z"/>
                <w:rFonts w:cs="Arial"/>
                <w:lang w:eastAsia="zh-HK"/>
              </w:rPr>
            </w:pPr>
            <w:proofErr w:type="spellStart"/>
            <w:ins w:id="1571" w:author="Siu Ham Wong" w:date="2024-08-01T10:47:00Z" w16du:dateUtc="2024-08-01T02:47:00Z">
              <w:r w:rsidRPr="00A82383">
                <w:rPr>
                  <w:rFonts w:cs="Arial"/>
                  <w:lang w:eastAsia="zh-HK"/>
                </w:rPr>
                <w:t>vehicleMainland</w:t>
              </w:r>
              <w:proofErr w:type="spellEnd"/>
            </w:ins>
          </w:p>
        </w:tc>
        <w:tc>
          <w:tcPr>
            <w:tcW w:w="1970" w:type="dxa"/>
          </w:tcPr>
          <w:p w14:paraId="7EC4BEF8" w14:textId="77777777" w:rsidR="00DC696D" w:rsidRPr="000F3C76" w:rsidRDefault="00DC696D" w:rsidP="006E1C20">
            <w:pPr>
              <w:pStyle w:val="ListParagraph"/>
              <w:ind w:leftChars="0" w:left="0"/>
              <w:rPr>
                <w:ins w:id="1572" w:author="Siu Ham Wong" w:date="2024-08-01T10:47:00Z" w16du:dateUtc="2024-08-01T02:47:00Z"/>
                <w:rFonts w:cs="Arial"/>
                <w:lang w:eastAsia="zh-HK"/>
              </w:rPr>
            </w:pPr>
            <w:ins w:id="1573" w:author="Siu Ham Wong" w:date="2024-08-01T10:47:00Z" w16du:dateUtc="2024-08-01T02:47:00Z">
              <w:r w:rsidRPr="00A82383">
                <w:rPr>
                  <w:rFonts w:cs="Arial"/>
                  <w:lang w:eastAsia="zh-HK"/>
                </w:rPr>
                <w:t>String</w:t>
              </w:r>
            </w:ins>
          </w:p>
        </w:tc>
        <w:tc>
          <w:tcPr>
            <w:tcW w:w="2780" w:type="dxa"/>
          </w:tcPr>
          <w:p w14:paraId="5CDF2D5F" w14:textId="77777777" w:rsidR="00DC696D" w:rsidRPr="000F3C76" w:rsidRDefault="00DC696D" w:rsidP="006E1C20">
            <w:pPr>
              <w:pStyle w:val="ListParagraph"/>
              <w:ind w:leftChars="0" w:left="0"/>
              <w:rPr>
                <w:ins w:id="1574" w:author="Siu Ham Wong" w:date="2024-08-01T10:47:00Z" w16du:dateUtc="2024-08-01T02:47:00Z"/>
                <w:rFonts w:cs="Arial"/>
                <w:shd w:val="clear" w:color="auto" w:fill="FFFFFF"/>
              </w:rPr>
            </w:pPr>
            <w:ins w:id="1575" w:author="Siu Ham Wong" w:date="2024-08-01T10:47:00Z" w16du:dateUtc="2024-08-01T02:47:00Z">
              <w:r w:rsidRPr="00A82383">
                <w:rPr>
                  <w:rFonts w:cs="Arial"/>
                  <w:shd w:val="clear" w:color="auto" w:fill="FFFFFF"/>
                </w:rPr>
                <w:t>Mainland License Plate Number</w:t>
              </w:r>
            </w:ins>
          </w:p>
        </w:tc>
      </w:tr>
      <w:tr w:rsidR="00DC696D" w:rsidRPr="008B1896" w14:paraId="34141DCC" w14:textId="77777777" w:rsidTr="006E1C20">
        <w:trPr>
          <w:ins w:id="1576" w:author="Siu Ham Wong" w:date="2024-08-01T10:47:00Z"/>
        </w:trPr>
        <w:tc>
          <w:tcPr>
            <w:tcW w:w="3306" w:type="dxa"/>
          </w:tcPr>
          <w:p w14:paraId="3FB372CF" w14:textId="77777777" w:rsidR="00DC696D" w:rsidRPr="000F3C76" w:rsidRDefault="00DC696D" w:rsidP="006E1C20">
            <w:pPr>
              <w:pStyle w:val="ListParagraph"/>
              <w:ind w:leftChars="0" w:left="0"/>
              <w:rPr>
                <w:ins w:id="1577" w:author="Siu Ham Wong" w:date="2024-08-01T10:47:00Z" w16du:dateUtc="2024-08-01T02:47:00Z"/>
                <w:rFonts w:cs="Arial"/>
                <w:lang w:eastAsia="zh-HK"/>
              </w:rPr>
            </w:pPr>
            <w:proofErr w:type="spellStart"/>
            <w:ins w:id="1578" w:author="Siu Ham Wong" w:date="2024-08-01T10:47:00Z" w16du:dateUtc="2024-08-01T02:47:00Z">
              <w:r w:rsidRPr="00A82383">
                <w:rPr>
                  <w:rFonts w:cs="Arial"/>
                  <w:lang w:eastAsia="zh-HK"/>
                </w:rPr>
                <w:t>vehicleMacao</w:t>
              </w:r>
              <w:proofErr w:type="spellEnd"/>
            </w:ins>
          </w:p>
        </w:tc>
        <w:tc>
          <w:tcPr>
            <w:tcW w:w="1970" w:type="dxa"/>
          </w:tcPr>
          <w:p w14:paraId="62485553" w14:textId="77777777" w:rsidR="00DC696D" w:rsidRPr="000F3C76" w:rsidRDefault="00DC696D" w:rsidP="006E1C20">
            <w:pPr>
              <w:pStyle w:val="ListParagraph"/>
              <w:ind w:leftChars="0" w:left="0"/>
              <w:rPr>
                <w:ins w:id="1579" w:author="Siu Ham Wong" w:date="2024-08-01T10:47:00Z" w16du:dateUtc="2024-08-01T02:47:00Z"/>
                <w:rFonts w:cs="Arial"/>
                <w:lang w:eastAsia="zh-HK"/>
              </w:rPr>
            </w:pPr>
            <w:ins w:id="1580" w:author="Siu Ham Wong" w:date="2024-08-01T10:47:00Z" w16du:dateUtc="2024-08-01T02:47:00Z">
              <w:r w:rsidRPr="00A82383">
                <w:rPr>
                  <w:rFonts w:cs="Arial"/>
                  <w:lang w:eastAsia="zh-HK"/>
                </w:rPr>
                <w:t>String</w:t>
              </w:r>
            </w:ins>
          </w:p>
        </w:tc>
        <w:tc>
          <w:tcPr>
            <w:tcW w:w="2780" w:type="dxa"/>
          </w:tcPr>
          <w:p w14:paraId="0BFE4119" w14:textId="77777777" w:rsidR="00DC696D" w:rsidRPr="000F3C76" w:rsidRDefault="00DC696D" w:rsidP="006E1C20">
            <w:pPr>
              <w:pStyle w:val="ListParagraph"/>
              <w:ind w:leftChars="0" w:left="0"/>
              <w:rPr>
                <w:ins w:id="1581" w:author="Siu Ham Wong" w:date="2024-08-01T10:47:00Z" w16du:dateUtc="2024-08-01T02:47:00Z"/>
                <w:rFonts w:cs="Arial"/>
                <w:shd w:val="clear" w:color="auto" w:fill="FFFFFF"/>
              </w:rPr>
            </w:pPr>
            <w:ins w:id="1582" w:author="Siu Ham Wong" w:date="2024-08-01T10:47:00Z" w16du:dateUtc="2024-08-01T02:47:00Z">
              <w:r w:rsidRPr="00A82383">
                <w:rPr>
                  <w:rFonts w:cs="Arial"/>
                  <w:shd w:val="clear" w:color="auto" w:fill="FFFFFF"/>
                </w:rPr>
                <w:t>Macau License Plate Number</w:t>
              </w:r>
            </w:ins>
          </w:p>
        </w:tc>
      </w:tr>
      <w:tr w:rsidR="00DC696D" w:rsidRPr="008B1896" w14:paraId="533E9F5F" w14:textId="77777777" w:rsidTr="006E1C20">
        <w:trPr>
          <w:ins w:id="1583" w:author="Siu Ham Wong" w:date="2024-08-01T10:47:00Z"/>
        </w:trPr>
        <w:tc>
          <w:tcPr>
            <w:tcW w:w="3306" w:type="dxa"/>
          </w:tcPr>
          <w:p w14:paraId="67157F40" w14:textId="44AF0C35" w:rsidR="00DC696D" w:rsidRPr="0035699B" w:rsidRDefault="00DC696D" w:rsidP="00DC696D">
            <w:pPr>
              <w:pStyle w:val="ListParagraph"/>
              <w:ind w:leftChars="0" w:left="0"/>
              <w:rPr>
                <w:ins w:id="1584" w:author="Siu Ham Wong" w:date="2024-08-01T10:47:00Z" w16du:dateUtc="2024-08-01T02:47:00Z"/>
                <w:rFonts w:cs="Arial"/>
                <w:lang w:eastAsia="zh-HK"/>
              </w:rPr>
            </w:pPr>
            <w:proofErr w:type="spellStart"/>
            <w:ins w:id="1585" w:author="Siu Ham Wong" w:date="2024-08-01T10:48:00Z" w16du:dateUtc="2024-08-01T02:48:00Z">
              <w:r w:rsidRPr="00665C85">
                <w:t>identifyType</w:t>
              </w:r>
            </w:ins>
            <w:proofErr w:type="spellEnd"/>
          </w:p>
        </w:tc>
        <w:tc>
          <w:tcPr>
            <w:tcW w:w="1970" w:type="dxa"/>
          </w:tcPr>
          <w:p w14:paraId="3EBF9896" w14:textId="61303465" w:rsidR="00DC696D" w:rsidRPr="0035699B" w:rsidRDefault="00DC696D" w:rsidP="00DC696D">
            <w:pPr>
              <w:pStyle w:val="ListParagraph"/>
              <w:ind w:leftChars="0" w:left="0"/>
              <w:rPr>
                <w:ins w:id="1586" w:author="Siu Ham Wong" w:date="2024-08-01T10:47:00Z" w16du:dateUtc="2024-08-01T02:47:00Z"/>
                <w:rFonts w:cs="Arial"/>
                <w:lang w:eastAsia="zh-HK"/>
              </w:rPr>
            </w:pPr>
            <w:ins w:id="1587" w:author="Siu Ham Wong" w:date="2024-08-01T10:48:00Z" w16du:dateUtc="2024-08-01T02:48:00Z">
              <w:r w:rsidRPr="0035699B">
                <w:rPr>
                  <w:rFonts w:cs="Arial"/>
                  <w:lang w:eastAsia="zh-HK"/>
                </w:rPr>
                <w:t>String</w:t>
              </w:r>
            </w:ins>
          </w:p>
        </w:tc>
        <w:tc>
          <w:tcPr>
            <w:tcW w:w="2780" w:type="dxa"/>
          </w:tcPr>
          <w:p w14:paraId="574D8044" w14:textId="476360E0" w:rsidR="00DC696D" w:rsidRPr="0035699B" w:rsidRDefault="00DC696D" w:rsidP="00DC696D">
            <w:pPr>
              <w:pStyle w:val="ListParagraph"/>
              <w:ind w:leftChars="0" w:left="0"/>
              <w:rPr>
                <w:ins w:id="1588" w:author="Siu Ham Wong" w:date="2024-08-01T10:47:00Z" w16du:dateUtc="2024-08-01T02:47:00Z"/>
                <w:rFonts w:cs="Arial"/>
                <w:shd w:val="clear" w:color="auto" w:fill="FFFFFF"/>
              </w:rPr>
            </w:pPr>
            <w:ins w:id="1589" w:author="Siu Ham Wong" w:date="2024-08-01T10:49:00Z" w16du:dateUtc="2024-08-01T02:49:00Z">
              <w:r w:rsidRPr="00783731">
                <w:t>Driver identity Document Type</w:t>
              </w:r>
            </w:ins>
          </w:p>
        </w:tc>
      </w:tr>
      <w:tr w:rsidR="00DC696D" w:rsidRPr="008B1896" w14:paraId="11AB37C3" w14:textId="77777777" w:rsidTr="006E1C20">
        <w:trPr>
          <w:ins w:id="1590" w:author="Siu Ham Wong" w:date="2024-08-01T10:47:00Z"/>
        </w:trPr>
        <w:tc>
          <w:tcPr>
            <w:tcW w:w="3306" w:type="dxa"/>
          </w:tcPr>
          <w:p w14:paraId="2474E438" w14:textId="08DBCBBA" w:rsidR="00DC696D" w:rsidRPr="000F3C76" w:rsidRDefault="00DC696D" w:rsidP="00DC696D">
            <w:pPr>
              <w:pStyle w:val="ListParagraph"/>
              <w:ind w:leftChars="0" w:left="0"/>
              <w:rPr>
                <w:ins w:id="1591" w:author="Siu Ham Wong" w:date="2024-08-01T10:47:00Z" w16du:dateUtc="2024-08-01T02:47:00Z"/>
                <w:rFonts w:cs="Arial"/>
                <w:lang w:eastAsia="zh-HK"/>
              </w:rPr>
            </w:pPr>
            <w:proofErr w:type="spellStart"/>
            <w:ins w:id="1592" w:author="Siu Ham Wong" w:date="2024-08-01T10:48:00Z" w16du:dateUtc="2024-08-01T02:48:00Z">
              <w:r w:rsidRPr="00665C85">
                <w:t>identifyNumber</w:t>
              </w:r>
            </w:ins>
            <w:proofErr w:type="spellEnd"/>
          </w:p>
        </w:tc>
        <w:tc>
          <w:tcPr>
            <w:tcW w:w="1970" w:type="dxa"/>
          </w:tcPr>
          <w:p w14:paraId="3363F09E" w14:textId="77777777" w:rsidR="00DC696D" w:rsidRPr="000F3C76" w:rsidRDefault="00DC696D" w:rsidP="00DC696D">
            <w:pPr>
              <w:pStyle w:val="ListParagraph"/>
              <w:ind w:leftChars="0" w:left="0"/>
              <w:rPr>
                <w:ins w:id="1593" w:author="Siu Ham Wong" w:date="2024-08-01T10:47:00Z" w16du:dateUtc="2024-08-01T02:47:00Z"/>
                <w:rFonts w:cs="Arial"/>
                <w:lang w:eastAsia="zh-HK"/>
              </w:rPr>
            </w:pPr>
            <w:ins w:id="1594" w:author="Siu Ham Wong" w:date="2024-08-01T10:47:00Z" w16du:dateUtc="2024-08-01T02:47:00Z">
              <w:r w:rsidRPr="0035699B">
                <w:rPr>
                  <w:rFonts w:cs="Arial"/>
                  <w:lang w:eastAsia="zh-HK"/>
                </w:rPr>
                <w:t>String</w:t>
              </w:r>
            </w:ins>
          </w:p>
        </w:tc>
        <w:tc>
          <w:tcPr>
            <w:tcW w:w="2780" w:type="dxa"/>
          </w:tcPr>
          <w:p w14:paraId="1C12A0B0" w14:textId="67CBE4E5" w:rsidR="00DC696D" w:rsidRPr="000F3C76" w:rsidRDefault="00DC696D" w:rsidP="00DC696D">
            <w:pPr>
              <w:pStyle w:val="ListParagraph"/>
              <w:ind w:leftChars="0" w:left="0"/>
              <w:rPr>
                <w:ins w:id="1595" w:author="Siu Ham Wong" w:date="2024-08-01T10:47:00Z" w16du:dateUtc="2024-08-01T02:47:00Z"/>
                <w:rFonts w:cs="Arial"/>
                <w:shd w:val="clear" w:color="auto" w:fill="FFFFFF"/>
              </w:rPr>
            </w:pPr>
            <w:ins w:id="1596" w:author="Siu Ham Wong" w:date="2024-08-01T10:49:00Z" w16du:dateUtc="2024-08-01T02:49:00Z">
              <w:r w:rsidRPr="00783731">
                <w:t>Driver Identity Document No.</w:t>
              </w:r>
            </w:ins>
          </w:p>
        </w:tc>
      </w:tr>
      <w:tr w:rsidR="00DC696D" w:rsidRPr="008B1896" w14:paraId="2419F89B" w14:textId="77777777" w:rsidTr="006E1C20">
        <w:trPr>
          <w:ins w:id="1597" w:author="Siu Ham Wong" w:date="2024-08-01T10:47:00Z"/>
        </w:trPr>
        <w:tc>
          <w:tcPr>
            <w:tcW w:w="3306" w:type="dxa"/>
          </w:tcPr>
          <w:p w14:paraId="7086F3AD" w14:textId="77777777" w:rsidR="00DC696D" w:rsidRPr="000F3C76" w:rsidRDefault="00DC696D" w:rsidP="006E1C20">
            <w:pPr>
              <w:pStyle w:val="ListParagraph"/>
              <w:ind w:leftChars="0" w:left="0"/>
              <w:rPr>
                <w:ins w:id="1598" w:author="Siu Ham Wong" w:date="2024-08-01T10:47:00Z" w16du:dateUtc="2024-08-01T02:47:00Z"/>
                <w:rFonts w:cs="Arial"/>
                <w:lang w:eastAsia="zh-HK"/>
              </w:rPr>
            </w:pPr>
            <w:proofErr w:type="spellStart"/>
            <w:ins w:id="1599" w:author="Siu Ham Wong" w:date="2024-08-01T10:47:00Z" w16du:dateUtc="2024-08-01T02:47:00Z">
              <w:r w:rsidRPr="009564EC">
                <w:rPr>
                  <w:rFonts w:cs="Arial"/>
                  <w:lang w:eastAsia="zh-HK"/>
                </w:rPr>
                <w:t>eventDate</w:t>
              </w:r>
              <w:proofErr w:type="spellEnd"/>
            </w:ins>
          </w:p>
        </w:tc>
        <w:tc>
          <w:tcPr>
            <w:tcW w:w="1970" w:type="dxa"/>
          </w:tcPr>
          <w:p w14:paraId="043F2AC3" w14:textId="77777777" w:rsidR="00DC696D" w:rsidRPr="000F3C76" w:rsidRDefault="00DC696D" w:rsidP="006E1C20">
            <w:pPr>
              <w:pStyle w:val="ListParagraph"/>
              <w:ind w:leftChars="0" w:left="0"/>
              <w:rPr>
                <w:ins w:id="1600" w:author="Siu Ham Wong" w:date="2024-08-01T10:47:00Z" w16du:dateUtc="2024-08-01T02:47:00Z"/>
                <w:rFonts w:cs="Arial"/>
                <w:lang w:eastAsia="zh-HK"/>
              </w:rPr>
            </w:pPr>
            <w:ins w:id="1601" w:author="Siu Ham Wong" w:date="2024-08-01T10:47:00Z" w16du:dateUtc="2024-08-01T02:47:00Z">
              <w:r w:rsidRPr="009564EC">
                <w:rPr>
                  <w:rFonts w:cs="Arial"/>
                  <w:lang w:eastAsia="zh-HK"/>
                </w:rPr>
                <w:t>String</w:t>
              </w:r>
            </w:ins>
          </w:p>
        </w:tc>
        <w:tc>
          <w:tcPr>
            <w:tcW w:w="2780" w:type="dxa"/>
          </w:tcPr>
          <w:p w14:paraId="017C9983" w14:textId="71A3D78B" w:rsidR="00DC696D" w:rsidRPr="000F3C76" w:rsidRDefault="00DC696D" w:rsidP="006E1C20">
            <w:pPr>
              <w:pStyle w:val="ListParagraph"/>
              <w:ind w:leftChars="0" w:left="0"/>
              <w:rPr>
                <w:ins w:id="1602" w:author="Siu Ham Wong" w:date="2024-08-01T10:47:00Z" w16du:dateUtc="2024-08-01T02:47:00Z"/>
                <w:rFonts w:cs="Arial"/>
                <w:shd w:val="clear" w:color="auto" w:fill="FFFFFF"/>
              </w:rPr>
            </w:pPr>
            <w:ins w:id="1603" w:author="Siu Ham Wong" w:date="2024-08-01T10:49:00Z" w16du:dateUtc="2024-08-01T02:49:00Z">
              <w:r>
                <w:rPr>
                  <w:rFonts w:cs="Arial"/>
                  <w:shd w:val="clear" w:color="auto" w:fill="FFFFFF"/>
                </w:rPr>
                <w:t>Event</w:t>
              </w:r>
            </w:ins>
            <w:ins w:id="1604" w:author="Siu Ham Wong" w:date="2024-08-01T10:47:00Z" w16du:dateUtc="2024-08-01T02:47:00Z">
              <w:r w:rsidRPr="009564EC">
                <w:rPr>
                  <w:rFonts w:cs="Arial"/>
                  <w:shd w:val="clear" w:color="auto" w:fill="FFFFFF"/>
                </w:rPr>
                <w:t xml:space="preserve"> </w:t>
              </w:r>
            </w:ins>
            <w:ins w:id="1605" w:author="Siu Ham Wong" w:date="2024-08-01T10:49:00Z" w16du:dateUtc="2024-08-01T02:49:00Z">
              <w:r>
                <w:rPr>
                  <w:rFonts w:cs="Arial"/>
                  <w:shd w:val="clear" w:color="auto" w:fill="FFFFFF"/>
                </w:rPr>
                <w:t>D</w:t>
              </w:r>
            </w:ins>
            <w:ins w:id="1606" w:author="Siu Ham Wong" w:date="2024-08-01T10:47:00Z" w16du:dateUtc="2024-08-01T02:47:00Z">
              <w:r w:rsidRPr="009564EC">
                <w:rPr>
                  <w:rFonts w:cs="Arial"/>
                  <w:shd w:val="clear" w:color="auto" w:fill="FFFFFF"/>
                </w:rPr>
                <w:t>ate</w:t>
              </w:r>
            </w:ins>
          </w:p>
        </w:tc>
      </w:tr>
      <w:tr w:rsidR="00DC696D" w:rsidRPr="008B1896" w14:paraId="518B7DC9" w14:textId="77777777" w:rsidTr="006E1C20">
        <w:trPr>
          <w:ins w:id="1607" w:author="Siu Ham Wong" w:date="2024-08-01T10:47:00Z"/>
        </w:trPr>
        <w:tc>
          <w:tcPr>
            <w:tcW w:w="3306" w:type="dxa"/>
          </w:tcPr>
          <w:p w14:paraId="136306C3" w14:textId="77777777" w:rsidR="00DC696D" w:rsidRPr="000F3C76" w:rsidRDefault="00DC696D" w:rsidP="00DC696D">
            <w:pPr>
              <w:pStyle w:val="ListParagraph"/>
              <w:ind w:leftChars="0" w:left="0"/>
              <w:rPr>
                <w:ins w:id="1608" w:author="Siu Ham Wong" w:date="2024-08-01T10:47:00Z" w16du:dateUtc="2024-08-01T02:47:00Z"/>
                <w:rFonts w:cs="Arial"/>
                <w:lang w:eastAsia="zh-HK"/>
              </w:rPr>
            </w:pPr>
            <w:proofErr w:type="spellStart"/>
            <w:ins w:id="1609" w:author="Siu Ham Wong" w:date="2024-08-01T10:47:00Z" w16du:dateUtc="2024-08-01T02:47:00Z">
              <w:r w:rsidRPr="009564EC">
                <w:rPr>
                  <w:rFonts w:cs="Arial"/>
                  <w:lang w:eastAsia="zh-HK"/>
                </w:rPr>
                <w:t>eventTime</w:t>
              </w:r>
              <w:proofErr w:type="spellEnd"/>
            </w:ins>
          </w:p>
        </w:tc>
        <w:tc>
          <w:tcPr>
            <w:tcW w:w="1970" w:type="dxa"/>
          </w:tcPr>
          <w:p w14:paraId="59072B83" w14:textId="77777777" w:rsidR="00DC696D" w:rsidRPr="000F3C76" w:rsidRDefault="00DC696D" w:rsidP="00DC696D">
            <w:pPr>
              <w:pStyle w:val="ListParagraph"/>
              <w:ind w:leftChars="0" w:left="0"/>
              <w:rPr>
                <w:ins w:id="1610" w:author="Siu Ham Wong" w:date="2024-08-01T10:47:00Z" w16du:dateUtc="2024-08-01T02:47:00Z"/>
                <w:rFonts w:cs="Arial"/>
                <w:lang w:eastAsia="zh-HK"/>
              </w:rPr>
            </w:pPr>
            <w:ins w:id="1611" w:author="Siu Ham Wong" w:date="2024-08-01T10:47:00Z" w16du:dateUtc="2024-08-01T02:47:00Z">
              <w:r w:rsidRPr="009564EC">
                <w:rPr>
                  <w:rFonts w:cs="Arial"/>
                  <w:lang w:eastAsia="zh-HK"/>
                </w:rPr>
                <w:t>String</w:t>
              </w:r>
            </w:ins>
          </w:p>
        </w:tc>
        <w:tc>
          <w:tcPr>
            <w:tcW w:w="2780" w:type="dxa"/>
          </w:tcPr>
          <w:p w14:paraId="0E64F158" w14:textId="7CF2181C" w:rsidR="00DC696D" w:rsidRPr="000F3C76" w:rsidRDefault="00DC696D" w:rsidP="00DC696D">
            <w:pPr>
              <w:pStyle w:val="ListParagraph"/>
              <w:ind w:leftChars="0" w:left="0"/>
              <w:rPr>
                <w:ins w:id="1612" w:author="Siu Ham Wong" w:date="2024-08-01T10:47:00Z" w16du:dateUtc="2024-08-01T02:47:00Z"/>
                <w:rFonts w:cs="Arial"/>
                <w:shd w:val="clear" w:color="auto" w:fill="FFFFFF"/>
              </w:rPr>
            </w:pPr>
            <w:ins w:id="1613" w:author="Siu Ham Wong" w:date="2024-08-01T10:49:00Z" w16du:dateUtc="2024-08-01T02:49:00Z">
              <w:r>
                <w:rPr>
                  <w:rFonts w:cs="Arial"/>
                  <w:shd w:val="clear" w:color="auto" w:fill="FFFFFF"/>
                </w:rPr>
                <w:t>Event</w:t>
              </w:r>
              <w:r w:rsidRPr="009564EC">
                <w:rPr>
                  <w:rFonts w:cs="Arial"/>
                  <w:shd w:val="clear" w:color="auto" w:fill="FFFFFF"/>
                </w:rPr>
                <w:t xml:space="preserve"> </w:t>
              </w:r>
              <w:r>
                <w:rPr>
                  <w:rFonts w:cs="Arial"/>
                  <w:shd w:val="clear" w:color="auto" w:fill="FFFFFF"/>
                </w:rPr>
                <w:t>Time</w:t>
              </w:r>
            </w:ins>
          </w:p>
        </w:tc>
      </w:tr>
    </w:tbl>
    <w:p w14:paraId="1F6D08B9" w14:textId="38B90BB3" w:rsidR="00811ACB" w:rsidRPr="00811ACB" w:rsidRDefault="00811ACB">
      <w:pPr>
        <w:pStyle w:val="ListParagraph"/>
        <w:ind w:left="440" w:firstLine="411"/>
        <w:rPr>
          <w:ins w:id="1614" w:author="Siu Ham Wong" w:date="2024-08-01T10:54:00Z" w16du:dateUtc="2024-08-01T02:54:00Z"/>
          <w:rFonts w:cs="Arial"/>
          <w:lang w:eastAsia="zh-HK"/>
        </w:rPr>
        <w:pPrChange w:id="1615" w:author="Siu Ham Wong" w:date="2024-08-01T10:54:00Z" w16du:dateUtc="2024-08-01T02:54:00Z">
          <w:pPr>
            <w:pStyle w:val="ListParagraph"/>
            <w:ind w:left="440"/>
          </w:pPr>
        </w:pPrChange>
      </w:pPr>
      <w:ins w:id="1616" w:author="Siu Ham Wong" w:date="2024-08-01T10:55:00Z" w16du:dateUtc="2024-08-01T02:55:00Z">
        <w:r>
          <w:rPr>
            <w:rFonts w:cs="Arial"/>
            <w:lang w:eastAsia="zh-HK"/>
          </w:rPr>
          <w:t xml:space="preserve"> </w:t>
        </w:r>
      </w:ins>
      <w:ins w:id="1617" w:author="Siu Ham Wong" w:date="2024-08-01T10:54:00Z" w16du:dateUtc="2024-08-01T02:54:00Z">
        <w:r w:rsidRPr="00811ACB">
          <w:rPr>
            <w:rFonts w:cs="Arial"/>
            <w:lang w:eastAsia="zh-HK"/>
          </w:rPr>
          <w:t>{</w:t>
        </w:r>
      </w:ins>
    </w:p>
    <w:p w14:paraId="34F460E6" w14:textId="50CAF712" w:rsidR="00811ACB" w:rsidRPr="00811ACB" w:rsidRDefault="00811ACB" w:rsidP="00811ACB">
      <w:pPr>
        <w:pStyle w:val="ListParagraph"/>
        <w:ind w:left="440"/>
        <w:rPr>
          <w:ins w:id="1618" w:author="Siu Ham Wong" w:date="2024-08-01T10:54:00Z" w16du:dateUtc="2024-08-01T02:54:00Z"/>
          <w:rFonts w:cs="Arial"/>
          <w:lang w:eastAsia="zh-HK"/>
        </w:rPr>
      </w:pPr>
      <w:ins w:id="1619" w:author="Siu Ham Wong" w:date="2024-08-01T10:54:00Z" w16du:dateUtc="2024-08-01T02:54:00Z">
        <w:r w:rsidRPr="00811ACB">
          <w:rPr>
            <w:rFonts w:cs="Arial"/>
            <w:lang w:eastAsia="zh-HK"/>
          </w:rPr>
          <w:tab/>
        </w:r>
        <w:r>
          <w:rPr>
            <w:rFonts w:cs="Arial"/>
            <w:lang w:eastAsia="zh-HK"/>
          </w:rPr>
          <w:tab/>
        </w:r>
        <w:r w:rsidRPr="00811ACB">
          <w:rPr>
            <w:rFonts w:cs="Arial"/>
            <w:lang w:eastAsia="zh-HK"/>
          </w:rPr>
          <w:t>"bookingId":"B01",</w:t>
        </w:r>
      </w:ins>
    </w:p>
    <w:p w14:paraId="1E361A2B" w14:textId="7356DA64" w:rsidR="00811ACB" w:rsidRPr="00811ACB" w:rsidRDefault="00811ACB" w:rsidP="00811ACB">
      <w:pPr>
        <w:pStyle w:val="ListParagraph"/>
        <w:ind w:left="440"/>
        <w:rPr>
          <w:ins w:id="1620" w:author="Siu Ham Wong" w:date="2024-08-01T10:54:00Z" w16du:dateUtc="2024-08-01T02:54:00Z"/>
          <w:rFonts w:cs="Arial"/>
          <w:lang w:eastAsia="zh-HK"/>
        </w:rPr>
      </w:pPr>
      <w:ins w:id="1621" w:author="Siu Ham Wong" w:date="2024-08-01T10:54:00Z" w16du:dateUtc="2024-08-01T02:54:00Z">
        <w:r w:rsidRPr="00811ACB">
          <w:rPr>
            <w:rFonts w:cs="Arial"/>
            <w:lang w:eastAsia="zh-HK"/>
          </w:rPr>
          <w:t xml:space="preserve"> </w:t>
        </w:r>
        <w:r w:rsidRPr="00811ACB">
          <w:rPr>
            <w:rFonts w:cs="Arial"/>
            <w:lang w:eastAsia="zh-HK"/>
          </w:rPr>
          <w:tab/>
        </w:r>
        <w:r>
          <w:rPr>
            <w:rFonts w:cs="Arial"/>
            <w:lang w:eastAsia="zh-HK"/>
          </w:rPr>
          <w:tab/>
        </w:r>
        <w:r w:rsidRPr="00811ACB">
          <w:rPr>
            <w:rFonts w:cs="Arial"/>
            <w:lang w:eastAsia="zh-HK"/>
          </w:rPr>
          <w:t>"vehicleHongkong":"XX9999",</w:t>
        </w:r>
      </w:ins>
    </w:p>
    <w:p w14:paraId="1C96A975" w14:textId="29A9F476" w:rsidR="00811ACB" w:rsidRPr="00811ACB" w:rsidRDefault="00811ACB" w:rsidP="00811ACB">
      <w:pPr>
        <w:pStyle w:val="ListParagraph"/>
        <w:ind w:left="440"/>
        <w:rPr>
          <w:ins w:id="1622" w:author="Siu Ham Wong" w:date="2024-08-01T10:54:00Z" w16du:dateUtc="2024-08-01T02:54:00Z"/>
          <w:rFonts w:cs="Arial"/>
          <w:lang w:eastAsia="zh-HK"/>
        </w:rPr>
      </w:pPr>
      <w:ins w:id="1623" w:author="Siu Ham Wong" w:date="2024-08-01T10:54:00Z" w16du:dateUtc="2024-08-01T02:54:00Z">
        <w:r w:rsidRPr="00811ACB">
          <w:rPr>
            <w:rFonts w:cs="Arial"/>
            <w:lang w:eastAsia="zh-HK"/>
          </w:rPr>
          <w:tab/>
        </w:r>
        <w:r>
          <w:rPr>
            <w:rFonts w:cs="Arial"/>
            <w:lang w:eastAsia="zh-HK"/>
          </w:rPr>
          <w:tab/>
        </w:r>
        <w:r w:rsidRPr="00811ACB">
          <w:rPr>
            <w:rFonts w:cs="Arial"/>
            <w:lang w:eastAsia="zh-HK"/>
          </w:rPr>
          <w:t>"vehicleMainland":"XX9999",</w:t>
        </w:r>
      </w:ins>
    </w:p>
    <w:p w14:paraId="5AEFAC11" w14:textId="059748E1" w:rsidR="00811ACB" w:rsidRPr="00811ACB" w:rsidRDefault="00811ACB" w:rsidP="00811ACB">
      <w:pPr>
        <w:pStyle w:val="ListParagraph"/>
        <w:ind w:left="440"/>
        <w:rPr>
          <w:ins w:id="1624" w:author="Siu Ham Wong" w:date="2024-08-01T10:54:00Z" w16du:dateUtc="2024-08-01T02:54:00Z"/>
          <w:rFonts w:cs="Arial"/>
          <w:lang w:eastAsia="zh-HK"/>
        </w:rPr>
      </w:pPr>
      <w:ins w:id="1625" w:author="Siu Ham Wong" w:date="2024-08-01T10:54:00Z" w16du:dateUtc="2024-08-01T02:54:00Z">
        <w:r w:rsidRPr="00811ACB">
          <w:rPr>
            <w:rFonts w:cs="Arial"/>
            <w:lang w:eastAsia="zh-HK"/>
          </w:rPr>
          <w:t xml:space="preserve">  </w:t>
        </w:r>
        <w:r>
          <w:rPr>
            <w:rFonts w:cs="Arial"/>
            <w:lang w:eastAsia="zh-HK"/>
          </w:rPr>
          <w:tab/>
        </w:r>
        <w:r>
          <w:rPr>
            <w:rFonts w:cs="Arial"/>
            <w:lang w:eastAsia="zh-HK"/>
          </w:rPr>
          <w:tab/>
        </w:r>
        <w:r w:rsidRPr="00811ACB">
          <w:rPr>
            <w:rFonts w:cs="Arial"/>
            <w:lang w:eastAsia="zh-HK"/>
          </w:rPr>
          <w:t>"vehicleMacao":"XX9999",</w:t>
        </w:r>
      </w:ins>
    </w:p>
    <w:p w14:paraId="37A8FBB7" w14:textId="1AE30810" w:rsidR="00811ACB" w:rsidRPr="00811ACB" w:rsidRDefault="00811ACB" w:rsidP="00811ACB">
      <w:pPr>
        <w:pStyle w:val="ListParagraph"/>
        <w:ind w:left="440"/>
        <w:rPr>
          <w:ins w:id="1626" w:author="Siu Ham Wong" w:date="2024-08-01T10:54:00Z" w16du:dateUtc="2024-08-01T02:54:00Z"/>
          <w:rFonts w:cs="Arial"/>
          <w:lang w:eastAsia="zh-HK"/>
        </w:rPr>
      </w:pPr>
      <w:ins w:id="1627" w:author="Siu Ham Wong" w:date="2024-08-01T10:54:00Z" w16du:dateUtc="2024-08-01T02:54:00Z">
        <w:r w:rsidRPr="00811ACB">
          <w:rPr>
            <w:rFonts w:cs="Arial"/>
            <w:lang w:eastAsia="zh-HK"/>
          </w:rPr>
          <w:t xml:space="preserve">    </w:t>
        </w:r>
        <w:r>
          <w:rPr>
            <w:rFonts w:cs="Arial"/>
            <w:lang w:eastAsia="zh-HK"/>
          </w:rPr>
          <w:tab/>
        </w:r>
        <w:r>
          <w:rPr>
            <w:rFonts w:cs="Arial"/>
            <w:lang w:eastAsia="zh-HK"/>
          </w:rPr>
          <w:tab/>
        </w:r>
        <w:r w:rsidRPr="00811ACB">
          <w:rPr>
            <w:rFonts w:cs="Arial"/>
            <w:lang w:eastAsia="zh-HK"/>
          </w:rPr>
          <w:t>"</w:t>
        </w:r>
        <w:proofErr w:type="spellStart"/>
        <w:r w:rsidRPr="00811ACB">
          <w:rPr>
            <w:rFonts w:cs="Arial"/>
            <w:lang w:eastAsia="zh-HK"/>
          </w:rPr>
          <w:t>identifyType</w:t>
        </w:r>
        <w:proofErr w:type="spellEnd"/>
        <w:r w:rsidRPr="00811ACB">
          <w:rPr>
            <w:rFonts w:cs="Arial"/>
            <w:lang w:eastAsia="zh-HK"/>
          </w:rPr>
          <w:t>":"Passport",</w:t>
        </w:r>
      </w:ins>
    </w:p>
    <w:p w14:paraId="68CD78C4" w14:textId="6B8309A1" w:rsidR="00811ACB" w:rsidRPr="00811ACB" w:rsidRDefault="00811ACB" w:rsidP="00811ACB">
      <w:pPr>
        <w:pStyle w:val="ListParagraph"/>
        <w:ind w:left="440"/>
        <w:rPr>
          <w:ins w:id="1628" w:author="Siu Ham Wong" w:date="2024-08-01T10:54:00Z" w16du:dateUtc="2024-08-01T02:54:00Z"/>
          <w:rFonts w:cs="Arial"/>
          <w:lang w:eastAsia="zh-HK"/>
        </w:rPr>
      </w:pPr>
      <w:ins w:id="1629" w:author="Siu Ham Wong" w:date="2024-08-01T10:54:00Z" w16du:dateUtc="2024-08-01T02:54:00Z">
        <w:r w:rsidRPr="00811ACB">
          <w:rPr>
            <w:rFonts w:cs="Arial"/>
            <w:lang w:eastAsia="zh-HK"/>
          </w:rPr>
          <w:t xml:space="preserve">   </w:t>
        </w:r>
        <w:r>
          <w:rPr>
            <w:rFonts w:cs="Arial"/>
            <w:lang w:eastAsia="zh-HK"/>
          </w:rPr>
          <w:tab/>
        </w:r>
        <w:r>
          <w:rPr>
            <w:rFonts w:cs="Arial"/>
            <w:lang w:eastAsia="zh-HK"/>
          </w:rPr>
          <w:tab/>
        </w:r>
        <w:r w:rsidRPr="00811ACB">
          <w:rPr>
            <w:rFonts w:cs="Arial"/>
            <w:lang w:eastAsia="zh-HK"/>
          </w:rPr>
          <w:t>"identifyNumber":"CRH0009779320262910253M7704189",</w:t>
        </w:r>
      </w:ins>
    </w:p>
    <w:p w14:paraId="2D9ED683" w14:textId="759EF587" w:rsidR="00811ACB" w:rsidRPr="00811ACB" w:rsidRDefault="00811ACB" w:rsidP="00811ACB">
      <w:pPr>
        <w:pStyle w:val="ListParagraph"/>
        <w:ind w:left="440"/>
        <w:rPr>
          <w:ins w:id="1630" w:author="Siu Ham Wong" w:date="2024-08-01T10:54:00Z" w16du:dateUtc="2024-08-01T02:54:00Z"/>
          <w:rFonts w:cs="Arial"/>
          <w:lang w:eastAsia="zh-HK"/>
        </w:rPr>
      </w:pPr>
      <w:ins w:id="1631" w:author="Siu Ham Wong" w:date="2024-08-01T10:54:00Z" w16du:dateUtc="2024-08-01T02:54:00Z">
        <w:r w:rsidRPr="00811ACB">
          <w:rPr>
            <w:rFonts w:cs="Arial"/>
            <w:lang w:eastAsia="zh-HK"/>
          </w:rPr>
          <w:t xml:space="preserve">   </w:t>
        </w:r>
        <w:r>
          <w:rPr>
            <w:rFonts w:cs="Arial"/>
            <w:lang w:eastAsia="zh-HK"/>
          </w:rPr>
          <w:tab/>
        </w:r>
        <w:r>
          <w:rPr>
            <w:rFonts w:cs="Arial"/>
            <w:lang w:eastAsia="zh-HK"/>
          </w:rPr>
          <w:tab/>
        </w:r>
        <w:r w:rsidRPr="00811ACB">
          <w:rPr>
            <w:rFonts w:cs="Arial"/>
            <w:lang w:eastAsia="zh-HK"/>
          </w:rPr>
          <w:t>"eventDate":"2024/01/01",</w:t>
        </w:r>
      </w:ins>
    </w:p>
    <w:p w14:paraId="41983B3A" w14:textId="413FB587" w:rsidR="00811ACB" w:rsidRPr="00811ACB" w:rsidRDefault="00811ACB" w:rsidP="00811ACB">
      <w:pPr>
        <w:pStyle w:val="ListParagraph"/>
        <w:ind w:left="440"/>
        <w:rPr>
          <w:ins w:id="1632" w:author="Siu Ham Wong" w:date="2024-08-01T10:54:00Z" w16du:dateUtc="2024-08-01T02:54:00Z"/>
          <w:rFonts w:cs="Arial"/>
          <w:lang w:eastAsia="zh-HK"/>
        </w:rPr>
      </w:pPr>
      <w:ins w:id="1633" w:author="Siu Ham Wong" w:date="2024-08-01T10:54:00Z" w16du:dateUtc="2024-08-01T02:54:00Z">
        <w:r w:rsidRPr="00811ACB">
          <w:rPr>
            <w:rFonts w:cs="Arial"/>
            <w:lang w:eastAsia="zh-HK"/>
          </w:rPr>
          <w:t xml:space="preserve">    </w:t>
        </w:r>
        <w:r>
          <w:rPr>
            <w:rFonts w:cs="Arial"/>
            <w:lang w:eastAsia="zh-HK"/>
          </w:rPr>
          <w:tab/>
        </w:r>
        <w:r>
          <w:rPr>
            <w:rFonts w:cs="Arial"/>
            <w:lang w:eastAsia="zh-HK"/>
          </w:rPr>
          <w:tab/>
        </w:r>
        <w:r w:rsidRPr="00811ACB">
          <w:rPr>
            <w:rFonts w:cs="Arial"/>
            <w:lang w:eastAsia="zh-HK"/>
          </w:rPr>
          <w:t>"eventTime":"23:00:00"</w:t>
        </w:r>
      </w:ins>
    </w:p>
    <w:p w14:paraId="06137CD2" w14:textId="77777777" w:rsidR="00811ACB" w:rsidRDefault="00811ACB" w:rsidP="00811ACB">
      <w:pPr>
        <w:pStyle w:val="ListParagraph"/>
        <w:ind w:leftChars="0" w:left="960"/>
        <w:rPr>
          <w:ins w:id="1634" w:author="Siu Ham Wong" w:date="2024-08-01T10:55:00Z" w16du:dateUtc="2024-08-01T02:55:00Z"/>
          <w:rFonts w:cs="Arial"/>
          <w:lang w:eastAsia="zh-HK"/>
        </w:rPr>
      </w:pPr>
      <w:ins w:id="1635" w:author="Siu Ham Wong" w:date="2024-08-01T10:54:00Z" w16du:dateUtc="2024-08-01T02:54:00Z">
        <w:r w:rsidRPr="00811ACB">
          <w:rPr>
            <w:rFonts w:cs="Arial"/>
            <w:lang w:eastAsia="zh-HK"/>
          </w:rPr>
          <w:t>}</w:t>
        </w:r>
      </w:ins>
    </w:p>
    <w:p w14:paraId="4E768021" w14:textId="77777777" w:rsidR="00811ACB" w:rsidRDefault="00811ACB" w:rsidP="00811ACB">
      <w:pPr>
        <w:pStyle w:val="ListParagraph"/>
        <w:ind w:leftChars="0" w:left="960"/>
        <w:rPr>
          <w:ins w:id="1636" w:author="Siu Ham Wong" w:date="2024-08-01T10:54:00Z" w16du:dateUtc="2024-08-01T02:54:00Z"/>
          <w:rFonts w:cs="Arial"/>
          <w:lang w:eastAsia="zh-HK"/>
        </w:rPr>
      </w:pPr>
    </w:p>
    <w:p w14:paraId="2E7374B0" w14:textId="73685F0D" w:rsidR="00DC696D" w:rsidRPr="008B1896" w:rsidRDefault="00DC696D" w:rsidP="00811ACB">
      <w:pPr>
        <w:pStyle w:val="ListParagraph"/>
        <w:ind w:leftChars="0" w:left="960"/>
        <w:rPr>
          <w:ins w:id="1637" w:author="Siu Ham Wong" w:date="2024-08-01T10:44:00Z" w16du:dateUtc="2024-08-01T02:44:00Z"/>
          <w:rFonts w:cs="Arial"/>
          <w:lang w:eastAsia="zh-HK"/>
        </w:rPr>
      </w:pPr>
      <w:ins w:id="1638" w:author="Siu Ham Wong" w:date="2024-08-01T10:44:00Z" w16du:dateUtc="2024-08-01T02:44:00Z">
        <w:r w:rsidRPr="008B1896">
          <w:rPr>
            <w:rFonts w:cs="Arial"/>
            <w:lang w:eastAsia="zh-HK"/>
          </w:rPr>
          <w:t>Response</w:t>
        </w:r>
      </w:ins>
    </w:p>
    <w:p w14:paraId="1E506233" w14:textId="77777777" w:rsidR="00DC696D" w:rsidRPr="008B1896" w:rsidRDefault="00DC696D" w:rsidP="00DC696D">
      <w:pPr>
        <w:pStyle w:val="ListParagraph"/>
        <w:ind w:leftChars="0" w:left="960"/>
        <w:rPr>
          <w:ins w:id="1639" w:author="Siu Ham Wong" w:date="2024-08-01T10:44:00Z" w16du:dateUtc="2024-08-01T02:44:00Z"/>
          <w:rFonts w:cs="Arial"/>
          <w:lang w:eastAsia="zh-HK"/>
        </w:rPr>
      </w:pPr>
      <w:ins w:id="1640" w:author="Siu Ham Wong" w:date="2024-08-01T10:44:00Z" w16du:dateUtc="2024-08-01T02:44:00Z">
        <w:r w:rsidRPr="008B1896">
          <w:rPr>
            <w:rFonts w:cs="Arial"/>
            <w:lang w:eastAsia="zh-HK"/>
          </w:rPr>
          <w:t>Status code: 200</w:t>
        </w:r>
      </w:ins>
    </w:p>
    <w:tbl>
      <w:tblPr>
        <w:tblStyle w:val="TableGrid"/>
        <w:tblW w:w="0" w:type="auto"/>
        <w:tblInd w:w="960" w:type="dxa"/>
        <w:tblLook w:val="04A0" w:firstRow="1" w:lastRow="0" w:firstColumn="1" w:lastColumn="0" w:noHBand="0" w:noVBand="1"/>
      </w:tblPr>
      <w:tblGrid>
        <w:gridCol w:w="2673"/>
        <w:gridCol w:w="2177"/>
        <w:gridCol w:w="3206"/>
      </w:tblGrid>
      <w:tr w:rsidR="00DC696D" w:rsidRPr="008B1896" w14:paraId="011D91F0" w14:textId="77777777" w:rsidTr="006E1C20">
        <w:trPr>
          <w:ins w:id="1641" w:author="Siu Ham Wong" w:date="2024-08-01T10:44:00Z"/>
        </w:trPr>
        <w:tc>
          <w:tcPr>
            <w:tcW w:w="2673" w:type="dxa"/>
          </w:tcPr>
          <w:p w14:paraId="0CD40557" w14:textId="77777777" w:rsidR="00DC696D" w:rsidRPr="008B1896" w:rsidRDefault="00DC696D" w:rsidP="006E1C20">
            <w:pPr>
              <w:pStyle w:val="ListParagraph"/>
              <w:ind w:leftChars="0" w:left="0"/>
              <w:rPr>
                <w:ins w:id="1642" w:author="Siu Ham Wong" w:date="2024-08-01T10:44:00Z" w16du:dateUtc="2024-08-01T02:44:00Z"/>
                <w:rFonts w:cs="Arial"/>
                <w:b/>
                <w:lang w:eastAsia="zh-HK"/>
              </w:rPr>
            </w:pPr>
            <w:ins w:id="1643" w:author="Siu Ham Wong" w:date="2024-08-01T10:44:00Z" w16du:dateUtc="2024-08-01T02:44:00Z">
              <w:r w:rsidRPr="008B1896">
                <w:rPr>
                  <w:rFonts w:cs="Arial"/>
                  <w:b/>
                  <w:lang w:eastAsia="zh-HK"/>
                </w:rPr>
                <w:t>Field</w:t>
              </w:r>
            </w:ins>
          </w:p>
        </w:tc>
        <w:tc>
          <w:tcPr>
            <w:tcW w:w="2177" w:type="dxa"/>
          </w:tcPr>
          <w:p w14:paraId="3CDD80AB" w14:textId="77777777" w:rsidR="00DC696D" w:rsidRPr="008B1896" w:rsidRDefault="00DC696D" w:rsidP="006E1C20">
            <w:pPr>
              <w:pStyle w:val="ListParagraph"/>
              <w:ind w:leftChars="0" w:left="0"/>
              <w:rPr>
                <w:ins w:id="1644" w:author="Siu Ham Wong" w:date="2024-08-01T10:44:00Z" w16du:dateUtc="2024-08-01T02:44:00Z"/>
                <w:rFonts w:cs="Arial"/>
                <w:b/>
                <w:lang w:eastAsia="zh-HK"/>
              </w:rPr>
            </w:pPr>
            <w:ins w:id="1645" w:author="Siu Ham Wong" w:date="2024-08-01T10:44:00Z" w16du:dateUtc="2024-08-01T02:44:00Z">
              <w:r w:rsidRPr="008B1896">
                <w:rPr>
                  <w:rFonts w:cs="Arial"/>
                  <w:b/>
                  <w:lang w:eastAsia="zh-HK"/>
                </w:rPr>
                <w:t>Type</w:t>
              </w:r>
            </w:ins>
          </w:p>
        </w:tc>
        <w:tc>
          <w:tcPr>
            <w:tcW w:w="3206" w:type="dxa"/>
          </w:tcPr>
          <w:p w14:paraId="189E0474" w14:textId="77777777" w:rsidR="00DC696D" w:rsidRPr="008B1896" w:rsidRDefault="00DC696D" w:rsidP="006E1C20">
            <w:pPr>
              <w:pStyle w:val="ListParagraph"/>
              <w:ind w:leftChars="0" w:left="0"/>
              <w:rPr>
                <w:ins w:id="1646" w:author="Siu Ham Wong" w:date="2024-08-01T10:44:00Z" w16du:dateUtc="2024-08-01T02:44:00Z"/>
                <w:rFonts w:cs="Arial"/>
                <w:b/>
                <w:lang w:eastAsia="zh-HK"/>
              </w:rPr>
            </w:pPr>
            <w:ins w:id="1647" w:author="Siu Ham Wong" w:date="2024-08-01T10:44:00Z" w16du:dateUtc="2024-08-01T02:44:00Z">
              <w:r w:rsidRPr="008B1896">
                <w:rPr>
                  <w:rFonts w:cs="Arial"/>
                  <w:b/>
                  <w:lang w:eastAsia="zh-HK"/>
                </w:rPr>
                <w:t>Description</w:t>
              </w:r>
            </w:ins>
          </w:p>
        </w:tc>
      </w:tr>
      <w:tr w:rsidR="00DC696D" w:rsidRPr="008B1896" w14:paraId="0A94B02B" w14:textId="77777777" w:rsidTr="006E1C20">
        <w:trPr>
          <w:ins w:id="1648" w:author="Siu Ham Wong" w:date="2024-08-01T10:44:00Z"/>
        </w:trPr>
        <w:tc>
          <w:tcPr>
            <w:tcW w:w="2673" w:type="dxa"/>
          </w:tcPr>
          <w:p w14:paraId="667455B7" w14:textId="77777777" w:rsidR="00DC696D" w:rsidRPr="008B1896" w:rsidRDefault="00DC696D" w:rsidP="006E1C20">
            <w:pPr>
              <w:pStyle w:val="ListParagraph"/>
              <w:ind w:leftChars="0" w:left="0"/>
              <w:rPr>
                <w:ins w:id="1649" w:author="Siu Ham Wong" w:date="2024-08-01T10:44:00Z" w16du:dateUtc="2024-08-01T02:44:00Z"/>
                <w:rFonts w:cs="Arial"/>
                <w:lang w:eastAsia="zh-HK"/>
              </w:rPr>
            </w:pPr>
            <w:proofErr w:type="spellStart"/>
            <w:ins w:id="1650" w:author="Siu Ham Wong" w:date="2024-08-01T10:44:00Z" w16du:dateUtc="2024-08-01T02:44:00Z">
              <w:r w:rsidRPr="008B1896">
                <w:rPr>
                  <w:rFonts w:cs="Arial"/>
                  <w:lang w:eastAsia="zh-HK"/>
                </w:rPr>
                <w:t>resultCode</w:t>
              </w:r>
              <w:proofErr w:type="spellEnd"/>
            </w:ins>
          </w:p>
        </w:tc>
        <w:tc>
          <w:tcPr>
            <w:tcW w:w="2177" w:type="dxa"/>
          </w:tcPr>
          <w:p w14:paraId="180929CC" w14:textId="77777777" w:rsidR="00DC696D" w:rsidRPr="008B1896" w:rsidRDefault="00DC696D" w:rsidP="006E1C20">
            <w:pPr>
              <w:pStyle w:val="ListParagraph"/>
              <w:ind w:leftChars="0" w:left="0"/>
              <w:rPr>
                <w:ins w:id="1651" w:author="Siu Ham Wong" w:date="2024-08-01T10:44:00Z" w16du:dateUtc="2024-08-01T02:44:00Z"/>
                <w:rFonts w:cs="Arial"/>
                <w:lang w:eastAsia="zh-HK"/>
              </w:rPr>
            </w:pPr>
            <w:ins w:id="1652" w:author="Siu Ham Wong" w:date="2024-08-01T10:44:00Z" w16du:dateUtc="2024-08-01T02:44:00Z">
              <w:r w:rsidRPr="008B1896">
                <w:rPr>
                  <w:rFonts w:cs="Arial"/>
                  <w:lang w:eastAsia="zh-HK"/>
                </w:rPr>
                <w:t>Number</w:t>
              </w:r>
            </w:ins>
          </w:p>
        </w:tc>
        <w:tc>
          <w:tcPr>
            <w:tcW w:w="3206" w:type="dxa"/>
          </w:tcPr>
          <w:p w14:paraId="32952DA9" w14:textId="77777777" w:rsidR="00DC696D" w:rsidRPr="008B1896" w:rsidRDefault="00DC696D" w:rsidP="006E1C20">
            <w:pPr>
              <w:pStyle w:val="ListParagraph"/>
              <w:ind w:leftChars="0" w:left="0"/>
              <w:rPr>
                <w:ins w:id="1653" w:author="Siu Ham Wong" w:date="2024-08-01T10:44:00Z" w16du:dateUtc="2024-08-01T02:44:00Z"/>
                <w:rFonts w:eastAsiaTheme="minorEastAsia" w:cs="Arial"/>
                <w:lang w:eastAsia="zh-HK"/>
              </w:rPr>
            </w:pPr>
            <w:ins w:id="1654" w:author="Siu Ham Wong" w:date="2024-08-01T10:44:00Z" w16du:dateUtc="2024-08-01T02:44:00Z">
              <w:r w:rsidRPr="008B1896">
                <w:rPr>
                  <w:rFonts w:eastAsiaTheme="minorEastAsia" w:cs="Arial"/>
                  <w:lang w:eastAsia="zh-HK"/>
                </w:rPr>
                <w:t>0 - fail</w:t>
              </w:r>
            </w:ins>
          </w:p>
          <w:p w14:paraId="200568DD" w14:textId="77777777" w:rsidR="00DC696D" w:rsidRPr="008B1896" w:rsidRDefault="00DC696D" w:rsidP="006E1C20">
            <w:pPr>
              <w:pStyle w:val="ListParagraph"/>
              <w:ind w:leftChars="0" w:left="0"/>
              <w:rPr>
                <w:ins w:id="1655" w:author="Siu Ham Wong" w:date="2024-08-01T10:44:00Z" w16du:dateUtc="2024-08-01T02:44:00Z"/>
                <w:rFonts w:eastAsiaTheme="minorEastAsia" w:cs="Arial"/>
                <w:lang w:eastAsia="zh-HK"/>
              </w:rPr>
            </w:pPr>
            <w:ins w:id="1656" w:author="Siu Ham Wong" w:date="2024-08-01T10:44:00Z" w16du:dateUtc="2024-08-01T02:44:00Z">
              <w:r w:rsidRPr="008B1896">
                <w:rPr>
                  <w:rFonts w:eastAsiaTheme="minorEastAsia" w:cs="Arial"/>
                  <w:lang w:eastAsia="zh-HK"/>
                </w:rPr>
                <w:t>1 – success</w:t>
              </w:r>
            </w:ins>
          </w:p>
        </w:tc>
      </w:tr>
      <w:tr w:rsidR="00DC696D" w:rsidRPr="008B1896" w14:paraId="2D3ED73A" w14:textId="77777777" w:rsidTr="006E1C20">
        <w:trPr>
          <w:ins w:id="1657" w:author="Siu Ham Wong" w:date="2024-08-01T10:44:00Z"/>
        </w:trPr>
        <w:tc>
          <w:tcPr>
            <w:tcW w:w="2673" w:type="dxa"/>
          </w:tcPr>
          <w:p w14:paraId="053718D9" w14:textId="77777777" w:rsidR="00DC696D" w:rsidRPr="008B1896" w:rsidRDefault="00DC696D" w:rsidP="006E1C20">
            <w:pPr>
              <w:pStyle w:val="ListParagraph"/>
              <w:ind w:leftChars="0" w:left="0"/>
              <w:rPr>
                <w:ins w:id="1658" w:author="Siu Ham Wong" w:date="2024-08-01T10:44:00Z" w16du:dateUtc="2024-08-01T02:44:00Z"/>
                <w:rFonts w:cs="Arial"/>
                <w:lang w:eastAsia="zh-HK"/>
              </w:rPr>
            </w:pPr>
            <w:proofErr w:type="spellStart"/>
            <w:ins w:id="1659" w:author="Siu Ham Wong" w:date="2024-08-01T10:44:00Z" w16du:dateUtc="2024-08-01T02:44:00Z">
              <w:r w:rsidRPr="008B1896">
                <w:rPr>
                  <w:rFonts w:cs="Arial"/>
                  <w:lang w:eastAsia="zh-HK"/>
                </w:rPr>
                <w:t>resultMessage</w:t>
              </w:r>
              <w:proofErr w:type="spellEnd"/>
            </w:ins>
          </w:p>
        </w:tc>
        <w:tc>
          <w:tcPr>
            <w:tcW w:w="2177" w:type="dxa"/>
          </w:tcPr>
          <w:p w14:paraId="2DC0EB4A" w14:textId="77777777" w:rsidR="00DC696D" w:rsidRPr="008B1896" w:rsidRDefault="00DC696D" w:rsidP="006E1C20">
            <w:pPr>
              <w:pStyle w:val="ListParagraph"/>
              <w:ind w:leftChars="0" w:left="0"/>
              <w:rPr>
                <w:ins w:id="1660" w:author="Siu Ham Wong" w:date="2024-08-01T10:44:00Z" w16du:dateUtc="2024-08-01T02:44:00Z"/>
                <w:rFonts w:cs="Arial"/>
                <w:lang w:eastAsia="zh-HK"/>
              </w:rPr>
            </w:pPr>
            <w:ins w:id="1661" w:author="Siu Ham Wong" w:date="2024-08-01T10:44:00Z" w16du:dateUtc="2024-08-01T02:44:00Z">
              <w:r w:rsidRPr="008B1896">
                <w:rPr>
                  <w:rFonts w:cs="Arial"/>
                  <w:lang w:eastAsia="zh-HK"/>
                </w:rPr>
                <w:t>String</w:t>
              </w:r>
            </w:ins>
          </w:p>
        </w:tc>
        <w:tc>
          <w:tcPr>
            <w:tcW w:w="3206" w:type="dxa"/>
          </w:tcPr>
          <w:p w14:paraId="5D0F4109" w14:textId="77777777" w:rsidR="00DC696D" w:rsidRPr="008B1896" w:rsidRDefault="00DC696D" w:rsidP="006E1C20">
            <w:pPr>
              <w:pStyle w:val="ListParagraph"/>
              <w:ind w:leftChars="0" w:left="0"/>
              <w:rPr>
                <w:ins w:id="1662" w:author="Siu Ham Wong" w:date="2024-08-01T10:44:00Z" w16du:dateUtc="2024-08-01T02:44:00Z"/>
                <w:rFonts w:eastAsiaTheme="minorEastAsia" w:cs="Arial"/>
                <w:lang w:eastAsia="zh-HK"/>
              </w:rPr>
            </w:pPr>
            <w:ins w:id="1663" w:author="Siu Ham Wong" w:date="2024-08-01T10:44:00Z" w16du:dateUtc="2024-08-01T02:44:00Z">
              <w:r w:rsidRPr="008B1896">
                <w:rPr>
                  <w:rFonts w:eastAsiaTheme="minorEastAsia" w:cs="Arial"/>
                  <w:lang w:eastAsia="zh-HK"/>
                </w:rPr>
                <w:t>Result Message</w:t>
              </w:r>
            </w:ins>
          </w:p>
        </w:tc>
      </w:tr>
      <w:tr w:rsidR="00DC696D" w:rsidRPr="008B1896" w14:paraId="4E54E2E9" w14:textId="77777777" w:rsidTr="006E1C20">
        <w:trPr>
          <w:ins w:id="1664" w:author="Siu Ham Wong" w:date="2024-08-01T10:44:00Z"/>
        </w:trPr>
        <w:tc>
          <w:tcPr>
            <w:tcW w:w="2673" w:type="dxa"/>
          </w:tcPr>
          <w:p w14:paraId="5ED3A78E" w14:textId="77777777" w:rsidR="00DC696D" w:rsidRPr="008B1896" w:rsidRDefault="00DC696D" w:rsidP="006E1C20">
            <w:pPr>
              <w:pStyle w:val="ListParagraph"/>
              <w:ind w:leftChars="0" w:left="0"/>
              <w:rPr>
                <w:ins w:id="1665" w:author="Siu Ham Wong" w:date="2024-08-01T10:44:00Z" w16du:dateUtc="2024-08-01T02:44:00Z"/>
                <w:rFonts w:cs="Arial"/>
                <w:lang w:eastAsia="zh-HK"/>
              </w:rPr>
            </w:pPr>
            <w:proofErr w:type="spellStart"/>
            <w:ins w:id="1666" w:author="Siu Ham Wong" w:date="2024-08-01T10:44:00Z" w16du:dateUtc="2024-08-01T02:44:00Z">
              <w:r w:rsidRPr="008B1896">
                <w:rPr>
                  <w:rFonts w:cs="Arial"/>
                  <w:lang w:eastAsia="zh-HK"/>
                </w:rPr>
                <w:t>sysDatetime</w:t>
              </w:r>
              <w:proofErr w:type="spellEnd"/>
            </w:ins>
          </w:p>
        </w:tc>
        <w:tc>
          <w:tcPr>
            <w:tcW w:w="2177" w:type="dxa"/>
          </w:tcPr>
          <w:p w14:paraId="78CFEA78" w14:textId="77777777" w:rsidR="00DC696D" w:rsidRPr="008B1896" w:rsidRDefault="00DC696D" w:rsidP="006E1C20">
            <w:pPr>
              <w:pStyle w:val="ListParagraph"/>
              <w:ind w:leftChars="0" w:left="0"/>
              <w:rPr>
                <w:ins w:id="1667" w:author="Siu Ham Wong" w:date="2024-08-01T10:44:00Z" w16du:dateUtc="2024-08-01T02:44:00Z"/>
                <w:rFonts w:cs="Arial"/>
                <w:lang w:eastAsia="zh-HK"/>
              </w:rPr>
            </w:pPr>
            <w:ins w:id="1668" w:author="Siu Ham Wong" w:date="2024-08-01T10:44:00Z" w16du:dateUtc="2024-08-01T02:44:00Z">
              <w:r w:rsidRPr="008B1896">
                <w:rPr>
                  <w:rFonts w:cs="Arial"/>
                  <w:lang w:eastAsia="zh-HK"/>
                </w:rPr>
                <w:t>String</w:t>
              </w:r>
            </w:ins>
          </w:p>
        </w:tc>
        <w:tc>
          <w:tcPr>
            <w:tcW w:w="3206" w:type="dxa"/>
          </w:tcPr>
          <w:p w14:paraId="5B62EF69" w14:textId="77777777" w:rsidR="00DC696D" w:rsidRPr="008B1896" w:rsidRDefault="00DC696D" w:rsidP="006E1C20">
            <w:pPr>
              <w:pStyle w:val="ListParagraph"/>
              <w:ind w:leftChars="0" w:left="0"/>
              <w:rPr>
                <w:ins w:id="1669" w:author="Siu Ham Wong" w:date="2024-08-01T10:44:00Z" w16du:dateUtc="2024-08-01T02:44:00Z"/>
                <w:rFonts w:cs="Arial"/>
                <w:shd w:val="clear" w:color="auto" w:fill="FFFFFF"/>
              </w:rPr>
            </w:pPr>
            <w:ins w:id="1670" w:author="Siu Ham Wong" w:date="2024-08-01T10:44:00Z" w16du:dateUtc="2024-08-01T02:44:00Z">
              <w:r w:rsidRPr="003A4800">
                <w:rPr>
                  <w:rFonts w:cs="Arial"/>
                  <w:shd w:val="clear" w:color="auto" w:fill="FFFFFF"/>
                </w:rPr>
                <w:t xml:space="preserve">YYYY-MM-DD </w:t>
              </w:r>
              <w:proofErr w:type="gramStart"/>
              <w:r w:rsidRPr="003A4800">
                <w:rPr>
                  <w:rFonts w:cs="Arial"/>
                  <w:shd w:val="clear" w:color="auto" w:fill="FFFFFF"/>
                </w:rPr>
                <w:t>HH:NN</w:t>
              </w:r>
              <w:proofErr w:type="gramEnd"/>
              <w:r w:rsidRPr="003A4800">
                <w:rPr>
                  <w:rFonts w:cs="Arial"/>
                  <w:shd w:val="clear" w:color="auto" w:fill="FFFFFF"/>
                </w:rPr>
                <w:t>:SS</w:t>
              </w:r>
            </w:ins>
          </w:p>
          <w:p w14:paraId="7D8765AF" w14:textId="77777777" w:rsidR="00DC696D" w:rsidRPr="008B1896" w:rsidRDefault="00DC696D" w:rsidP="006E1C20">
            <w:pPr>
              <w:pStyle w:val="ListParagraph"/>
              <w:ind w:leftChars="0" w:left="0"/>
              <w:rPr>
                <w:ins w:id="1671" w:author="Siu Ham Wong" w:date="2024-08-01T10:44:00Z" w16du:dateUtc="2024-08-01T02:44:00Z"/>
                <w:rFonts w:eastAsiaTheme="minorEastAsia" w:cs="Arial"/>
                <w:lang w:eastAsia="zh-HK"/>
              </w:rPr>
            </w:pPr>
            <w:ins w:id="1672" w:author="Siu Ham Wong" w:date="2024-08-01T10:44:00Z" w16du:dateUtc="2024-08-01T02:44:00Z">
              <w:r w:rsidRPr="008B1896">
                <w:rPr>
                  <w:rFonts w:cs="Arial"/>
                </w:rPr>
                <w:t>System Date Time</w:t>
              </w:r>
            </w:ins>
          </w:p>
        </w:tc>
      </w:tr>
      <w:tr w:rsidR="00DC696D" w:rsidRPr="008B1896" w14:paraId="1604D6B2" w14:textId="77777777" w:rsidTr="006E1C20">
        <w:trPr>
          <w:ins w:id="1673" w:author="Siu Ham Wong" w:date="2024-08-01T10:44:00Z"/>
        </w:trPr>
        <w:tc>
          <w:tcPr>
            <w:tcW w:w="2673" w:type="dxa"/>
          </w:tcPr>
          <w:p w14:paraId="33F5B0CC" w14:textId="43B8EA05" w:rsidR="00DC696D" w:rsidRPr="008B1896" w:rsidRDefault="00811ACB" w:rsidP="006E1C20">
            <w:pPr>
              <w:pStyle w:val="ListParagraph"/>
              <w:ind w:leftChars="0" w:left="0"/>
              <w:rPr>
                <w:ins w:id="1674" w:author="Siu Ham Wong" w:date="2024-08-01T10:44:00Z" w16du:dateUtc="2024-08-01T02:44:00Z"/>
                <w:rFonts w:cs="Arial"/>
                <w:lang w:eastAsia="zh-HK"/>
              </w:rPr>
            </w:pPr>
            <w:ins w:id="1675" w:author="Siu Ham Wong" w:date="2024-08-01T10:56:00Z" w16du:dateUtc="2024-08-01T02:56:00Z">
              <w:r w:rsidRPr="00811ACB">
                <w:rPr>
                  <w:rFonts w:cs="Arial"/>
                  <w:lang w:eastAsia="zh-HK"/>
                </w:rPr>
                <w:t>validate</w:t>
              </w:r>
            </w:ins>
          </w:p>
        </w:tc>
        <w:tc>
          <w:tcPr>
            <w:tcW w:w="2177" w:type="dxa"/>
          </w:tcPr>
          <w:p w14:paraId="738C5B59" w14:textId="77777777" w:rsidR="00DC696D" w:rsidRPr="008B1896" w:rsidRDefault="00DC696D" w:rsidP="006E1C20">
            <w:pPr>
              <w:pStyle w:val="ListParagraph"/>
              <w:ind w:leftChars="0" w:left="0"/>
              <w:rPr>
                <w:ins w:id="1676" w:author="Siu Ham Wong" w:date="2024-08-01T10:44:00Z" w16du:dateUtc="2024-08-01T02:44:00Z"/>
                <w:rFonts w:cs="Arial"/>
                <w:lang w:eastAsia="zh-HK"/>
              </w:rPr>
            </w:pPr>
            <w:ins w:id="1677" w:author="Siu Ham Wong" w:date="2024-08-01T10:44:00Z" w16du:dateUtc="2024-08-01T02:44:00Z">
              <w:r w:rsidRPr="008B1896">
                <w:rPr>
                  <w:rFonts w:cs="Arial"/>
                  <w:lang w:eastAsia="zh-HK"/>
                </w:rPr>
                <w:t>String</w:t>
              </w:r>
            </w:ins>
          </w:p>
        </w:tc>
        <w:tc>
          <w:tcPr>
            <w:tcW w:w="3206" w:type="dxa"/>
          </w:tcPr>
          <w:p w14:paraId="6A994BFB" w14:textId="5ECE99E9" w:rsidR="00DC696D" w:rsidRPr="003A4800" w:rsidRDefault="00811ACB" w:rsidP="00811ACB">
            <w:pPr>
              <w:pStyle w:val="ListParagraph"/>
              <w:ind w:leftChars="0" w:left="0"/>
              <w:rPr>
                <w:ins w:id="1678" w:author="Siu Ham Wong" w:date="2024-08-01T10:44:00Z" w16du:dateUtc="2024-08-01T02:44:00Z"/>
                <w:rFonts w:cs="Arial"/>
                <w:shd w:val="clear" w:color="auto" w:fill="FFFFFF"/>
              </w:rPr>
            </w:pPr>
            <w:ins w:id="1679" w:author="Siu Ham Wong" w:date="2024-08-01T10:56:00Z" w16du:dateUtc="2024-08-01T02:56:00Z">
              <w:r>
                <w:t>"Y" = match, "N" = not match</w:t>
              </w:r>
            </w:ins>
          </w:p>
        </w:tc>
      </w:tr>
    </w:tbl>
    <w:p w14:paraId="629631C8" w14:textId="77777777" w:rsidR="00DC696D" w:rsidRPr="008B1896" w:rsidRDefault="00DC696D" w:rsidP="00DC696D">
      <w:pPr>
        <w:widowControl w:val="0"/>
        <w:adjustRightInd/>
        <w:snapToGrid/>
        <w:jc w:val="left"/>
        <w:rPr>
          <w:ins w:id="1680" w:author="Siu Ham Wong" w:date="2024-08-01T10:44:00Z" w16du:dateUtc="2024-08-01T02:44:00Z"/>
          <w:rFonts w:cs="Arial"/>
          <w:b/>
          <w:lang w:eastAsia="zh-HK"/>
        </w:rPr>
      </w:pPr>
    </w:p>
    <w:p w14:paraId="3700A86A" w14:textId="6909798B" w:rsidR="00DC696D" w:rsidRPr="003A4800" w:rsidRDefault="00DC696D" w:rsidP="00DC696D">
      <w:pPr>
        <w:widowControl w:val="0"/>
        <w:adjustRightInd/>
        <w:snapToGrid/>
        <w:ind w:left="851"/>
        <w:jc w:val="left"/>
        <w:rPr>
          <w:ins w:id="1681" w:author="Siu Ham Wong" w:date="2024-08-01T10:44:00Z" w16du:dateUtc="2024-08-01T02:44:00Z"/>
          <w:rFonts w:cs="Arial"/>
          <w:bCs/>
          <w:lang w:eastAsia="zh-HK"/>
        </w:rPr>
      </w:pPr>
      <w:ins w:id="1682" w:author="Siu Ham Wong" w:date="2024-08-01T10:44:00Z" w16du:dateUtc="2024-08-01T02:44:00Z">
        <w:r w:rsidRPr="003A4800">
          <w:rPr>
            <w:rFonts w:cs="Arial"/>
            <w:bCs/>
            <w:lang w:eastAsia="zh-HK"/>
          </w:rPr>
          <w:t xml:space="preserve">Remarks: </w:t>
        </w:r>
        <w:r w:rsidRPr="006716A5">
          <w:rPr>
            <w:rFonts w:cs="Arial"/>
            <w:bCs/>
            <w:lang w:eastAsia="zh-HK"/>
          </w:rPr>
          <w:t xml:space="preserve">MPS call </w:t>
        </w:r>
      </w:ins>
      <w:ins w:id="1683" w:author="Siu Ham Wong" w:date="2024-08-01T10:57:00Z" w16du:dateUtc="2024-08-01T02:57:00Z">
        <w:r w:rsidR="00811ACB">
          <w:rPr>
            <w:rFonts w:cs="Arial"/>
            <w:bCs/>
            <w:lang w:eastAsia="zh-HK"/>
          </w:rPr>
          <w:t>BOSS</w:t>
        </w:r>
      </w:ins>
      <w:ins w:id="1684" w:author="Siu Ham Wong" w:date="2024-08-01T10:44:00Z" w16du:dateUtc="2024-08-01T02:44:00Z">
        <w:r w:rsidRPr="006716A5">
          <w:rPr>
            <w:rFonts w:cs="Arial"/>
            <w:bCs/>
            <w:lang w:eastAsia="zh-HK"/>
          </w:rPr>
          <w:t xml:space="preserve"> API through </w:t>
        </w:r>
        <w:r w:rsidRPr="00811ACB">
          <w:rPr>
            <w:rFonts w:cs="Arial"/>
            <w:b/>
            <w:i/>
            <w:iCs/>
            <w:lang w:eastAsia="zh-HK"/>
          </w:rPr>
          <w:t xml:space="preserve">APS API - </w:t>
        </w:r>
      </w:ins>
      <w:ins w:id="1685" w:author="Siu Ham Wong" w:date="2024-08-01T10:57:00Z" w16du:dateUtc="2024-08-01T02:57:00Z">
        <w:r w:rsidR="00811ACB" w:rsidRPr="00811ACB">
          <w:rPr>
            <w:b/>
            <w:i/>
            <w:iCs/>
            <w:lang w:eastAsia="zh-HK"/>
            <w:rPrChange w:id="1686" w:author="Siu Ham Wong" w:date="2024-08-01T10:58:00Z" w16du:dateUtc="2024-08-01T02:58:00Z">
              <w:rPr>
                <w:bCs/>
                <w:lang w:eastAsia="zh-HK"/>
              </w:rPr>
            </w:rPrChange>
          </w:rPr>
          <w:t xml:space="preserve">MPS </w:t>
        </w:r>
      </w:ins>
      <w:ins w:id="1687" w:author="Siu Ham Wong" w:date="2024-08-01T10:58:00Z" w16du:dateUtc="2024-08-01T02:58:00Z">
        <w:r w:rsidR="00811ACB" w:rsidRPr="00811ACB">
          <w:rPr>
            <w:b/>
            <w:i/>
            <w:iCs/>
            <w:lang w:eastAsia="zh-HK"/>
            <w:rPrChange w:id="1688" w:author="Siu Ham Wong" w:date="2024-08-01T10:58:00Z" w16du:dateUtc="2024-08-01T02:58:00Z">
              <w:rPr>
                <w:bCs/>
                <w:lang w:eastAsia="zh-HK"/>
              </w:rPr>
            </w:rPrChange>
          </w:rPr>
          <w:t>Request BOSS Validate Driver Info</w:t>
        </w:r>
      </w:ins>
      <w:ins w:id="1689" w:author="Siu Ham Wong" w:date="2024-08-01T10:44:00Z" w16du:dateUtc="2024-08-01T02:44:00Z">
        <w:r w:rsidRPr="006716A5">
          <w:rPr>
            <w:rFonts w:cs="Arial"/>
            <w:bCs/>
            <w:lang w:eastAsia="zh-HK"/>
          </w:rPr>
          <w:t xml:space="preserve"> to </w:t>
        </w:r>
      </w:ins>
      <w:ins w:id="1690" w:author="Siu Ham Wong" w:date="2024-08-01T10:58:00Z" w16du:dateUtc="2024-08-01T02:58:00Z">
        <w:r w:rsidR="00811ACB">
          <w:rPr>
            <w:rFonts w:cs="Arial"/>
            <w:bCs/>
            <w:lang w:eastAsia="zh-HK"/>
          </w:rPr>
          <w:t xml:space="preserve">validate </w:t>
        </w:r>
      </w:ins>
      <w:ins w:id="1691" w:author="Siu Ham Wong" w:date="2024-08-01T10:59:00Z" w16du:dateUtc="2024-08-01T02:59:00Z">
        <w:r w:rsidR="00811ACB">
          <w:rPr>
            <w:rFonts w:cs="Arial"/>
            <w:bCs/>
            <w:lang w:eastAsia="zh-HK"/>
          </w:rPr>
          <w:t>driver information</w:t>
        </w:r>
      </w:ins>
      <w:ins w:id="1692" w:author="Siu Ham Wong" w:date="2024-08-01T10:44:00Z" w16du:dateUtc="2024-08-01T02:44:00Z">
        <w:r w:rsidRPr="006716A5">
          <w:rPr>
            <w:rFonts w:cs="Arial"/>
            <w:bCs/>
            <w:lang w:eastAsia="zh-HK"/>
          </w:rPr>
          <w:t>.</w:t>
        </w:r>
      </w:ins>
    </w:p>
    <w:p w14:paraId="1CC1F8D0" w14:textId="77777777" w:rsidR="00BE6936" w:rsidRPr="008B1896" w:rsidRDefault="00BE6936" w:rsidP="00BE6936">
      <w:pPr>
        <w:widowControl w:val="0"/>
        <w:adjustRightInd/>
        <w:snapToGrid/>
        <w:jc w:val="left"/>
        <w:rPr>
          <w:ins w:id="1693" w:author="Siu Ham Wong" w:date="2025-01-26T02:42:00Z" w16du:dateUtc="2025-01-25T18:42:00Z"/>
          <w:rFonts w:cs="Arial"/>
          <w:b/>
          <w:lang w:eastAsia="zh-HK"/>
        </w:rPr>
      </w:pPr>
    </w:p>
    <w:p w14:paraId="5872F876" w14:textId="20A6F72C" w:rsidR="00BE6936" w:rsidRPr="008B1896" w:rsidRDefault="00BE6936" w:rsidP="00BE6936">
      <w:pPr>
        <w:pStyle w:val="Heading3"/>
        <w:rPr>
          <w:ins w:id="1694" w:author="Siu Ham Wong" w:date="2025-01-26T02:42:00Z" w16du:dateUtc="2025-01-25T18:42:00Z"/>
          <w:lang w:eastAsia="zh-HK"/>
        </w:rPr>
      </w:pPr>
      <w:bookmarkStart w:id="1695" w:name="_Toc188888838"/>
      <w:ins w:id="1696" w:author="Siu Ham Wong" w:date="2025-01-26T02:42:00Z" w16du:dateUtc="2025-01-25T18:42:00Z">
        <w:r w:rsidRPr="00BE6936">
          <w:rPr>
            <w:lang w:eastAsia="zh-HK"/>
          </w:rPr>
          <w:t>CPVACS Confirm MPS Vehicle Arrived at Inside Retrieval Cabin Door</w:t>
        </w:r>
        <w:bookmarkEnd w:id="1695"/>
      </w:ins>
    </w:p>
    <w:p w14:paraId="4DB2A9D9" w14:textId="3DDEFE8D" w:rsidR="00BE6936" w:rsidRPr="008B1896" w:rsidRDefault="00BE6936" w:rsidP="00BE6936">
      <w:pPr>
        <w:pStyle w:val="ListParagraph"/>
        <w:widowControl w:val="0"/>
        <w:adjustRightInd/>
        <w:snapToGrid/>
        <w:ind w:leftChars="0" w:left="960"/>
        <w:jc w:val="left"/>
        <w:rPr>
          <w:ins w:id="1697" w:author="Siu Ham Wong" w:date="2025-01-26T02:42:00Z" w16du:dateUtc="2025-01-25T18:42:00Z"/>
          <w:rFonts w:cs="Arial"/>
          <w:lang w:eastAsia="zh-HK"/>
        </w:rPr>
      </w:pPr>
      <w:ins w:id="1698" w:author="Siu Ham Wong" w:date="2025-01-26T02:42:00Z" w16du:dateUtc="2025-01-25T18:42:00Z">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ins>
      <w:proofErr w:type="spellStart"/>
      <w:ins w:id="1699" w:author="Siu Ham Wong" w:date="2025-01-26T02:43:00Z" w16du:dateUtc="2025-01-25T18:43:00Z">
        <w:r w:rsidRPr="00BE6936">
          <w:rPr>
            <w:rFonts w:cs="Arial"/>
            <w:lang w:eastAsia="zh-HK"/>
          </w:rPr>
          <w:t>confirmPickUpVehicle</w:t>
        </w:r>
      </w:ins>
      <w:proofErr w:type="spellEnd"/>
    </w:p>
    <w:p w14:paraId="5A2AC1A6" w14:textId="77777777" w:rsidR="00BE6936" w:rsidRPr="008B1896" w:rsidRDefault="00BE6936" w:rsidP="00BE6936">
      <w:pPr>
        <w:pStyle w:val="ListParagraph"/>
        <w:widowControl w:val="0"/>
        <w:adjustRightInd/>
        <w:snapToGrid/>
        <w:ind w:leftChars="0" w:left="960"/>
        <w:jc w:val="left"/>
        <w:rPr>
          <w:ins w:id="1700" w:author="Siu Ham Wong" w:date="2025-01-26T02:42:00Z" w16du:dateUtc="2025-01-25T18:42:00Z"/>
          <w:rFonts w:cs="Arial"/>
          <w:lang w:eastAsia="zh-HK"/>
        </w:rPr>
      </w:pPr>
      <w:ins w:id="1701" w:author="Siu Ham Wong" w:date="2025-01-26T02:42:00Z" w16du:dateUtc="2025-01-25T18:42:00Z">
        <w:r w:rsidRPr="008B1896">
          <w:rPr>
            <w:rFonts w:cs="Arial"/>
            <w:lang w:eastAsia="zh-HK"/>
          </w:rPr>
          <w:t>Method: Post</w:t>
        </w:r>
      </w:ins>
    </w:p>
    <w:p w14:paraId="3553D2A6" w14:textId="77777777" w:rsidR="00BE6936" w:rsidRPr="008B1896" w:rsidRDefault="00BE6936" w:rsidP="00BE6936">
      <w:pPr>
        <w:pStyle w:val="ListParagraph"/>
        <w:ind w:leftChars="0" w:left="960"/>
        <w:rPr>
          <w:ins w:id="1702" w:author="Siu Ham Wong" w:date="2025-01-26T02:42:00Z" w16du:dateUtc="2025-01-25T18:42:00Z"/>
          <w:rFonts w:eastAsiaTheme="minorEastAsia" w:cs="Arial"/>
          <w:lang w:eastAsia="zh-HK"/>
        </w:rPr>
      </w:pPr>
      <w:ins w:id="1703" w:author="Siu Ham Wong" w:date="2025-01-26T02:42:00Z" w16du:dateUtc="2025-01-25T18:42:00Z">
        <w:r w:rsidRPr="008B1896">
          <w:rPr>
            <w:rFonts w:eastAsiaTheme="minorEastAsia" w:cs="Arial"/>
            <w:lang w:eastAsia="zh-HK"/>
          </w:rPr>
          <w:t>Content-Type: JSON</w:t>
        </w:r>
      </w:ins>
    </w:p>
    <w:p w14:paraId="6BC4FFDF" w14:textId="77777777" w:rsidR="00BE6936" w:rsidRPr="008B1896" w:rsidRDefault="00BE6936" w:rsidP="00BE6936">
      <w:pPr>
        <w:pStyle w:val="ListParagraph"/>
        <w:ind w:leftChars="0" w:left="960"/>
        <w:rPr>
          <w:ins w:id="1704" w:author="Siu Ham Wong" w:date="2025-01-26T02:42:00Z" w16du:dateUtc="2025-01-25T18:42:00Z"/>
          <w:rFonts w:eastAsiaTheme="minorEastAsia" w:cs="Arial"/>
          <w:lang w:eastAsia="zh-HK"/>
        </w:rPr>
      </w:pPr>
      <w:ins w:id="1705" w:author="Siu Ham Wong" w:date="2025-01-26T02:42:00Z" w16du:dateUtc="2025-01-25T18:42:00Z">
        <w:r w:rsidRPr="008B1896">
          <w:rPr>
            <w:rFonts w:cs="Arial"/>
          </w:rPr>
          <w:t>Authorization: Bearer</w:t>
        </w:r>
      </w:ins>
    </w:p>
    <w:p w14:paraId="169651B4" w14:textId="77777777" w:rsidR="00BE6936" w:rsidRPr="008B1896" w:rsidRDefault="00BE6936" w:rsidP="00BE6936">
      <w:pPr>
        <w:pStyle w:val="ListParagraph"/>
        <w:ind w:leftChars="0" w:left="960"/>
        <w:rPr>
          <w:ins w:id="1706" w:author="Siu Ham Wong" w:date="2025-01-26T02:44:00Z" w16du:dateUtc="2025-01-25T18:44:00Z"/>
          <w:rFonts w:cs="Arial"/>
          <w:lang w:eastAsia="zh-HK"/>
        </w:rPr>
      </w:pPr>
      <w:ins w:id="1707" w:author="Siu Ham Wong" w:date="2025-01-26T02:42:00Z" w16du:dateUtc="2025-01-25T18:42:00Z">
        <w:r w:rsidRPr="007E47F3">
          <w:rPr>
            <w:rFonts w:cs="Arial"/>
            <w:lang w:eastAsia="zh-HK"/>
          </w:rPr>
          <w:t>Input parameter</w:t>
        </w:r>
      </w:ins>
    </w:p>
    <w:tbl>
      <w:tblPr>
        <w:tblStyle w:val="TableGrid"/>
        <w:tblW w:w="0" w:type="auto"/>
        <w:tblInd w:w="960" w:type="dxa"/>
        <w:tblLook w:val="04A0" w:firstRow="1" w:lastRow="0" w:firstColumn="1" w:lastColumn="0" w:noHBand="0" w:noVBand="1"/>
      </w:tblPr>
      <w:tblGrid>
        <w:gridCol w:w="3062"/>
        <w:gridCol w:w="2050"/>
        <w:gridCol w:w="2944"/>
      </w:tblGrid>
      <w:tr w:rsidR="00BE6936" w:rsidRPr="008B1896" w14:paraId="1CF29170" w14:textId="77777777" w:rsidTr="009A437D">
        <w:trPr>
          <w:ins w:id="1708" w:author="Siu Ham Wong" w:date="2025-01-26T02:44:00Z"/>
        </w:trPr>
        <w:tc>
          <w:tcPr>
            <w:tcW w:w="3062" w:type="dxa"/>
          </w:tcPr>
          <w:p w14:paraId="1FC9275B" w14:textId="77777777" w:rsidR="00BE6936" w:rsidRPr="008B1896" w:rsidRDefault="00BE6936" w:rsidP="009A437D">
            <w:pPr>
              <w:pStyle w:val="ListParagraph"/>
              <w:ind w:leftChars="0" w:left="0"/>
              <w:rPr>
                <w:ins w:id="1709" w:author="Siu Ham Wong" w:date="2025-01-26T02:44:00Z" w16du:dateUtc="2025-01-25T18:44:00Z"/>
                <w:rFonts w:cs="Arial"/>
                <w:b/>
                <w:lang w:eastAsia="zh-HK"/>
              </w:rPr>
            </w:pPr>
            <w:ins w:id="1710" w:author="Siu Ham Wong" w:date="2025-01-26T02:44:00Z" w16du:dateUtc="2025-01-25T18:44:00Z">
              <w:r w:rsidRPr="008B1896">
                <w:rPr>
                  <w:rFonts w:cs="Arial"/>
                  <w:b/>
                  <w:lang w:eastAsia="zh-HK"/>
                </w:rPr>
                <w:t>Field</w:t>
              </w:r>
            </w:ins>
          </w:p>
        </w:tc>
        <w:tc>
          <w:tcPr>
            <w:tcW w:w="2050" w:type="dxa"/>
          </w:tcPr>
          <w:p w14:paraId="02F7940C" w14:textId="77777777" w:rsidR="00BE6936" w:rsidRPr="008B1896" w:rsidRDefault="00BE6936" w:rsidP="009A437D">
            <w:pPr>
              <w:pStyle w:val="ListParagraph"/>
              <w:ind w:leftChars="0" w:left="0"/>
              <w:rPr>
                <w:ins w:id="1711" w:author="Siu Ham Wong" w:date="2025-01-26T02:44:00Z" w16du:dateUtc="2025-01-25T18:44:00Z"/>
                <w:rFonts w:cs="Arial"/>
                <w:b/>
                <w:lang w:eastAsia="zh-HK"/>
              </w:rPr>
            </w:pPr>
            <w:ins w:id="1712" w:author="Siu Ham Wong" w:date="2025-01-26T02:44:00Z" w16du:dateUtc="2025-01-25T18:44:00Z">
              <w:r w:rsidRPr="008B1896">
                <w:rPr>
                  <w:rFonts w:cs="Arial"/>
                  <w:b/>
                  <w:lang w:eastAsia="zh-HK"/>
                </w:rPr>
                <w:t>Type</w:t>
              </w:r>
            </w:ins>
          </w:p>
        </w:tc>
        <w:tc>
          <w:tcPr>
            <w:tcW w:w="2944" w:type="dxa"/>
          </w:tcPr>
          <w:p w14:paraId="6EF7367F" w14:textId="77777777" w:rsidR="00BE6936" w:rsidRPr="008B1896" w:rsidRDefault="00BE6936" w:rsidP="009A437D">
            <w:pPr>
              <w:pStyle w:val="ListParagraph"/>
              <w:ind w:leftChars="0" w:left="0"/>
              <w:rPr>
                <w:ins w:id="1713" w:author="Siu Ham Wong" w:date="2025-01-26T02:44:00Z" w16du:dateUtc="2025-01-25T18:44:00Z"/>
                <w:rFonts w:cs="Arial"/>
                <w:b/>
                <w:lang w:eastAsia="zh-HK"/>
              </w:rPr>
            </w:pPr>
            <w:ins w:id="1714" w:author="Siu Ham Wong" w:date="2025-01-26T02:44:00Z" w16du:dateUtc="2025-01-25T18:44:00Z">
              <w:r w:rsidRPr="008B1896">
                <w:rPr>
                  <w:rFonts w:cs="Arial"/>
                  <w:b/>
                  <w:lang w:eastAsia="zh-HK"/>
                </w:rPr>
                <w:t>Description</w:t>
              </w:r>
            </w:ins>
          </w:p>
        </w:tc>
      </w:tr>
      <w:tr w:rsidR="00BE6936" w:rsidRPr="008B1896" w14:paraId="4040E33A" w14:textId="77777777" w:rsidTr="009A437D">
        <w:trPr>
          <w:ins w:id="1715" w:author="Siu Ham Wong" w:date="2025-01-26T02:44:00Z"/>
        </w:trPr>
        <w:tc>
          <w:tcPr>
            <w:tcW w:w="3062" w:type="dxa"/>
          </w:tcPr>
          <w:p w14:paraId="20C24470" w14:textId="77777777" w:rsidR="00BE6936" w:rsidRPr="008B1896" w:rsidRDefault="00BE6936" w:rsidP="009A437D">
            <w:pPr>
              <w:pStyle w:val="ListParagraph"/>
              <w:ind w:leftChars="0" w:left="0"/>
              <w:rPr>
                <w:ins w:id="1716" w:author="Siu Ham Wong" w:date="2025-01-26T02:44:00Z" w16du:dateUtc="2025-01-25T18:44:00Z"/>
                <w:rFonts w:cs="Arial"/>
                <w:lang w:eastAsia="zh-HK"/>
              </w:rPr>
            </w:pPr>
            <w:proofErr w:type="spellStart"/>
            <w:ins w:id="1717" w:author="Siu Ham Wong" w:date="2025-01-26T02:44:00Z" w16du:dateUtc="2025-01-25T18:44:00Z">
              <w:r w:rsidRPr="008B1896">
                <w:rPr>
                  <w:rFonts w:cs="Arial"/>
                  <w:lang w:eastAsia="zh-HK"/>
                </w:rPr>
                <w:t>cabinId</w:t>
              </w:r>
              <w:proofErr w:type="spellEnd"/>
            </w:ins>
          </w:p>
        </w:tc>
        <w:tc>
          <w:tcPr>
            <w:tcW w:w="2050" w:type="dxa"/>
          </w:tcPr>
          <w:p w14:paraId="57C852DB" w14:textId="77777777" w:rsidR="00BE6936" w:rsidRPr="008B1896" w:rsidRDefault="00BE6936" w:rsidP="009A437D">
            <w:pPr>
              <w:pStyle w:val="ListParagraph"/>
              <w:ind w:leftChars="0" w:left="0"/>
              <w:rPr>
                <w:ins w:id="1718" w:author="Siu Ham Wong" w:date="2025-01-26T02:44:00Z" w16du:dateUtc="2025-01-25T18:44:00Z"/>
                <w:rFonts w:cs="Arial"/>
                <w:lang w:eastAsia="zh-HK"/>
              </w:rPr>
            </w:pPr>
            <w:ins w:id="1719" w:author="Siu Ham Wong" w:date="2025-01-26T02:44:00Z" w16du:dateUtc="2025-01-25T18:44:00Z">
              <w:r w:rsidRPr="008B1896">
                <w:rPr>
                  <w:rFonts w:cs="Arial"/>
                  <w:lang w:eastAsia="zh-HK"/>
                </w:rPr>
                <w:t>String</w:t>
              </w:r>
            </w:ins>
          </w:p>
        </w:tc>
        <w:tc>
          <w:tcPr>
            <w:tcW w:w="2944" w:type="dxa"/>
          </w:tcPr>
          <w:p w14:paraId="3B1F710D" w14:textId="77777777" w:rsidR="00BE6936" w:rsidRPr="008B1896" w:rsidRDefault="00BE6936" w:rsidP="009A437D">
            <w:pPr>
              <w:pStyle w:val="ListParagraph"/>
              <w:ind w:leftChars="0" w:left="0"/>
              <w:rPr>
                <w:ins w:id="1720" w:author="Siu Ham Wong" w:date="2025-01-26T02:44:00Z" w16du:dateUtc="2025-01-25T18:44:00Z"/>
                <w:rFonts w:eastAsiaTheme="minorEastAsia" w:cs="Arial"/>
                <w:lang w:eastAsia="zh-HK"/>
              </w:rPr>
            </w:pPr>
            <w:ins w:id="1721" w:author="Siu Ham Wong" w:date="2025-01-26T02:44:00Z" w16du:dateUtc="2025-01-25T18:44:00Z">
              <w:r w:rsidRPr="008B1896">
                <w:rPr>
                  <w:rFonts w:eastAsiaTheme="minorEastAsia" w:cs="Arial"/>
                  <w:lang w:eastAsia="zh-HK"/>
                </w:rPr>
                <w:t>Cabin ID</w:t>
              </w:r>
            </w:ins>
          </w:p>
        </w:tc>
      </w:tr>
      <w:tr w:rsidR="00BE6936" w:rsidRPr="008B1896" w14:paraId="7DDB63DB" w14:textId="77777777" w:rsidTr="009A437D">
        <w:trPr>
          <w:ins w:id="1722" w:author="Siu Ham Wong" w:date="2025-01-26T02:44:00Z"/>
        </w:trPr>
        <w:tc>
          <w:tcPr>
            <w:tcW w:w="3062" w:type="dxa"/>
          </w:tcPr>
          <w:p w14:paraId="145A0A4E" w14:textId="77777777" w:rsidR="00BE6936" w:rsidRPr="008B1896" w:rsidRDefault="00BE6936" w:rsidP="009A437D">
            <w:pPr>
              <w:pStyle w:val="ListParagraph"/>
              <w:ind w:leftChars="0" w:left="0"/>
              <w:rPr>
                <w:ins w:id="1723" w:author="Siu Ham Wong" w:date="2025-01-26T02:44:00Z" w16du:dateUtc="2025-01-25T18:44:00Z"/>
                <w:rFonts w:cs="Arial"/>
                <w:lang w:eastAsia="zh-HK"/>
              </w:rPr>
            </w:pPr>
            <w:proofErr w:type="spellStart"/>
            <w:ins w:id="1724" w:author="Siu Ham Wong" w:date="2025-01-26T02:44:00Z" w16du:dateUtc="2025-01-25T18:44:00Z">
              <w:r w:rsidRPr="002D7C93">
                <w:rPr>
                  <w:rFonts w:cs="Arial"/>
                  <w:lang w:eastAsia="zh-HK"/>
                </w:rPr>
                <w:t>vehicleHongkong</w:t>
              </w:r>
              <w:proofErr w:type="spellEnd"/>
            </w:ins>
          </w:p>
        </w:tc>
        <w:tc>
          <w:tcPr>
            <w:tcW w:w="2050" w:type="dxa"/>
          </w:tcPr>
          <w:p w14:paraId="5D4A0AD5" w14:textId="77777777" w:rsidR="00BE6936" w:rsidRPr="008B1896" w:rsidRDefault="00BE6936" w:rsidP="009A437D">
            <w:pPr>
              <w:pStyle w:val="ListParagraph"/>
              <w:ind w:leftChars="0" w:left="0"/>
              <w:rPr>
                <w:ins w:id="1725" w:author="Siu Ham Wong" w:date="2025-01-26T02:44:00Z" w16du:dateUtc="2025-01-25T18:44:00Z"/>
                <w:rFonts w:cs="Arial"/>
                <w:lang w:eastAsia="zh-HK"/>
              </w:rPr>
            </w:pPr>
            <w:ins w:id="1726" w:author="Siu Ham Wong" w:date="2025-01-26T02:44:00Z" w16du:dateUtc="2025-01-25T18:44:00Z">
              <w:r w:rsidRPr="002D7C93">
                <w:rPr>
                  <w:rFonts w:cs="Arial"/>
                  <w:lang w:eastAsia="zh-HK"/>
                </w:rPr>
                <w:t>String</w:t>
              </w:r>
            </w:ins>
          </w:p>
        </w:tc>
        <w:tc>
          <w:tcPr>
            <w:tcW w:w="2944" w:type="dxa"/>
          </w:tcPr>
          <w:p w14:paraId="7C8E6591" w14:textId="77777777" w:rsidR="00BE6936" w:rsidRPr="008B1896" w:rsidRDefault="00BE6936" w:rsidP="009A437D">
            <w:pPr>
              <w:pStyle w:val="ListParagraph"/>
              <w:ind w:leftChars="0" w:left="0"/>
              <w:rPr>
                <w:ins w:id="1727" w:author="Siu Ham Wong" w:date="2025-01-26T02:44:00Z" w16du:dateUtc="2025-01-25T18:44:00Z"/>
                <w:rFonts w:eastAsiaTheme="minorEastAsia" w:cs="Arial"/>
                <w:lang w:eastAsia="zh-HK"/>
              </w:rPr>
            </w:pPr>
            <w:ins w:id="1728" w:author="Siu Ham Wong" w:date="2025-01-26T02:44:00Z" w16du:dateUtc="2025-01-25T18:44:00Z">
              <w:r w:rsidRPr="002D7C93">
                <w:rPr>
                  <w:rFonts w:cs="Arial"/>
                  <w:shd w:val="clear" w:color="auto" w:fill="FFFFFF"/>
                </w:rPr>
                <w:t xml:space="preserve">HK License Plate Number </w:t>
              </w:r>
            </w:ins>
          </w:p>
        </w:tc>
      </w:tr>
      <w:tr w:rsidR="00BE6936" w:rsidRPr="008B1896" w14:paraId="568B4DF2" w14:textId="77777777" w:rsidTr="009A437D">
        <w:trPr>
          <w:ins w:id="1729" w:author="Siu Ham Wong" w:date="2025-01-26T02:44:00Z"/>
        </w:trPr>
        <w:tc>
          <w:tcPr>
            <w:tcW w:w="3062" w:type="dxa"/>
          </w:tcPr>
          <w:p w14:paraId="6492D63F" w14:textId="77777777" w:rsidR="00BE6936" w:rsidRPr="008B1896" w:rsidRDefault="00BE6936" w:rsidP="009A437D">
            <w:pPr>
              <w:pStyle w:val="ListParagraph"/>
              <w:ind w:leftChars="0" w:left="0"/>
              <w:rPr>
                <w:ins w:id="1730" w:author="Siu Ham Wong" w:date="2025-01-26T02:44:00Z" w16du:dateUtc="2025-01-25T18:44:00Z"/>
                <w:rFonts w:cs="Arial"/>
                <w:lang w:eastAsia="zh-HK"/>
              </w:rPr>
            </w:pPr>
            <w:proofErr w:type="spellStart"/>
            <w:ins w:id="1731" w:author="Siu Ham Wong" w:date="2025-01-26T02:44:00Z" w16du:dateUtc="2025-01-25T18:44:00Z">
              <w:r w:rsidRPr="002D7C93">
                <w:rPr>
                  <w:rFonts w:cs="Arial"/>
                  <w:lang w:eastAsia="zh-HK"/>
                </w:rPr>
                <w:t>vehicleMainland</w:t>
              </w:r>
              <w:proofErr w:type="spellEnd"/>
            </w:ins>
          </w:p>
        </w:tc>
        <w:tc>
          <w:tcPr>
            <w:tcW w:w="2050" w:type="dxa"/>
          </w:tcPr>
          <w:p w14:paraId="70321B4E" w14:textId="77777777" w:rsidR="00BE6936" w:rsidRPr="008B1896" w:rsidRDefault="00BE6936" w:rsidP="009A437D">
            <w:pPr>
              <w:pStyle w:val="ListParagraph"/>
              <w:ind w:leftChars="0" w:left="0"/>
              <w:rPr>
                <w:ins w:id="1732" w:author="Siu Ham Wong" w:date="2025-01-26T02:44:00Z" w16du:dateUtc="2025-01-25T18:44:00Z"/>
                <w:rFonts w:cs="Arial"/>
                <w:lang w:eastAsia="zh-HK"/>
              </w:rPr>
            </w:pPr>
            <w:ins w:id="1733" w:author="Siu Ham Wong" w:date="2025-01-26T02:44:00Z" w16du:dateUtc="2025-01-25T18:44:00Z">
              <w:r w:rsidRPr="002D7C93">
                <w:rPr>
                  <w:rFonts w:cs="Arial"/>
                  <w:lang w:eastAsia="zh-HK"/>
                </w:rPr>
                <w:t>String</w:t>
              </w:r>
            </w:ins>
          </w:p>
        </w:tc>
        <w:tc>
          <w:tcPr>
            <w:tcW w:w="2944" w:type="dxa"/>
          </w:tcPr>
          <w:p w14:paraId="4D4E792B" w14:textId="77777777" w:rsidR="00BE6936" w:rsidRPr="008B1896" w:rsidRDefault="00BE6936" w:rsidP="009A437D">
            <w:pPr>
              <w:pStyle w:val="ListParagraph"/>
              <w:ind w:leftChars="0" w:left="0"/>
              <w:rPr>
                <w:ins w:id="1734" w:author="Siu Ham Wong" w:date="2025-01-26T02:44:00Z" w16du:dateUtc="2025-01-25T18:44:00Z"/>
                <w:rFonts w:eastAsiaTheme="minorEastAsia" w:cs="Arial"/>
                <w:lang w:eastAsia="zh-HK"/>
              </w:rPr>
            </w:pPr>
            <w:ins w:id="1735" w:author="Siu Ham Wong" w:date="2025-01-26T02:44:00Z" w16du:dateUtc="2025-01-25T18:44:00Z">
              <w:r w:rsidRPr="002D7C93">
                <w:rPr>
                  <w:rFonts w:cs="Arial"/>
                  <w:shd w:val="clear" w:color="auto" w:fill="FFFFFF"/>
                </w:rPr>
                <w:t>Mainland License Plate Number</w:t>
              </w:r>
            </w:ins>
          </w:p>
        </w:tc>
      </w:tr>
      <w:tr w:rsidR="00BE6936" w:rsidRPr="008B1896" w14:paraId="51CAD774" w14:textId="77777777" w:rsidTr="009A437D">
        <w:trPr>
          <w:ins w:id="1736" w:author="Siu Ham Wong" w:date="2025-01-26T02:44:00Z"/>
        </w:trPr>
        <w:tc>
          <w:tcPr>
            <w:tcW w:w="3062" w:type="dxa"/>
          </w:tcPr>
          <w:p w14:paraId="393A2943" w14:textId="77777777" w:rsidR="00BE6936" w:rsidRPr="008B1896" w:rsidRDefault="00BE6936" w:rsidP="009A437D">
            <w:pPr>
              <w:pStyle w:val="ListParagraph"/>
              <w:ind w:leftChars="0" w:left="0"/>
              <w:rPr>
                <w:ins w:id="1737" w:author="Siu Ham Wong" w:date="2025-01-26T02:44:00Z" w16du:dateUtc="2025-01-25T18:44:00Z"/>
                <w:rFonts w:cs="Arial"/>
                <w:lang w:eastAsia="zh-HK"/>
              </w:rPr>
            </w:pPr>
            <w:proofErr w:type="spellStart"/>
            <w:ins w:id="1738" w:author="Siu Ham Wong" w:date="2025-01-26T02:44:00Z" w16du:dateUtc="2025-01-25T18:44:00Z">
              <w:r w:rsidRPr="002D7C93">
                <w:rPr>
                  <w:rFonts w:cs="Arial"/>
                  <w:lang w:eastAsia="zh-HK"/>
                </w:rPr>
                <w:t>vehicleMacao</w:t>
              </w:r>
              <w:proofErr w:type="spellEnd"/>
            </w:ins>
          </w:p>
        </w:tc>
        <w:tc>
          <w:tcPr>
            <w:tcW w:w="2050" w:type="dxa"/>
          </w:tcPr>
          <w:p w14:paraId="074DBBD8" w14:textId="77777777" w:rsidR="00BE6936" w:rsidRPr="008B1896" w:rsidRDefault="00BE6936" w:rsidP="009A437D">
            <w:pPr>
              <w:pStyle w:val="ListParagraph"/>
              <w:ind w:leftChars="0" w:left="0"/>
              <w:rPr>
                <w:ins w:id="1739" w:author="Siu Ham Wong" w:date="2025-01-26T02:44:00Z" w16du:dateUtc="2025-01-25T18:44:00Z"/>
                <w:rFonts w:cs="Arial"/>
                <w:lang w:eastAsia="zh-HK"/>
              </w:rPr>
            </w:pPr>
            <w:ins w:id="1740" w:author="Siu Ham Wong" w:date="2025-01-26T02:44:00Z" w16du:dateUtc="2025-01-25T18:44:00Z">
              <w:r w:rsidRPr="002D7C93">
                <w:rPr>
                  <w:rFonts w:cs="Arial"/>
                  <w:lang w:eastAsia="zh-HK"/>
                </w:rPr>
                <w:t>String</w:t>
              </w:r>
            </w:ins>
          </w:p>
        </w:tc>
        <w:tc>
          <w:tcPr>
            <w:tcW w:w="2944" w:type="dxa"/>
          </w:tcPr>
          <w:p w14:paraId="4C2C1267" w14:textId="77777777" w:rsidR="00BE6936" w:rsidRPr="002D7C93" w:rsidRDefault="00BE6936" w:rsidP="009A437D">
            <w:pPr>
              <w:pStyle w:val="ListParagraph"/>
              <w:ind w:leftChars="0" w:left="0"/>
              <w:rPr>
                <w:ins w:id="1741" w:author="Siu Ham Wong" w:date="2025-01-26T02:44:00Z" w16du:dateUtc="2025-01-25T18:44:00Z"/>
                <w:rFonts w:cs="Arial"/>
                <w:shd w:val="clear" w:color="auto" w:fill="FFFFFF"/>
              </w:rPr>
            </w:pPr>
            <w:ins w:id="1742" w:author="Siu Ham Wong" w:date="2025-01-26T02:44:00Z" w16du:dateUtc="2025-01-25T18:44:00Z">
              <w:r w:rsidRPr="002D7C93">
                <w:rPr>
                  <w:rFonts w:cs="Arial"/>
                  <w:shd w:val="clear" w:color="auto" w:fill="FFFFFF"/>
                </w:rPr>
                <w:t>Macau License Plate Number</w:t>
              </w:r>
            </w:ins>
          </w:p>
        </w:tc>
      </w:tr>
      <w:tr w:rsidR="00BE6936" w:rsidRPr="008B1896" w14:paraId="2E5C521E" w14:textId="77777777" w:rsidTr="009A437D">
        <w:trPr>
          <w:ins w:id="1743" w:author="Siu Ham Wong" w:date="2025-01-26T02:44:00Z"/>
        </w:trPr>
        <w:tc>
          <w:tcPr>
            <w:tcW w:w="3062" w:type="dxa"/>
          </w:tcPr>
          <w:p w14:paraId="6DB85567" w14:textId="77777777" w:rsidR="00BE6936" w:rsidRPr="002D7C93" w:rsidRDefault="00BE6936" w:rsidP="009A437D">
            <w:pPr>
              <w:pStyle w:val="ListParagraph"/>
              <w:ind w:leftChars="0" w:left="0"/>
              <w:rPr>
                <w:ins w:id="1744" w:author="Siu Ham Wong" w:date="2025-01-26T02:44:00Z" w16du:dateUtc="2025-01-25T18:44:00Z"/>
                <w:rFonts w:cs="Arial"/>
                <w:lang w:eastAsia="zh-HK"/>
              </w:rPr>
            </w:pPr>
            <w:proofErr w:type="spellStart"/>
            <w:ins w:id="1745" w:author="Siu Ham Wong" w:date="2025-01-26T02:44:00Z" w16du:dateUtc="2025-01-25T18:44:00Z">
              <w:r w:rsidRPr="002D7C93">
                <w:rPr>
                  <w:rFonts w:cs="Arial"/>
                  <w:lang w:eastAsia="zh-HK"/>
                </w:rPr>
                <w:t>bookingId</w:t>
              </w:r>
              <w:proofErr w:type="spellEnd"/>
            </w:ins>
          </w:p>
        </w:tc>
        <w:tc>
          <w:tcPr>
            <w:tcW w:w="2050" w:type="dxa"/>
          </w:tcPr>
          <w:p w14:paraId="53B14F92" w14:textId="77777777" w:rsidR="00BE6936" w:rsidRPr="002D7C93" w:rsidRDefault="00BE6936" w:rsidP="009A437D">
            <w:pPr>
              <w:pStyle w:val="ListParagraph"/>
              <w:ind w:leftChars="0" w:left="0"/>
              <w:rPr>
                <w:ins w:id="1746" w:author="Siu Ham Wong" w:date="2025-01-26T02:44:00Z" w16du:dateUtc="2025-01-25T18:44:00Z"/>
                <w:rFonts w:cs="Arial"/>
                <w:lang w:eastAsia="zh-HK"/>
              </w:rPr>
            </w:pPr>
            <w:ins w:id="1747" w:author="Siu Ham Wong" w:date="2025-01-26T02:44:00Z" w16du:dateUtc="2025-01-25T18:44:00Z">
              <w:r w:rsidRPr="002D7C93">
                <w:rPr>
                  <w:rFonts w:cs="Arial"/>
                  <w:lang w:eastAsia="zh-HK"/>
                </w:rPr>
                <w:t>String</w:t>
              </w:r>
            </w:ins>
          </w:p>
        </w:tc>
        <w:tc>
          <w:tcPr>
            <w:tcW w:w="2944" w:type="dxa"/>
          </w:tcPr>
          <w:p w14:paraId="54467751" w14:textId="77777777" w:rsidR="00BE6936" w:rsidRPr="002D7C93" w:rsidRDefault="00BE6936" w:rsidP="009A437D">
            <w:pPr>
              <w:pStyle w:val="ListParagraph"/>
              <w:ind w:leftChars="0" w:left="0"/>
              <w:rPr>
                <w:ins w:id="1748" w:author="Siu Ham Wong" w:date="2025-01-26T02:44:00Z" w16du:dateUtc="2025-01-25T18:44:00Z"/>
                <w:rFonts w:cs="Arial"/>
                <w:shd w:val="clear" w:color="auto" w:fill="FFFFFF"/>
              </w:rPr>
            </w:pPr>
            <w:ins w:id="1749" w:author="Siu Ham Wong" w:date="2025-01-26T02:44:00Z" w16du:dateUtc="2025-01-25T18:44:00Z">
              <w:r w:rsidRPr="002D7C93">
                <w:rPr>
                  <w:rFonts w:cs="Arial"/>
                  <w:shd w:val="clear" w:color="auto" w:fill="FFFFFF"/>
                </w:rPr>
                <w:t>Booking ID</w:t>
              </w:r>
            </w:ins>
          </w:p>
        </w:tc>
      </w:tr>
    </w:tbl>
    <w:p w14:paraId="26C70DC2" w14:textId="77777777" w:rsidR="00BE6936" w:rsidRPr="008B1896" w:rsidRDefault="00BE6936" w:rsidP="00BE6936">
      <w:pPr>
        <w:pStyle w:val="ListParagraph"/>
        <w:ind w:left="440" w:firstLine="411"/>
        <w:rPr>
          <w:ins w:id="1750" w:author="Siu Ham Wong" w:date="2025-01-26T02:44:00Z" w16du:dateUtc="2025-01-25T18:44:00Z"/>
          <w:rFonts w:cs="Arial"/>
          <w:lang w:eastAsia="zh-HK"/>
        </w:rPr>
      </w:pPr>
    </w:p>
    <w:p w14:paraId="3D67A28B" w14:textId="77777777" w:rsidR="00BE6936" w:rsidRPr="008B1896" w:rsidRDefault="00BE6936" w:rsidP="00BE6936">
      <w:pPr>
        <w:pStyle w:val="ListParagraph"/>
        <w:ind w:left="440" w:firstLine="411"/>
        <w:rPr>
          <w:ins w:id="1751" w:author="Siu Ham Wong" w:date="2025-01-26T02:44:00Z" w16du:dateUtc="2025-01-25T18:44:00Z"/>
          <w:rFonts w:cs="Arial"/>
          <w:lang w:eastAsia="zh-HK"/>
        </w:rPr>
      </w:pPr>
      <w:ins w:id="1752" w:author="Siu Ham Wong" w:date="2025-01-26T02:44:00Z" w16du:dateUtc="2025-01-25T18:44:00Z">
        <w:r w:rsidRPr="008B1896">
          <w:rPr>
            <w:rFonts w:cs="Arial"/>
            <w:lang w:eastAsia="zh-HK"/>
          </w:rPr>
          <w:t>{</w:t>
        </w:r>
      </w:ins>
    </w:p>
    <w:p w14:paraId="4BD38AE2" w14:textId="77777777" w:rsidR="00BE6936" w:rsidRPr="008B1896" w:rsidRDefault="00BE6936" w:rsidP="00BE6936">
      <w:pPr>
        <w:pStyle w:val="ListParagraph"/>
        <w:widowControl w:val="0"/>
        <w:adjustRightInd/>
        <w:snapToGrid/>
        <w:ind w:left="440"/>
        <w:jc w:val="left"/>
        <w:rPr>
          <w:ins w:id="1753" w:author="Siu Ham Wong" w:date="2025-01-26T02:44:00Z" w16du:dateUtc="2025-01-25T18:44:00Z"/>
          <w:rFonts w:cs="Arial"/>
          <w:lang w:eastAsia="zh-HK"/>
        </w:rPr>
      </w:pPr>
      <w:ins w:id="1754" w:author="Siu Ham Wong" w:date="2025-01-26T02:44:00Z" w16du:dateUtc="2025-01-25T18:44:00Z">
        <w:r w:rsidRPr="008B1896">
          <w:rPr>
            <w:rFonts w:cs="Arial"/>
            <w:lang w:eastAsia="zh-HK"/>
          </w:rPr>
          <w:t xml:space="preserve">    </w:t>
        </w:r>
        <w:r>
          <w:rPr>
            <w:rFonts w:cs="Arial"/>
            <w:lang w:eastAsia="zh-HK"/>
          </w:rPr>
          <w:t xml:space="preserve">       </w:t>
        </w:r>
        <w:r w:rsidRPr="008B1896">
          <w:rPr>
            <w:rFonts w:cs="Arial"/>
            <w:lang w:eastAsia="zh-HK"/>
          </w:rPr>
          <w:t xml:space="preserve"> "cabinId":"C01",</w:t>
        </w:r>
      </w:ins>
    </w:p>
    <w:p w14:paraId="0D83D885" w14:textId="77777777" w:rsidR="00BE6936" w:rsidRPr="002D7C93" w:rsidRDefault="00BE6936" w:rsidP="00BE6936">
      <w:pPr>
        <w:pStyle w:val="ListParagraph"/>
        <w:ind w:left="440" w:firstLine="411"/>
        <w:rPr>
          <w:ins w:id="1755" w:author="Siu Ham Wong" w:date="2025-01-26T02:44:00Z" w16du:dateUtc="2025-01-25T18:44:00Z"/>
          <w:rFonts w:cs="Arial"/>
          <w:lang w:eastAsia="zh-HK"/>
        </w:rPr>
      </w:pPr>
      <w:ins w:id="1756" w:author="Siu Ham Wong" w:date="2025-01-26T02:44:00Z" w16du:dateUtc="2025-01-25T18:44:00Z">
        <w:r w:rsidRPr="008B1896">
          <w:rPr>
            <w:rFonts w:cs="Arial"/>
            <w:lang w:eastAsia="zh-HK"/>
          </w:rPr>
          <w:t xml:space="preserve">     </w:t>
        </w:r>
        <w:r w:rsidRPr="002D7C93">
          <w:rPr>
            <w:rFonts w:cs="Arial"/>
            <w:lang w:eastAsia="zh-HK"/>
          </w:rPr>
          <w:t>"vehicleHongkong":"XX9998",</w:t>
        </w:r>
      </w:ins>
    </w:p>
    <w:p w14:paraId="161626AF" w14:textId="77777777" w:rsidR="00BE6936" w:rsidRPr="002D7C93" w:rsidRDefault="00BE6936" w:rsidP="00BE6936">
      <w:pPr>
        <w:ind w:leftChars="218" w:left="480"/>
        <w:rPr>
          <w:ins w:id="1757" w:author="Siu Ham Wong" w:date="2025-01-26T02:44:00Z" w16du:dateUtc="2025-01-25T18:44:00Z"/>
          <w:rFonts w:cs="Arial"/>
          <w:lang w:eastAsia="zh-HK"/>
        </w:rPr>
      </w:pPr>
      <w:ins w:id="1758" w:author="Siu Ham Wong" w:date="2025-01-26T02:44:00Z" w16du:dateUtc="2025-01-25T18:44:00Z">
        <w:r w:rsidRPr="002D7C93">
          <w:rPr>
            <w:rFonts w:cs="Arial"/>
            <w:lang w:eastAsia="zh-HK"/>
          </w:rPr>
          <w:t xml:space="preserve">           "vehicleMainland":"XX9998",</w:t>
        </w:r>
      </w:ins>
    </w:p>
    <w:p w14:paraId="6AD6BC2C" w14:textId="77777777" w:rsidR="00BE6936" w:rsidRPr="008B1896" w:rsidRDefault="00BE6936" w:rsidP="00BE6936">
      <w:pPr>
        <w:pStyle w:val="ListParagraph"/>
        <w:widowControl w:val="0"/>
        <w:adjustRightInd/>
        <w:snapToGrid/>
        <w:ind w:left="440"/>
        <w:jc w:val="left"/>
        <w:rPr>
          <w:ins w:id="1759" w:author="Siu Ham Wong" w:date="2025-01-26T02:44:00Z" w16du:dateUtc="2025-01-25T18:44:00Z"/>
          <w:rFonts w:cs="Arial"/>
          <w:lang w:eastAsia="zh-HK"/>
        </w:rPr>
      </w:pPr>
      <w:ins w:id="1760" w:author="Siu Ham Wong" w:date="2025-01-26T02:44:00Z" w16du:dateUtc="2025-01-25T18:44:00Z">
        <w:r w:rsidRPr="002D7C93">
          <w:rPr>
            <w:rFonts w:cs="Arial"/>
            <w:lang w:eastAsia="zh-HK"/>
          </w:rPr>
          <w:t xml:space="preserve">      </w:t>
        </w:r>
        <w:r>
          <w:rPr>
            <w:rFonts w:cs="Arial"/>
            <w:lang w:eastAsia="zh-HK"/>
          </w:rPr>
          <w:t xml:space="preserve"> </w:t>
        </w:r>
        <w:r w:rsidRPr="002D7C93">
          <w:rPr>
            <w:rFonts w:cs="Arial"/>
            <w:lang w:eastAsia="zh-HK"/>
          </w:rPr>
          <w:t xml:space="preserve">    "vehicleMacao":"XX9998",</w:t>
        </w:r>
      </w:ins>
    </w:p>
    <w:p w14:paraId="4AFDD174" w14:textId="77777777" w:rsidR="00BE6936" w:rsidRPr="008B1896" w:rsidRDefault="00BE6936" w:rsidP="00BE6936">
      <w:pPr>
        <w:pStyle w:val="ListParagraph"/>
        <w:ind w:left="440"/>
        <w:rPr>
          <w:ins w:id="1761" w:author="Siu Ham Wong" w:date="2025-01-26T02:44:00Z" w16du:dateUtc="2025-01-25T18:44:00Z"/>
          <w:rFonts w:cs="Arial"/>
          <w:lang w:eastAsia="zh-HK"/>
        </w:rPr>
      </w:pPr>
      <w:ins w:id="1762" w:author="Siu Ham Wong" w:date="2025-01-26T02:44:00Z" w16du:dateUtc="2025-01-25T18:44:00Z">
        <w:r w:rsidRPr="008B1896">
          <w:rPr>
            <w:rFonts w:cs="Arial"/>
            <w:lang w:eastAsia="zh-HK"/>
          </w:rPr>
          <w:t xml:space="preserve">   </w:t>
        </w:r>
        <w:r>
          <w:rPr>
            <w:rFonts w:cs="Arial"/>
            <w:lang w:eastAsia="zh-HK"/>
          </w:rPr>
          <w:t xml:space="preserve"> </w:t>
        </w:r>
        <w:r w:rsidRPr="008B1896">
          <w:rPr>
            <w:rFonts w:cs="Arial"/>
            <w:lang w:eastAsia="zh-HK"/>
          </w:rPr>
          <w:t xml:space="preserve">       </w:t>
        </w:r>
        <w:r w:rsidRPr="002D7C93">
          <w:rPr>
            <w:rFonts w:cs="Arial"/>
            <w:lang w:eastAsia="zh-HK"/>
          </w:rPr>
          <w:t>“</w:t>
        </w:r>
        <w:proofErr w:type="spellStart"/>
        <w:r w:rsidRPr="002D7C93">
          <w:rPr>
            <w:rFonts w:cs="Arial"/>
            <w:lang w:eastAsia="zh-HK"/>
          </w:rPr>
          <w:t>bookingId</w:t>
        </w:r>
        <w:proofErr w:type="spellEnd"/>
        <w:r w:rsidRPr="002D7C93">
          <w:rPr>
            <w:rFonts w:cs="Arial"/>
            <w:lang w:eastAsia="zh-HK"/>
          </w:rPr>
          <w:t>”:” XX9998”</w:t>
        </w:r>
      </w:ins>
    </w:p>
    <w:p w14:paraId="06593785" w14:textId="77777777" w:rsidR="00BE6936" w:rsidRPr="008B1896" w:rsidRDefault="00BE6936" w:rsidP="00BE6936">
      <w:pPr>
        <w:ind w:firstLine="851"/>
        <w:rPr>
          <w:ins w:id="1763" w:author="Siu Ham Wong" w:date="2025-01-26T02:44:00Z" w16du:dateUtc="2025-01-25T18:44:00Z"/>
          <w:rFonts w:cs="Arial"/>
          <w:lang w:eastAsia="zh-HK"/>
        </w:rPr>
      </w:pPr>
      <w:ins w:id="1764" w:author="Siu Ham Wong" w:date="2025-01-26T02:44:00Z" w16du:dateUtc="2025-01-25T18:44:00Z">
        <w:r w:rsidRPr="008B1896">
          <w:rPr>
            <w:rFonts w:cs="Arial"/>
            <w:lang w:eastAsia="zh-HK"/>
          </w:rPr>
          <w:t>}</w:t>
        </w:r>
      </w:ins>
    </w:p>
    <w:p w14:paraId="27B39DC5" w14:textId="77777777" w:rsidR="00BE6936" w:rsidRPr="008B1896" w:rsidRDefault="00BE6936" w:rsidP="00BE6936">
      <w:pPr>
        <w:ind w:firstLine="851"/>
        <w:rPr>
          <w:ins w:id="1765" w:author="Siu Ham Wong" w:date="2025-01-26T02:44:00Z" w16du:dateUtc="2025-01-25T18:44:00Z"/>
          <w:rFonts w:cs="Arial"/>
          <w:lang w:eastAsia="zh-HK"/>
        </w:rPr>
      </w:pPr>
    </w:p>
    <w:p w14:paraId="30B847BD" w14:textId="77777777" w:rsidR="00BE6936" w:rsidRPr="008B1896" w:rsidRDefault="00BE6936" w:rsidP="00BE6936">
      <w:pPr>
        <w:pStyle w:val="ListParagraph"/>
        <w:ind w:leftChars="0" w:left="960"/>
        <w:rPr>
          <w:ins w:id="1766" w:author="Siu Ham Wong" w:date="2025-01-26T02:44:00Z" w16du:dateUtc="2025-01-25T18:44:00Z"/>
          <w:rFonts w:cs="Arial"/>
          <w:lang w:eastAsia="zh-HK"/>
        </w:rPr>
      </w:pPr>
      <w:ins w:id="1767" w:author="Siu Ham Wong" w:date="2025-01-26T02:44:00Z" w16du:dateUtc="2025-01-25T18:44:00Z">
        <w:r w:rsidRPr="008B1896">
          <w:rPr>
            <w:rFonts w:cs="Arial"/>
            <w:lang w:eastAsia="zh-HK"/>
          </w:rPr>
          <w:t>Response</w:t>
        </w:r>
      </w:ins>
    </w:p>
    <w:p w14:paraId="28A4E7D7" w14:textId="77777777" w:rsidR="00BE6936" w:rsidRPr="008B1896" w:rsidRDefault="00BE6936" w:rsidP="00BE6936">
      <w:pPr>
        <w:pStyle w:val="ListParagraph"/>
        <w:ind w:leftChars="0" w:left="960"/>
        <w:rPr>
          <w:ins w:id="1768" w:author="Siu Ham Wong" w:date="2025-01-26T02:44:00Z" w16du:dateUtc="2025-01-25T18:44:00Z"/>
          <w:rFonts w:cs="Arial"/>
          <w:lang w:eastAsia="zh-HK"/>
        </w:rPr>
      </w:pPr>
      <w:ins w:id="1769" w:author="Siu Ham Wong" w:date="2025-01-26T02:44:00Z" w16du:dateUtc="2025-01-25T18:44:00Z">
        <w:r w:rsidRPr="008B1896">
          <w:rPr>
            <w:rFonts w:cs="Arial"/>
            <w:lang w:eastAsia="zh-HK"/>
          </w:rPr>
          <w:t>Status code: 200</w:t>
        </w:r>
      </w:ins>
    </w:p>
    <w:tbl>
      <w:tblPr>
        <w:tblStyle w:val="TableGrid"/>
        <w:tblW w:w="0" w:type="auto"/>
        <w:tblInd w:w="960" w:type="dxa"/>
        <w:tblLook w:val="04A0" w:firstRow="1" w:lastRow="0" w:firstColumn="1" w:lastColumn="0" w:noHBand="0" w:noVBand="1"/>
      </w:tblPr>
      <w:tblGrid>
        <w:gridCol w:w="2720"/>
        <w:gridCol w:w="2158"/>
        <w:gridCol w:w="3178"/>
      </w:tblGrid>
      <w:tr w:rsidR="00BE6936" w:rsidRPr="008B1896" w14:paraId="75470A13" w14:textId="77777777" w:rsidTr="009A437D">
        <w:trPr>
          <w:ins w:id="1770" w:author="Siu Ham Wong" w:date="2025-01-26T02:44:00Z"/>
        </w:trPr>
        <w:tc>
          <w:tcPr>
            <w:tcW w:w="2720" w:type="dxa"/>
          </w:tcPr>
          <w:p w14:paraId="595EF633" w14:textId="77777777" w:rsidR="00BE6936" w:rsidRPr="008B1896" w:rsidRDefault="00BE6936" w:rsidP="009A437D">
            <w:pPr>
              <w:pStyle w:val="ListParagraph"/>
              <w:ind w:leftChars="0" w:left="0"/>
              <w:rPr>
                <w:ins w:id="1771" w:author="Siu Ham Wong" w:date="2025-01-26T02:44:00Z" w16du:dateUtc="2025-01-25T18:44:00Z"/>
                <w:rFonts w:cs="Arial"/>
                <w:b/>
                <w:lang w:eastAsia="zh-HK"/>
              </w:rPr>
            </w:pPr>
            <w:ins w:id="1772" w:author="Siu Ham Wong" w:date="2025-01-26T02:44:00Z" w16du:dateUtc="2025-01-25T18:44:00Z">
              <w:r w:rsidRPr="008B1896">
                <w:rPr>
                  <w:rFonts w:cs="Arial"/>
                  <w:b/>
                  <w:lang w:eastAsia="zh-HK"/>
                </w:rPr>
                <w:t>Field</w:t>
              </w:r>
            </w:ins>
          </w:p>
        </w:tc>
        <w:tc>
          <w:tcPr>
            <w:tcW w:w="2158" w:type="dxa"/>
          </w:tcPr>
          <w:p w14:paraId="2B17ED3A" w14:textId="77777777" w:rsidR="00BE6936" w:rsidRPr="008B1896" w:rsidRDefault="00BE6936" w:rsidP="009A437D">
            <w:pPr>
              <w:pStyle w:val="ListParagraph"/>
              <w:ind w:leftChars="0" w:left="0"/>
              <w:rPr>
                <w:ins w:id="1773" w:author="Siu Ham Wong" w:date="2025-01-26T02:44:00Z" w16du:dateUtc="2025-01-25T18:44:00Z"/>
                <w:rFonts w:cs="Arial"/>
                <w:b/>
                <w:lang w:eastAsia="zh-HK"/>
              </w:rPr>
            </w:pPr>
            <w:ins w:id="1774" w:author="Siu Ham Wong" w:date="2025-01-26T02:44:00Z" w16du:dateUtc="2025-01-25T18:44:00Z">
              <w:r w:rsidRPr="008B1896">
                <w:rPr>
                  <w:rFonts w:cs="Arial"/>
                  <w:b/>
                  <w:lang w:eastAsia="zh-HK"/>
                </w:rPr>
                <w:t>Type</w:t>
              </w:r>
            </w:ins>
          </w:p>
        </w:tc>
        <w:tc>
          <w:tcPr>
            <w:tcW w:w="3178" w:type="dxa"/>
          </w:tcPr>
          <w:p w14:paraId="4FF496B9" w14:textId="77777777" w:rsidR="00BE6936" w:rsidRPr="008B1896" w:rsidRDefault="00BE6936" w:rsidP="009A437D">
            <w:pPr>
              <w:pStyle w:val="ListParagraph"/>
              <w:ind w:leftChars="0" w:left="0"/>
              <w:rPr>
                <w:ins w:id="1775" w:author="Siu Ham Wong" w:date="2025-01-26T02:44:00Z" w16du:dateUtc="2025-01-25T18:44:00Z"/>
                <w:rFonts w:cs="Arial"/>
                <w:b/>
                <w:lang w:eastAsia="zh-HK"/>
              </w:rPr>
            </w:pPr>
            <w:ins w:id="1776" w:author="Siu Ham Wong" w:date="2025-01-26T02:44:00Z" w16du:dateUtc="2025-01-25T18:44:00Z">
              <w:r w:rsidRPr="008B1896">
                <w:rPr>
                  <w:rFonts w:cs="Arial"/>
                  <w:b/>
                  <w:lang w:eastAsia="zh-HK"/>
                </w:rPr>
                <w:t>Description</w:t>
              </w:r>
            </w:ins>
          </w:p>
        </w:tc>
      </w:tr>
      <w:tr w:rsidR="00BE6936" w:rsidRPr="008B1896" w14:paraId="78F98F04" w14:textId="77777777" w:rsidTr="009A437D">
        <w:trPr>
          <w:ins w:id="1777" w:author="Siu Ham Wong" w:date="2025-01-26T02:44:00Z"/>
        </w:trPr>
        <w:tc>
          <w:tcPr>
            <w:tcW w:w="2720" w:type="dxa"/>
          </w:tcPr>
          <w:p w14:paraId="415A770F" w14:textId="77777777" w:rsidR="00BE6936" w:rsidRPr="008B1896" w:rsidRDefault="00BE6936" w:rsidP="009A437D">
            <w:pPr>
              <w:pStyle w:val="ListParagraph"/>
              <w:ind w:leftChars="0" w:left="0"/>
              <w:rPr>
                <w:ins w:id="1778" w:author="Siu Ham Wong" w:date="2025-01-26T02:44:00Z" w16du:dateUtc="2025-01-25T18:44:00Z"/>
                <w:rFonts w:cs="Arial"/>
                <w:lang w:eastAsia="zh-HK"/>
              </w:rPr>
            </w:pPr>
            <w:proofErr w:type="spellStart"/>
            <w:ins w:id="1779" w:author="Siu Ham Wong" w:date="2025-01-26T02:44:00Z" w16du:dateUtc="2025-01-25T18:44:00Z">
              <w:r w:rsidRPr="008B1896">
                <w:rPr>
                  <w:rFonts w:cs="Arial"/>
                  <w:lang w:eastAsia="zh-HK"/>
                </w:rPr>
                <w:t>resultCode</w:t>
              </w:r>
              <w:proofErr w:type="spellEnd"/>
            </w:ins>
          </w:p>
        </w:tc>
        <w:tc>
          <w:tcPr>
            <w:tcW w:w="2158" w:type="dxa"/>
          </w:tcPr>
          <w:p w14:paraId="4696538A" w14:textId="77777777" w:rsidR="00BE6936" w:rsidRPr="008B1896" w:rsidRDefault="00BE6936" w:rsidP="009A437D">
            <w:pPr>
              <w:pStyle w:val="ListParagraph"/>
              <w:ind w:leftChars="0" w:left="0"/>
              <w:rPr>
                <w:ins w:id="1780" w:author="Siu Ham Wong" w:date="2025-01-26T02:44:00Z" w16du:dateUtc="2025-01-25T18:44:00Z"/>
                <w:rFonts w:cs="Arial"/>
                <w:lang w:eastAsia="zh-HK"/>
              </w:rPr>
            </w:pPr>
            <w:ins w:id="1781" w:author="Siu Ham Wong" w:date="2025-01-26T02:44:00Z" w16du:dateUtc="2025-01-25T18:44:00Z">
              <w:r w:rsidRPr="008B1896">
                <w:rPr>
                  <w:rFonts w:cs="Arial"/>
                  <w:lang w:eastAsia="zh-HK"/>
                </w:rPr>
                <w:t>Number</w:t>
              </w:r>
            </w:ins>
          </w:p>
        </w:tc>
        <w:tc>
          <w:tcPr>
            <w:tcW w:w="3178" w:type="dxa"/>
          </w:tcPr>
          <w:p w14:paraId="100FADDA" w14:textId="77777777" w:rsidR="00BE6936" w:rsidRPr="008B1896" w:rsidRDefault="00BE6936" w:rsidP="009A437D">
            <w:pPr>
              <w:pStyle w:val="ListParagraph"/>
              <w:ind w:leftChars="0" w:left="0"/>
              <w:rPr>
                <w:ins w:id="1782" w:author="Siu Ham Wong" w:date="2025-01-26T02:44:00Z" w16du:dateUtc="2025-01-25T18:44:00Z"/>
                <w:rFonts w:eastAsiaTheme="minorEastAsia" w:cs="Arial"/>
                <w:lang w:eastAsia="zh-HK"/>
              </w:rPr>
            </w:pPr>
            <w:ins w:id="1783" w:author="Siu Ham Wong" w:date="2025-01-26T02:44:00Z" w16du:dateUtc="2025-01-25T18:44:00Z">
              <w:r w:rsidRPr="008B1896">
                <w:rPr>
                  <w:rFonts w:eastAsiaTheme="minorEastAsia" w:cs="Arial"/>
                  <w:lang w:eastAsia="zh-HK"/>
                </w:rPr>
                <w:t>0 - fail</w:t>
              </w:r>
            </w:ins>
          </w:p>
          <w:p w14:paraId="448D3A12" w14:textId="77777777" w:rsidR="00BE6936" w:rsidRPr="008B1896" w:rsidRDefault="00BE6936" w:rsidP="009A437D">
            <w:pPr>
              <w:pStyle w:val="ListParagraph"/>
              <w:ind w:leftChars="0" w:left="0"/>
              <w:rPr>
                <w:ins w:id="1784" w:author="Siu Ham Wong" w:date="2025-01-26T02:44:00Z" w16du:dateUtc="2025-01-25T18:44:00Z"/>
                <w:rFonts w:eastAsiaTheme="minorEastAsia" w:cs="Arial"/>
                <w:lang w:eastAsia="zh-HK"/>
              </w:rPr>
            </w:pPr>
            <w:ins w:id="1785" w:author="Siu Ham Wong" w:date="2025-01-26T02:44:00Z" w16du:dateUtc="2025-01-25T18:44:00Z">
              <w:r w:rsidRPr="008B1896">
                <w:rPr>
                  <w:rFonts w:eastAsiaTheme="minorEastAsia" w:cs="Arial"/>
                  <w:lang w:eastAsia="zh-HK"/>
                </w:rPr>
                <w:t>1 - success</w:t>
              </w:r>
            </w:ins>
          </w:p>
        </w:tc>
      </w:tr>
      <w:tr w:rsidR="00BE6936" w:rsidRPr="008B1896" w14:paraId="06F19624" w14:textId="77777777" w:rsidTr="009A437D">
        <w:trPr>
          <w:ins w:id="1786" w:author="Siu Ham Wong" w:date="2025-01-26T02:44:00Z"/>
        </w:trPr>
        <w:tc>
          <w:tcPr>
            <w:tcW w:w="2720" w:type="dxa"/>
          </w:tcPr>
          <w:p w14:paraId="18F07B6D" w14:textId="77777777" w:rsidR="00BE6936" w:rsidRPr="008B1896" w:rsidRDefault="00BE6936" w:rsidP="009A437D">
            <w:pPr>
              <w:pStyle w:val="ListParagraph"/>
              <w:ind w:leftChars="0" w:left="0"/>
              <w:rPr>
                <w:ins w:id="1787" w:author="Siu Ham Wong" w:date="2025-01-26T02:44:00Z" w16du:dateUtc="2025-01-25T18:44:00Z"/>
                <w:rFonts w:cs="Arial"/>
                <w:lang w:eastAsia="zh-HK"/>
              </w:rPr>
            </w:pPr>
            <w:proofErr w:type="spellStart"/>
            <w:ins w:id="1788" w:author="Siu Ham Wong" w:date="2025-01-26T02:44:00Z" w16du:dateUtc="2025-01-25T18:44:00Z">
              <w:r w:rsidRPr="008B1896">
                <w:rPr>
                  <w:rFonts w:cs="Arial"/>
                  <w:lang w:eastAsia="zh-HK"/>
                </w:rPr>
                <w:t>resultMessage</w:t>
              </w:r>
              <w:proofErr w:type="spellEnd"/>
            </w:ins>
          </w:p>
        </w:tc>
        <w:tc>
          <w:tcPr>
            <w:tcW w:w="2158" w:type="dxa"/>
          </w:tcPr>
          <w:p w14:paraId="5CBBB886" w14:textId="77777777" w:rsidR="00BE6936" w:rsidRPr="008B1896" w:rsidRDefault="00BE6936" w:rsidP="009A437D">
            <w:pPr>
              <w:pStyle w:val="ListParagraph"/>
              <w:ind w:leftChars="0" w:left="0"/>
              <w:rPr>
                <w:ins w:id="1789" w:author="Siu Ham Wong" w:date="2025-01-26T02:44:00Z" w16du:dateUtc="2025-01-25T18:44:00Z"/>
                <w:rFonts w:cs="Arial"/>
                <w:lang w:eastAsia="zh-HK"/>
              </w:rPr>
            </w:pPr>
            <w:ins w:id="1790" w:author="Siu Ham Wong" w:date="2025-01-26T02:44:00Z" w16du:dateUtc="2025-01-25T18:44:00Z">
              <w:r w:rsidRPr="008B1896">
                <w:rPr>
                  <w:rFonts w:cs="Arial"/>
                  <w:lang w:eastAsia="zh-HK"/>
                </w:rPr>
                <w:t>String</w:t>
              </w:r>
            </w:ins>
          </w:p>
        </w:tc>
        <w:tc>
          <w:tcPr>
            <w:tcW w:w="3178" w:type="dxa"/>
          </w:tcPr>
          <w:p w14:paraId="28A2C1CD" w14:textId="77777777" w:rsidR="00BE6936" w:rsidRPr="008B1896" w:rsidRDefault="00BE6936" w:rsidP="009A437D">
            <w:pPr>
              <w:pStyle w:val="ListParagraph"/>
              <w:ind w:leftChars="0" w:left="0"/>
              <w:rPr>
                <w:ins w:id="1791" w:author="Siu Ham Wong" w:date="2025-01-26T02:44:00Z" w16du:dateUtc="2025-01-25T18:44:00Z"/>
                <w:rFonts w:eastAsiaTheme="minorEastAsia" w:cs="Arial"/>
                <w:lang w:eastAsia="zh-HK"/>
              </w:rPr>
            </w:pPr>
            <w:ins w:id="1792" w:author="Siu Ham Wong" w:date="2025-01-26T02:44:00Z" w16du:dateUtc="2025-01-25T18:44:00Z">
              <w:r w:rsidRPr="008B1896">
                <w:rPr>
                  <w:rFonts w:eastAsiaTheme="minorEastAsia" w:cs="Arial"/>
                  <w:lang w:eastAsia="zh-HK"/>
                </w:rPr>
                <w:t>Result Message</w:t>
              </w:r>
            </w:ins>
          </w:p>
        </w:tc>
      </w:tr>
      <w:tr w:rsidR="00BE6936" w:rsidRPr="008B1896" w14:paraId="28489B65" w14:textId="77777777" w:rsidTr="009A437D">
        <w:trPr>
          <w:ins w:id="1793" w:author="Siu Ham Wong" w:date="2025-01-26T02:44:00Z"/>
        </w:trPr>
        <w:tc>
          <w:tcPr>
            <w:tcW w:w="2720" w:type="dxa"/>
          </w:tcPr>
          <w:p w14:paraId="7D198D2F" w14:textId="77777777" w:rsidR="00BE6936" w:rsidRPr="008B1896" w:rsidRDefault="00BE6936" w:rsidP="009A437D">
            <w:pPr>
              <w:pStyle w:val="ListParagraph"/>
              <w:ind w:leftChars="0" w:left="0"/>
              <w:rPr>
                <w:ins w:id="1794" w:author="Siu Ham Wong" w:date="2025-01-26T02:44:00Z" w16du:dateUtc="2025-01-25T18:44:00Z"/>
                <w:rFonts w:cs="Arial"/>
                <w:lang w:eastAsia="zh-HK"/>
              </w:rPr>
            </w:pPr>
            <w:proofErr w:type="spellStart"/>
            <w:ins w:id="1795" w:author="Siu Ham Wong" w:date="2025-01-26T02:44:00Z" w16du:dateUtc="2025-01-25T18:44:00Z">
              <w:r w:rsidRPr="008B1896">
                <w:rPr>
                  <w:rFonts w:cs="Arial"/>
                  <w:lang w:eastAsia="zh-HK"/>
                </w:rPr>
                <w:t>sysDatetime</w:t>
              </w:r>
              <w:proofErr w:type="spellEnd"/>
            </w:ins>
          </w:p>
        </w:tc>
        <w:tc>
          <w:tcPr>
            <w:tcW w:w="2158" w:type="dxa"/>
          </w:tcPr>
          <w:p w14:paraId="584A476C" w14:textId="77777777" w:rsidR="00BE6936" w:rsidRPr="008B1896" w:rsidRDefault="00BE6936" w:rsidP="009A437D">
            <w:pPr>
              <w:pStyle w:val="ListParagraph"/>
              <w:ind w:leftChars="0" w:left="0"/>
              <w:rPr>
                <w:ins w:id="1796" w:author="Siu Ham Wong" w:date="2025-01-26T02:44:00Z" w16du:dateUtc="2025-01-25T18:44:00Z"/>
                <w:rFonts w:cs="Arial"/>
                <w:lang w:eastAsia="zh-HK"/>
              </w:rPr>
            </w:pPr>
            <w:ins w:id="1797" w:author="Siu Ham Wong" w:date="2025-01-26T02:44:00Z" w16du:dateUtc="2025-01-25T18:44:00Z">
              <w:r w:rsidRPr="008B1896">
                <w:rPr>
                  <w:rFonts w:cs="Arial"/>
                  <w:lang w:eastAsia="zh-HK"/>
                </w:rPr>
                <w:t>String</w:t>
              </w:r>
            </w:ins>
          </w:p>
        </w:tc>
        <w:tc>
          <w:tcPr>
            <w:tcW w:w="3178" w:type="dxa"/>
          </w:tcPr>
          <w:p w14:paraId="34A2E41C" w14:textId="77777777" w:rsidR="00BE6936" w:rsidRPr="008B1896" w:rsidRDefault="00BE6936" w:rsidP="009A437D">
            <w:pPr>
              <w:pStyle w:val="ListParagraph"/>
              <w:ind w:leftChars="0" w:left="0"/>
              <w:rPr>
                <w:ins w:id="1798" w:author="Siu Ham Wong" w:date="2025-01-26T02:44:00Z" w16du:dateUtc="2025-01-25T18:44:00Z"/>
                <w:rFonts w:cs="Arial"/>
                <w:shd w:val="clear" w:color="auto" w:fill="FFFFFF"/>
              </w:rPr>
            </w:pPr>
            <w:ins w:id="1799" w:author="Siu Ham Wong" w:date="2025-01-26T02:44:00Z" w16du:dateUtc="2025-01-25T18:44: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6815D2E5" w14:textId="77777777" w:rsidR="00BE6936" w:rsidRPr="002D7C93" w:rsidRDefault="00BE6936" w:rsidP="009A437D">
            <w:pPr>
              <w:pStyle w:val="ListParagraph"/>
              <w:ind w:leftChars="0" w:left="0"/>
              <w:rPr>
                <w:ins w:id="1800" w:author="Siu Ham Wong" w:date="2025-01-26T02:44:00Z" w16du:dateUtc="2025-01-25T18:44:00Z"/>
                <w:rFonts w:cs="Arial"/>
                <w:shd w:val="clear" w:color="auto" w:fill="FFFFFF"/>
              </w:rPr>
            </w:pPr>
            <w:ins w:id="1801" w:author="Siu Ham Wong" w:date="2025-01-26T02:44:00Z" w16du:dateUtc="2025-01-25T18:44:00Z">
              <w:r w:rsidRPr="008B1896">
                <w:rPr>
                  <w:rFonts w:cs="Arial"/>
                </w:rPr>
                <w:t>System Date Time</w:t>
              </w:r>
            </w:ins>
          </w:p>
        </w:tc>
      </w:tr>
    </w:tbl>
    <w:p w14:paraId="047E435E" w14:textId="77777777" w:rsidR="00BE6936" w:rsidRPr="008B1896" w:rsidRDefault="00BE6936" w:rsidP="00BE6936">
      <w:pPr>
        <w:rPr>
          <w:ins w:id="1802" w:author="Siu Ham Wong" w:date="2025-01-26T02:44:00Z" w16du:dateUtc="2025-01-25T18:44:00Z"/>
          <w:rFonts w:cs="Arial"/>
          <w:lang w:eastAsia="zh-HK"/>
        </w:rPr>
      </w:pPr>
    </w:p>
    <w:p w14:paraId="7AEB202C" w14:textId="77777777" w:rsidR="00BE6936" w:rsidRPr="008B1896" w:rsidRDefault="00BE6936" w:rsidP="00BE6936">
      <w:pPr>
        <w:pStyle w:val="ListParagraph"/>
        <w:widowControl w:val="0"/>
        <w:adjustRightInd/>
        <w:snapToGrid/>
        <w:ind w:left="440" w:firstLine="411"/>
        <w:jc w:val="left"/>
        <w:rPr>
          <w:ins w:id="1803" w:author="Siu Ham Wong" w:date="2025-01-26T02:44:00Z" w16du:dateUtc="2025-01-25T18:44:00Z"/>
          <w:rFonts w:cs="Arial"/>
          <w:lang w:eastAsia="zh-HK"/>
        </w:rPr>
      </w:pPr>
      <w:ins w:id="1804" w:author="Siu Ham Wong" w:date="2025-01-26T02:44:00Z" w16du:dateUtc="2025-01-25T18:44:00Z">
        <w:r w:rsidRPr="008B1896">
          <w:rPr>
            <w:rFonts w:cs="Arial"/>
            <w:lang w:eastAsia="zh-HK"/>
          </w:rPr>
          <w:t>{</w:t>
        </w:r>
      </w:ins>
    </w:p>
    <w:p w14:paraId="293E2C93" w14:textId="77777777" w:rsidR="00BE6936" w:rsidRPr="008B1896" w:rsidRDefault="00BE6936" w:rsidP="00BE6936">
      <w:pPr>
        <w:pStyle w:val="ListParagraph"/>
        <w:widowControl w:val="0"/>
        <w:adjustRightInd/>
        <w:snapToGrid/>
        <w:ind w:left="440"/>
        <w:jc w:val="left"/>
        <w:rPr>
          <w:ins w:id="1805" w:author="Siu Ham Wong" w:date="2025-01-26T02:44:00Z" w16du:dateUtc="2025-01-25T18:44:00Z"/>
          <w:rFonts w:cs="Arial"/>
          <w:lang w:eastAsia="zh-HK"/>
        </w:rPr>
      </w:pPr>
      <w:ins w:id="1806" w:author="Siu Ham Wong" w:date="2025-01-26T02:44:00Z" w16du:dateUtc="2025-01-25T18:44: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ins>
    </w:p>
    <w:p w14:paraId="5140CF27" w14:textId="77777777" w:rsidR="00BE6936" w:rsidRPr="008B1896" w:rsidRDefault="00BE6936" w:rsidP="00BE6936">
      <w:pPr>
        <w:pStyle w:val="ListParagraph"/>
        <w:widowControl w:val="0"/>
        <w:adjustRightInd/>
        <w:snapToGrid/>
        <w:ind w:left="440"/>
        <w:jc w:val="left"/>
        <w:rPr>
          <w:ins w:id="1807" w:author="Siu Ham Wong" w:date="2025-01-26T02:44:00Z" w16du:dateUtc="2025-01-25T18:44:00Z"/>
          <w:rFonts w:cs="Arial"/>
          <w:lang w:eastAsia="zh-HK"/>
        </w:rPr>
      </w:pPr>
      <w:ins w:id="1808" w:author="Siu Ham Wong" w:date="2025-01-26T02:44:00Z" w16du:dateUtc="2025-01-25T18:44: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ins>
    </w:p>
    <w:p w14:paraId="3E57FD82" w14:textId="77777777" w:rsidR="00BE6936" w:rsidRPr="008B1896" w:rsidRDefault="00BE6936" w:rsidP="00BE6936">
      <w:pPr>
        <w:pStyle w:val="ListParagraph"/>
        <w:widowControl w:val="0"/>
        <w:adjustRightInd/>
        <w:snapToGrid/>
        <w:ind w:left="440"/>
        <w:jc w:val="left"/>
        <w:rPr>
          <w:ins w:id="1809" w:author="Siu Ham Wong" w:date="2025-01-26T02:44:00Z" w16du:dateUtc="2025-01-25T18:44:00Z"/>
          <w:rFonts w:cs="Arial"/>
          <w:lang w:eastAsia="zh-HK"/>
        </w:rPr>
      </w:pPr>
      <w:ins w:id="1810" w:author="Siu Ham Wong" w:date="2025-01-26T02:44:00Z" w16du:dateUtc="2025-01-25T18:44:00Z">
        <w:r w:rsidRPr="008B1896">
          <w:rPr>
            <w:rFonts w:cs="Arial"/>
            <w:lang w:eastAsia="zh-HK"/>
          </w:rPr>
          <w:lastRenderedPageBreak/>
          <w:t xml:space="preserve">           “sysDatetime”:”2024-01-01 23:00:00”</w:t>
        </w:r>
      </w:ins>
    </w:p>
    <w:p w14:paraId="50A5451C" w14:textId="77777777" w:rsidR="00BE6936" w:rsidRPr="008B1896" w:rsidRDefault="00BE6936" w:rsidP="00BE6936">
      <w:pPr>
        <w:pStyle w:val="ListParagraph"/>
        <w:widowControl w:val="0"/>
        <w:adjustRightInd/>
        <w:snapToGrid/>
        <w:ind w:left="440"/>
        <w:jc w:val="left"/>
        <w:rPr>
          <w:ins w:id="1811" w:author="Siu Ham Wong" w:date="2025-01-26T02:44:00Z" w16du:dateUtc="2025-01-25T18:44:00Z"/>
          <w:rFonts w:cs="Arial"/>
          <w:lang w:eastAsia="zh-HK"/>
        </w:rPr>
      </w:pPr>
      <w:ins w:id="1812" w:author="Siu Ham Wong" w:date="2025-01-26T02:44:00Z" w16du:dateUtc="2025-01-25T18:44:00Z">
        <w:r w:rsidRPr="008B1896">
          <w:rPr>
            <w:rFonts w:cs="Arial"/>
            <w:lang w:eastAsia="zh-HK"/>
          </w:rPr>
          <w:t xml:space="preserve">       }</w:t>
        </w:r>
      </w:ins>
    </w:p>
    <w:p w14:paraId="7E838CCE" w14:textId="05D426DD" w:rsidR="00BE6936" w:rsidRPr="003A4800" w:rsidRDefault="00BE6936" w:rsidP="00BE6936">
      <w:pPr>
        <w:pStyle w:val="ListParagraph"/>
        <w:ind w:leftChars="0" w:left="960"/>
        <w:rPr>
          <w:ins w:id="1813" w:author="Siu Ham Wong" w:date="2025-01-26T02:42:00Z" w16du:dateUtc="2025-01-25T18:42:00Z"/>
          <w:rFonts w:cs="Arial"/>
          <w:bCs/>
          <w:lang w:eastAsia="zh-HK"/>
        </w:rPr>
      </w:pPr>
      <w:ins w:id="1814" w:author="Siu Ham Wong" w:date="2025-01-26T02:42:00Z" w16du:dateUtc="2025-01-25T18:42:00Z">
        <w:r w:rsidRPr="003A4800">
          <w:rPr>
            <w:rFonts w:cs="Arial"/>
            <w:bCs/>
            <w:lang w:eastAsia="zh-HK"/>
          </w:rPr>
          <w:t xml:space="preserve">Remarks: </w:t>
        </w:r>
      </w:ins>
      <w:ins w:id="1815" w:author="Siu Ham Wong" w:date="2025-01-26T02:44:00Z" w16du:dateUtc="2025-01-25T18:44:00Z">
        <w:r w:rsidRPr="00BE6936">
          <w:rPr>
            <w:rFonts w:cs="Arial"/>
            <w:bCs/>
            <w:lang w:eastAsia="zh-HK"/>
          </w:rPr>
          <w:t xml:space="preserve">ACPB-CPVACS call MPS API through </w:t>
        </w:r>
        <w:r w:rsidRPr="00BE6936">
          <w:rPr>
            <w:rFonts w:cs="Arial"/>
            <w:b/>
            <w:i/>
            <w:iCs/>
            <w:lang w:eastAsia="zh-HK"/>
            <w:rPrChange w:id="1816" w:author="Siu Ham Wong" w:date="2025-01-26T02:44:00Z" w16du:dateUtc="2025-01-25T18:44:00Z">
              <w:rPr>
                <w:rFonts w:cs="Arial"/>
                <w:bCs/>
                <w:lang w:eastAsia="zh-HK"/>
              </w:rPr>
            </w:rPrChange>
          </w:rPr>
          <w:t>APS API - CPVACS Confirm MPS Vehicle Arrived at Inside Retrieval Cabin Door</w:t>
        </w:r>
        <w:r w:rsidRPr="00BE6936">
          <w:rPr>
            <w:rFonts w:cs="Arial"/>
            <w:bCs/>
            <w:lang w:eastAsia="zh-HK"/>
          </w:rPr>
          <w:t xml:space="preserve"> to confirm the arrived vehicle LPN matched with assigned vehicle LPN. MPS will receive the arrived vehicle information from ACPB-CPVACS. ACPB-CPVACS will display the assigned cabin information on the Kiosk &amp; Signage LCD Display at retrieval lobby.</w:t>
        </w:r>
      </w:ins>
    </w:p>
    <w:p w14:paraId="1D9BE255" w14:textId="77777777" w:rsidR="00BC07DE" w:rsidRPr="008B1896" w:rsidRDefault="00BC07DE" w:rsidP="00BC07DE">
      <w:pPr>
        <w:widowControl w:val="0"/>
        <w:adjustRightInd/>
        <w:snapToGrid/>
        <w:jc w:val="left"/>
        <w:rPr>
          <w:ins w:id="1817" w:author="Siu Ham Wong" w:date="2025-01-26T02:50:00Z" w16du:dateUtc="2025-01-25T18:50:00Z"/>
          <w:rFonts w:cs="Arial"/>
          <w:b/>
          <w:lang w:eastAsia="zh-HK"/>
        </w:rPr>
      </w:pPr>
    </w:p>
    <w:p w14:paraId="004693BA" w14:textId="21C4FA06" w:rsidR="00BC07DE" w:rsidRPr="008B1896" w:rsidRDefault="00BC07DE" w:rsidP="00BC07DE">
      <w:pPr>
        <w:pStyle w:val="Heading3"/>
        <w:rPr>
          <w:ins w:id="1818" w:author="Siu Ham Wong" w:date="2025-01-26T02:50:00Z" w16du:dateUtc="2025-01-25T18:50:00Z"/>
          <w:lang w:eastAsia="zh-HK"/>
        </w:rPr>
      </w:pPr>
      <w:bookmarkStart w:id="1819" w:name="_Toc188888839"/>
      <w:ins w:id="1820" w:author="Siu Ham Wong" w:date="2025-01-26T02:50:00Z" w16du:dateUtc="2025-01-25T18:50:00Z">
        <w:r w:rsidRPr="00BC07DE">
          <w:rPr>
            <w:lang w:eastAsia="zh-HK"/>
          </w:rPr>
          <w:t>MPS update Guidance Monitor Outside Parking Cabin Message</w:t>
        </w:r>
        <w:bookmarkEnd w:id="1819"/>
      </w:ins>
    </w:p>
    <w:p w14:paraId="2E9DE691" w14:textId="05C305FA" w:rsidR="00BC07DE" w:rsidRPr="008B1896" w:rsidRDefault="00BC07DE" w:rsidP="00BC07DE">
      <w:pPr>
        <w:pStyle w:val="ListParagraph"/>
        <w:widowControl w:val="0"/>
        <w:adjustRightInd/>
        <w:snapToGrid/>
        <w:ind w:leftChars="0" w:left="960"/>
        <w:jc w:val="left"/>
        <w:rPr>
          <w:ins w:id="1821" w:author="Siu Ham Wong" w:date="2025-01-26T02:50:00Z" w16du:dateUtc="2025-01-25T18:50:00Z"/>
          <w:rFonts w:cs="Arial"/>
          <w:lang w:eastAsia="zh-HK"/>
        </w:rPr>
      </w:pPr>
      <w:ins w:id="1822" w:author="Siu Ham Wong" w:date="2025-01-26T02:50:00Z" w16du:dateUtc="2025-01-25T18:50:00Z">
        <w:r w:rsidRPr="008B1896">
          <w:rPr>
            <w:rFonts w:cs="Arial"/>
            <w:lang w:eastAsia="zh-HK"/>
          </w:rPr>
          <w:t>Path: /</w:t>
        </w:r>
        <w:proofErr w:type="spellStart"/>
        <w:r w:rsidRPr="008B1896">
          <w:rPr>
            <w:rFonts w:cs="Arial"/>
            <w:lang w:eastAsia="zh-HK"/>
          </w:rPr>
          <w:t>api</w:t>
        </w:r>
        <w:proofErr w:type="spellEnd"/>
        <w:r w:rsidRPr="008B1896">
          <w:rPr>
            <w:rFonts w:cs="Arial"/>
            <w:lang w:eastAsia="zh-HK"/>
          </w:rPr>
          <w:t>/aps/</w:t>
        </w:r>
        <w:proofErr w:type="spellStart"/>
        <w:r w:rsidRPr="00BC07DE">
          <w:rPr>
            <w:rFonts w:cs="Arial"/>
            <w:lang w:eastAsia="zh-HK"/>
          </w:rPr>
          <w:t>updateDropOffDisplayMsg</w:t>
        </w:r>
        <w:proofErr w:type="spellEnd"/>
      </w:ins>
    </w:p>
    <w:p w14:paraId="7AA311A7" w14:textId="77777777" w:rsidR="00BC07DE" w:rsidRPr="008B1896" w:rsidRDefault="00BC07DE" w:rsidP="00BC07DE">
      <w:pPr>
        <w:pStyle w:val="ListParagraph"/>
        <w:widowControl w:val="0"/>
        <w:adjustRightInd/>
        <w:snapToGrid/>
        <w:ind w:leftChars="0" w:left="960"/>
        <w:jc w:val="left"/>
        <w:rPr>
          <w:ins w:id="1823" w:author="Siu Ham Wong" w:date="2025-01-26T02:50:00Z" w16du:dateUtc="2025-01-25T18:50:00Z"/>
          <w:rFonts w:cs="Arial"/>
          <w:lang w:eastAsia="zh-HK"/>
        </w:rPr>
      </w:pPr>
      <w:ins w:id="1824" w:author="Siu Ham Wong" w:date="2025-01-26T02:50:00Z" w16du:dateUtc="2025-01-25T18:50:00Z">
        <w:r w:rsidRPr="008B1896">
          <w:rPr>
            <w:rFonts w:cs="Arial"/>
            <w:lang w:eastAsia="zh-HK"/>
          </w:rPr>
          <w:t>Method: Post</w:t>
        </w:r>
      </w:ins>
    </w:p>
    <w:p w14:paraId="5CE93F1C" w14:textId="77777777" w:rsidR="00BC07DE" w:rsidRPr="008B1896" w:rsidRDefault="00BC07DE" w:rsidP="00BC07DE">
      <w:pPr>
        <w:pStyle w:val="ListParagraph"/>
        <w:ind w:leftChars="0" w:left="960"/>
        <w:rPr>
          <w:ins w:id="1825" w:author="Siu Ham Wong" w:date="2025-01-26T02:50:00Z" w16du:dateUtc="2025-01-25T18:50:00Z"/>
          <w:rFonts w:eastAsiaTheme="minorEastAsia" w:cs="Arial"/>
          <w:lang w:eastAsia="zh-HK"/>
        </w:rPr>
      </w:pPr>
      <w:ins w:id="1826" w:author="Siu Ham Wong" w:date="2025-01-26T02:50:00Z" w16du:dateUtc="2025-01-25T18:50:00Z">
        <w:r w:rsidRPr="008B1896">
          <w:rPr>
            <w:rFonts w:eastAsiaTheme="minorEastAsia" w:cs="Arial"/>
            <w:lang w:eastAsia="zh-HK"/>
          </w:rPr>
          <w:t>Content-Type: JSON</w:t>
        </w:r>
      </w:ins>
    </w:p>
    <w:p w14:paraId="7B26F05B" w14:textId="77777777" w:rsidR="00BC07DE" w:rsidRPr="008B1896" w:rsidRDefault="00BC07DE" w:rsidP="00BC07DE">
      <w:pPr>
        <w:pStyle w:val="ListParagraph"/>
        <w:ind w:leftChars="0" w:left="960"/>
        <w:rPr>
          <w:ins w:id="1827" w:author="Siu Ham Wong" w:date="2025-01-26T02:50:00Z" w16du:dateUtc="2025-01-25T18:50:00Z"/>
          <w:rFonts w:eastAsiaTheme="minorEastAsia" w:cs="Arial"/>
          <w:lang w:eastAsia="zh-HK"/>
        </w:rPr>
      </w:pPr>
      <w:ins w:id="1828" w:author="Siu Ham Wong" w:date="2025-01-26T02:50:00Z" w16du:dateUtc="2025-01-25T18:50:00Z">
        <w:r w:rsidRPr="008B1896">
          <w:rPr>
            <w:rFonts w:cs="Arial"/>
          </w:rPr>
          <w:t>Authorization: Bearer</w:t>
        </w:r>
      </w:ins>
    </w:p>
    <w:p w14:paraId="1FDFD570" w14:textId="77777777" w:rsidR="00BC07DE" w:rsidRPr="008B1896" w:rsidRDefault="00BC07DE" w:rsidP="00BC07DE">
      <w:pPr>
        <w:pStyle w:val="ListParagraph"/>
        <w:ind w:leftChars="0" w:left="960"/>
        <w:rPr>
          <w:ins w:id="1829" w:author="Siu Ham Wong" w:date="2025-01-26T02:50:00Z" w16du:dateUtc="2025-01-25T18:50:00Z"/>
          <w:rFonts w:cs="Arial"/>
          <w:lang w:eastAsia="zh-HK"/>
        </w:rPr>
      </w:pPr>
      <w:ins w:id="1830" w:author="Siu Ham Wong" w:date="2025-01-26T02:50:00Z" w16du:dateUtc="2025-01-25T18:50:00Z">
        <w:r w:rsidRPr="007E47F3">
          <w:rPr>
            <w:rFonts w:cs="Arial"/>
            <w:lang w:eastAsia="zh-HK"/>
          </w:rPr>
          <w:t>Input parameter</w:t>
        </w:r>
      </w:ins>
    </w:p>
    <w:tbl>
      <w:tblPr>
        <w:tblStyle w:val="TableGrid"/>
        <w:tblW w:w="0" w:type="auto"/>
        <w:tblInd w:w="960" w:type="dxa"/>
        <w:tblLook w:val="04A0" w:firstRow="1" w:lastRow="0" w:firstColumn="1" w:lastColumn="0" w:noHBand="0" w:noVBand="1"/>
      </w:tblPr>
      <w:tblGrid>
        <w:gridCol w:w="3062"/>
        <w:gridCol w:w="2050"/>
        <w:gridCol w:w="2944"/>
      </w:tblGrid>
      <w:tr w:rsidR="00BC07DE" w:rsidRPr="008B1896" w14:paraId="46282319" w14:textId="77777777" w:rsidTr="009A437D">
        <w:trPr>
          <w:ins w:id="1831" w:author="Siu Ham Wong" w:date="2025-01-26T02:50:00Z"/>
        </w:trPr>
        <w:tc>
          <w:tcPr>
            <w:tcW w:w="3062" w:type="dxa"/>
          </w:tcPr>
          <w:p w14:paraId="690BDF42" w14:textId="77777777" w:rsidR="00BC07DE" w:rsidRPr="008B1896" w:rsidRDefault="00BC07DE" w:rsidP="009A437D">
            <w:pPr>
              <w:pStyle w:val="ListParagraph"/>
              <w:ind w:leftChars="0" w:left="0"/>
              <w:rPr>
                <w:ins w:id="1832" w:author="Siu Ham Wong" w:date="2025-01-26T02:50:00Z" w16du:dateUtc="2025-01-25T18:50:00Z"/>
                <w:rFonts w:cs="Arial"/>
                <w:b/>
                <w:lang w:eastAsia="zh-HK"/>
              </w:rPr>
            </w:pPr>
            <w:ins w:id="1833" w:author="Siu Ham Wong" w:date="2025-01-26T02:50:00Z" w16du:dateUtc="2025-01-25T18:50:00Z">
              <w:r w:rsidRPr="008B1896">
                <w:rPr>
                  <w:rFonts w:cs="Arial"/>
                  <w:b/>
                  <w:lang w:eastAsia="zh-HK"/>
                </w:rPr>
                <w:t>Field</w:t>
              </w:r>
            </w:ins>
          </w:p>
        </w:tc>
        <w:tc>
          <w:tcPr>
            <w:tcW w:w="2050" w:type="dxa"/>
          </w:tcPr>
          <w:p w14:paraId="0780E250" w14:textId="77777777" w:rsidR="00BC07DE" w:rsidRPr="008B1896" w:rsidRDefault="00BC07DE" w:rsidP="009A437D">
            <w:pPr>
              <w:pStyle w:val="ListParagraph"/>
              <w:ind w:leftChars="0" w:left="0"/>
              <w:rPr>
                <w:ins w:id="1834" w:author="Siu Ham Wong" w:date="2025-01-26T02:50:00Z" w16du:dateUtc="2025-01-25T18:50:00Z"/>
                <w:rFonts w:cs="Arial"/>
                <w:b/>
                <w:lang w:eastAsia="zh-HK"/>
              </w:rPr>
            </w:pPr>
            <w:ins w:id="1835" w:author="Siu Ham Wong" w:date="2025-01-26T02:50:00Z" w16du:dateUtc="2025-01-25T18:50:00Z">
              <w:r w:rsidRPr="008B1896">
                <w:rPr>
                  <w:rFonts w:cs="Arial"/>
                  <w:b/>
                  <w:lang w:eastAsia="zh-HK"/>
                </w:rPr>
                <w:t>Type</w:t>
              </w:r>
            </w:ins>
          </w:p>
        </w:tc>
        <w:tc>
          <w:tcPr>
            <w:tcW w:w="2944" w:type="dxa"/>
          </w:tcPr>
          <w:p w14:paraId="7676C9C9" w14:textId="77777777" w:rsidR="00BC07DE" w:rsidRPr="008B1896" w:rsidRDefault="00BC07DE" w:rsidP="009A437D">
            <w:pPr>
              <w:pStyle w:val="ListParagraph"/>
              <w:ind w:leftChars="0" w:left="0"/>
              <w:rPr>
                <w:ins w:id="1836" w:author="Siu Ham Wong" w:date="2025-01-26T02:50:00Z" w16du:dateUtc="2025-01-25T18:50:00Z"/>
                <w:rFonts w:cs="Arial"/>
                <w:b/>
                <w:lang w:eastAsia="zh-HK"/>
              </w:rPr>
            </w:pPr>
            <w:ins w:id="1837" w:author="Siu Ham Wong" w:date="2025-01-26T02:50:00Z" w16du:dateUtc="2025-01-25T18:50:00Z">
              <w:r w:rsidRPr="008B1896">
                <w:rPr>
                  <w:rFonts w:cs="Arial"/>
                  <w:b/>
                  <w:lang w:eastAsia="zh-HK"/>
                </w:rPr>
                <w:t>Description</w:t>
              </w:r>
            </w:ins>
          </w:p>
        </w:tc>
      </w:tr>
      <w:tr w:rsidR="00BC07DE" w:rsidRPr="008B1896" w14:paraId="25E031B3" w14:textId="77777777" w:rsidTr="009A437D">
        <w:trPr>
          <w:ins w:id="1838" w:author="Siu Ham Wong" w:date="2025-01-26T02:50:00Z"/>
        </w:trPr>
        <w:tc>
          <w:tcPr>
            <w:tcW w:w="3062" w:type="dxa"/>
          </w:tcPr>
          <w:p w14:paraId="0CD75252" w14:textId="77777777" w:rsidR="00BC07DE" w:rsidRPr="008B1896" w:rsidRDefault="00BC07DE" w:rsidP="009A437D">
            <w:pPr>
              <w:pStyle w:val="ListParagraph"/>
              <w:ind w:leftChars="0" w:left="0"/>
              <w:rPr>
                <w:ins w:id="1839" w:author="Siu Ham Wong" w:date="2025-01-26T02:50:00Z" w16du:dateUtc="2025-01-25T18:50:00Z"/>
                <w:rFonts w:cs="Arial"/>
                <w:lang w:eastAsia="zh-HK"/>
              </w:rPr>
            </w:pPr>
            <w:proofErr w:type="spellStart"/>
            <w:ins w:id="1840" w:author="Siu Ham Wong" w:date="2025-01-26T02:50:00Z" w16du:dateUtc="2025-01-25T18:50:00Z">
              <w:r w:rsidRPr="008B1896">
                <w:rPr>
                  <w:rFonts w:cs="Arial"/>
                  <w:lang w:eastAsia="zh-HK"/>
                </w:rPr>
                <w:t>cabinId</w:t>
              </w:r>
              <w:proofErr w:type="spellEnd"/>
            </w:ins>
          </w:p>
        </w:tc>
        <w:tc>
          <w:tcPr>
            <w:tcW w:w="2050" w:type="dxa"/>
          </w:tcPr>
          <w:p w14:paraId="3B7DDE45" w14:textId="77777777" w:rsidR="00BC07DE" w:rsidRPr="008B1896" w:rsidRDefault="00BC07DE" w:rsidP="009A437D">
            <w:pPr>
              <w:pStyle w:val="ListParagraph"/>
              <w:ind w:leftChars="0" w:left="0"/>
              <w:rPr>
                <w:ins w:id="1841" w:author="Siu Ham Wong" w:date="2025-01-26T02:50:00Z" w16du:dateUtc="2025-01-25T18:50:00Z"/>
                <w:rFonts w:cs="Arial"/>
                <w:lang w:eastAsia="zh-HK"/>
              </w:rPr>
            </w:pPr>
            <w:ins w:id="1842" w:author="Siu Ham Wong" w:date="2025-01-26T02:50:00Z" w16du:dateUtc="2025-01-25T18:50:00Z">
              <w:r w:rsidRPr="008B1896">
                <w:rPr>
                  <w:rFonts w:cs="Arial"/>
                  <w:lang w:eastAsia="zh-HK"/>
                </w:rPr>
                <w:t>String</w:t>
              </w:r>
            </w:ins>
          </w:p>
        </w:tc>
        <w:tc>
          <w:tcPr>
            <w:tcW w:w="2944" w:type="dxa"/>
          </w:tcPr>
          <w:p w14:paraId="66C4C5AB" w14:textId="77777777" w:rsidR="00BC07DE" w:rsidRPr="008B1896" w:rsidRDefault="00BC07DE" w:rsidP="009A437D">
            <w:pPr>
              <w:pStyle w:val="ListParagraph"/>
              <w:ind w:leftChars="0" w:left="0"/>
              <w:rPr>
                <w:ins w:id="1843" w:author="Siu Ham Wong" w:date="2025-01-26T02:50:00Z" w16du:dateUtc="2025-01-25T18:50:00Z"/>
                <w:rFonts w:eastAsiaTheme="minorEastAsia" w:cs="Arial"/>
                <w:lang w:eastAsia="zh-HK"/>
              </w:rPr>
            </w:pPr>
            <w:ins w:id="1844" w:author="Siu Ham Wong" w:date="2025-01-26T02:50:00Z" w16du:dateUtc="2025-01-25T18:50:00Z">
              <w:r w:rsidRPr="008B1896">
                <w:rPr>
                  <w:rFonts w:eastAsiaTheme="minorEastAsia" w:cs="Arial"/>
                  <w:lang w:eastAsia="zh-HK"/>
                </w:rPr>
                <w:t>Cabin ID</w:t>
              </w:r>
            </w:ins>
          </w:p>
        </w:tc>
      </w:tr>
      <w:tr w:rsidR="00C22EC2" w:rsidRPr="008B1896" w14:paraId="1524C8CB" w14:textId="77777777" w:rsidTr="009A437D">
        <w:trPr>
          <w:ins w:id="1845" w:author="Siu Ham Wong" w:date="2025-01-27T16:40:00Z" w16du:dateUtc="2025-01-27T08:40:00Z"/>
        </w:trPr>
        <w:tc>
          <w:tcPr>
            <w:tcW w:w="3062" w:type="dxa"/>
          </w:tcPr>
          <w:p w14:paraId="2BE8CFD6" w14:textId="007A4D81" w:rsidR="00C22EC2" w:rsidRPr="008B1896" w:rsidRDefault="00C22EC2" w:rsidP="009A437D">
            <w:pPr>
              <w:pStyle w:val="ListParagraph"/>
              <w:ind w:leftChars="0" w:left="0"/>
              <w:rPr>
                <w:ins w:id="1846" w:author="Siu Ham Wong" w:date="2025-01-27T16:40:00Z" w16du:dateUtc="2025-01-27T08:40:00Z"/>
                <w:rFonts w:cs="Arial"/>
                <w:lang w:eastAsia="zh-HK"/>
              </w:rPr>
            </w:pPr>
            <w:proofErr w:type="spellStart"/>
            <w:ins w:id="1847" w:author="Siu Ham Wong" w:date="2025-01-27T16:42:00Z" w16du:dateUtc="2025-01-27T08:42:00Z">
              <w:r>
                <w:rPr>
                  <w:rFonts w:cs="Arial"/>
                  <w:lang w:eastAsia="zh-HK"/>
                </w:rPr>
                <w:t>parkingD</w:t>
              </w:r>
            </w:ins>
            <w:ins w:id="1848" w:author="Siu Ham Wong" w:date="2025-01-27T16:40:00Z" w16du:dateUtc="2025-01-27T08:40:00Z">
              <w:r>
                <w:rPr>
                  <w:rFonts w:cs="Arial"/>
                  <w:lang w:eastAsia="zh-HK"/>
                </w:rPr>
                <w:t>isplayId</w:t>
              </w:r>
              <w:proofErr w:type="spellEnd"/>
            </w:ins>
          </w:p>
        </w:tc>
        <w:tc>
          <w:tcPr>
            <w:tcW w:w="2050" w:type="dxa"/>
          </w:tcPr>
          <w:p w14:paraId="1D7A08B4" w14:textId="445886E2" w:rsidR="00C22EC2" w:rsidRPr="008B1896" w:rsidRDefault="00C22EC2" w:rsidP="009A437D">
            <w:pPr>
              <w:pStyle w:val="ListParagraph"/>
              <w:ind w:leftChars="0" w:left="0"/>
              <w:rPr>
                <w:ins w:id="1849" w:author="Siu Ham Wong" w:date="2025-01-27T16:40:00Z" w16du:dateUtc="2025-01-27T08:40:00Z"/>
                <w:rFonts w:cs="Arial"/>
                <w:lang w:eastAsia="zh-HK"/>
              </w:rPr>
            </w:pPr>
            <w:ins w:id="1850" w:author="Siu Ham Wong" w:date="2025-01-27T16:44:00Z" w16du:dateUtc="2025-01-27T08:44:00Z">
              <w:r>
                <w:rPr>
                  <w:rFonts w:cs="Arial"/>
                  <w:lang w:eastAsia="zh-HK"/>
                </w:rPr>
                <w:t>String</w:t>
              </w:r>
            </w:ins>
          </w:p>
        </w:tc>
        <w:tc>
          <w:tcPr>
            <w:tcW w:w="2944" w:type="dxa"/>
          </w:tcPr>
          <w:p w14:paraId="6DACB190" w14:textId="68275826" w:rsidR="00C22EC2" w:rsidRPr="008B1896" w:rsidRDefault="00C22EC2" w:rsidP="009A437D">
            <w:pPr>
              <w:pStyle w:val="ListParagraph"/>
              <w:ind w:leftChars="0" w:left="0"/>
              <w:rPr>
                <w:ins w:id="1851" w:author="Siu Ham Wong" w:date="2025-01-27T16:40:00Z" w16du:dateUtc="2025-01-27T08:40:00Z"/>
                <w:rFonts w:eastAsiaTheme="minorEastAsia" w:cs="Arial"/>
                <w:lang w:eastAsia="zh-HK"/>
              </w:rPr>
            </w:pPr>
            <w:ins w:id="1852" w:author="Siu Ham Wong" w:date="2025-01-27T16:44:00Z" w16du:dateUtc="2025-01-27T08:44:00Z">
              <w:r>
                <w:rPr>
                  <w:rFonts w:eastAsiaTheme="minorEastAsia" w:cs="Arial"/>
                  <w:lang w:eastAsia="zh-HK"/>
                </w:rPr>
                <w:t>Used for screen display</w:t>
              </w:r>
            </w:ins>
          </w:p>
        </w:tc>
      </w:tr>
    </w:tbl>
    <w:p w14:paraId="032E5B7F" w14:textId="77777777" w:rsidR="00BC07DE" w:rsidRPr="008B1896" w:rsidRDefault="00BC07DE" w:rsidP="00BC07DE">
      <w:pPr>
        <w:pStyle w:val="ListParagraph"/>
        <w:ind w:left="440" w:firstLine="411"/>
        <w:rPr>
          <w:ins w:id="1853" w:author="Siu Ham Wong" w:date="2025-01-26T02:50:00Z" w16du:dateUtc="2025-01-25T18:50:00Z"/>
          <w:rFonts w:cs="Arial"/>
          <w:lang w:eastAsia="zh-HK"/>
        </w:rPr>
      </w:pPr>
    </w:p>
    <w:p w14:paraId="2478BCB7" w14:textId="77777777" w:rsidR="00BC07DE" w:rsidRPr="008B1896" w:rsidRDefault="00BC07DE" w:rsidP="00BC07DE">
      <w:pPr>
        <w:pStyle w:val="ListParagraph"/>
        <w:ind w:left="440" w:firstLine="411"/>
        <w:rPr>
          <w:ins w:id="1854" w:author="Siu Ham Wong" w:date="2025-01-26T02:50:00Z" w16du:dateUtc="2025-01-25T18:50:00Z"/>
          <w:rFonts w:cs="Arial"/>
          <w:lang w:eastAsia="zh-HK"/>
        </w:rPr>
      </w:pPr>
      <w:ins w:id="1855" w:author="Siu Ham Wong" w:date="2025-01-26T02:50:00Z" w16du:dateUtc="2025-01-25T18:50:00Z">
        <w:r w:rsidRPr="008B1896">
          <w:rPr>
            <w:rFonts w:cs="Arial"/>
            <w:lang w:eastAsia="zh-HK"/>
          </w:rPr>
          <w:t>{</w:t>
        </w:r>
      </w:ins>
    </w:p>
    <w:p w14:paraId="1579EB82" w14:textId="79C47BB4" w:rsidR="00C22EC2" w:rsidRPr="008B1896" w:rsidRDefault="00BC07DE" w:rsidP="00C22EC2">
      <w:pPr>
        <w:pStyle w:val="ListParagraph"/>
        <w:ind w:left="440" w:firstLine="411"/>
        <w:rPr>
          <w:ins w:id="1856" w:author="Siu Ham Wong" w:date="2025-01-27T16:43:00Z" w16du:dateUtc="2025-01-27T08:43:00Z"/>
          <w:rFonts w:cs="Arial"/>
          <w:lang w:eastAsia="zh-HK"/>
        </w:rPr>
      </w:pPr>
      <w:ins w:id="1857" w:author="Siu Ham Wong" w:date="2025-01-26T02:50:00Z" w16du:dateUtc="2025-01-25T18:50:00Z">
        <w:r w:rsidRPr="008B1896">
          <w:rPr>
            <w:rFonts w:cs="Arial"/>
            <w:lang w:eastAsia="zh-HK"/>
          </w:rPr>
          <w:t xml:space="preserve">    </w:t>
        </w:r>
        <w:r>
          <w:rPr>
            <w:rFonts w:cs="Arial"/>
            <w:lang w:eastAsia="zh-HK"/>
          </w:rPr>
          <w:t xml:space="preserve"> </w:t>
        </w:r>
        <w:r w:rsidRPr="008B1896">
          <w:rPr>
            <w:rFonts w:cs="Arial"/>
            <w:lang w:eastAsia="zh-HK"/>
          </w:rPr>
          <w:t>"cabinId":"C01"</w:t>
        </w:r>
      </w:ins>
      <w:ins w:id="1858" w:author="Siu Ham Wong" w:date="2025-01-27T16:43:00Z" w16du:dateUtc="2025-01-27T08:43:00Z">
        <w:r w:rsidR="00C22EC2">
          <w:rPr>
            <w:rFonts w:cs="Arial"/>
            <w:lang w:eastAsia="zh-HK"/>
          </w:rPr>
          <w:t>,</w:t>
        </w:r>
      </w:ins>
    </w:p>
    <w:p w14:paraId="1F3EBC68" w14:textId="049F7DAE" w:rsidR="00BC07DE" w:rsidRPr="00C22EC2" w:rsidRDefault="00C22EC2" w:rsidP="00C22EC2">
      <w:pPr>
        <w:pStyle w:val="ListParagraph"/>
        <w:widowControl w:val="0"/>
        <w:adjustRightInd/>
        <w:snapToGrid/>
        <w:ind w:left="440"/>
        <w:jc w:val="left"/>
        <w:rPr>
          <w:ins w:id="1859" w:author="Siu Ham Wong" w:date="2025-01-26T02:50:00Z" w16du:dateUtc="2025-01-25T18:50:00Z"/>
          <w:rFonts w:cs="Arial"/>
          <w:lang w:eastAsia="zh-HK"/>
        </w:rPr>
        <w:pPrChange w:id="1860" w:author="Siu Ham Wong" w:date="2025-01-27T16:43:00Z" w16du:dateUtc="2025-01-27T08:43:00Z">
          <w:pPr>
            <w:pStyle w:val="ListParagraph"/>
            <w:ind w:left="440"/>
          </w:pPr>
        </w:pPrChange>
      </w:pPr>
      <w:ins w:id="1861" w:author="Siu Ham Wong" w:date="2025-01-27T16:43:00Z" w16du:dateUtc="2025-01-27T08:43:00Z">
        <w:r w:rsidRPr="008B1896">
          <w:rPr>
            <w:rFonts w:cs="Arial"/>
            <w:lang w:eastAsia="zh-HK"/>
          </w:rPr>
          <w:t xml:space="preserve">    </w:t>
        </w:r>
        <w:r>
          <w:rPr>
            <w:rFonts w:cs="Arial"/>
            <w:lang w:eastAsia="zh-HK"/>
          </w:rPr>
          <w:t xml:space="preserve">       </w:t>
        </w:r>
        <w:r w:rsidRPr="008B1896">
          <w:rPr>
            <w:rFonts w:cs="Arial"/>
            <w:lang w:eastAsia="zh-HK"/>
          </w:rPr>
          <w:t xml:space="preserve"> "</w:t>
        </w:r>
        <w:r>
          <w:rPr>
            <w:rFonts w:cs="Arial"/>
            <w:lang w:eastAsia="zh-HK"/>
          </w:rPr>
          <w:t>parkingDisplayId</w:t>
        </w:r>
        <w:r w:rsidRPr="008B1896">
          <w:rPr>
            <w:rFonts w:cs="Arial"/>
            <w:lang w:eastAsia="zh-HK"/>
          </w:rPr>
          <w:t>"</w:t>
        </w:r>
        <w:proofErr w:type="gramStart"/>
        <w:r w:rsidRPr="008B1896">
          <w:rPr>
            <w:rFonts w:cs="Arial"/>
            <w:lang w:eastAsia="zh-HK"/>
          </w:rPr>
          <w:t>:</w:t>
        </w:r>
      </w:ins>
      <w:ins w:id="1862" w:author="Siu Ham Wong" w:date="2025-01-27T16:44:00Z" w16du:dateUtc="2025-01-27T08:44:00Z">
        <w:r>
          <w:rPr>
            <w:rFonts w:cs="Arial"/>
            <w:lang w:eastAsia="zh-HK"/>
          </w:rPr>
          <w:t>”D</w:t>
        </w:r>
        <w:proofErr w:type="gramEnd"/>
        <w:r>
          <w:rPr>
            <w:rFonts w:cs="Arial"/>
            <w:lang w:eastAsia="zh-HK"/>
          </w:rPr>
          <w:t>0</w:t>
        </w:r>
      </w:ins>
      <w:ins w:id="1863" w:author="Siu Ham Wong" w:date="2025-01-27T16:43:00Z" w16du:dateUtc="2025-01-27T08:43:00Z">
        <w:r w:rsidRPr="008B1896">
          <w:rPr>
            <w:rFonts w:cs="Arial"/>
            <w:lang w:eastAsia="zh-HK"/>
          </w:rPr>
          <w:t>1</w:t>
        </w:r>
      </w:ins>
      <w:ins w:id="1864" w:author="Siu Ham Wong" w:date="2025-01-27T16:44:00Z" w16du:dateUtc="2025-01-27T08:44:00Z">
        <w:r>
          <w:rPr>
            <w:rFonts w:cs="Arial"/>
            <w:lang w:eastAsia="zh-HK"/>
          </w:rPr>
          <w:t>”</w:t>
        </w:r>
      </w:ins>
    </w:p>
    <w:p w14:paraId="44CE934F" w14:textId="77777777" w:rsidR="00BC07DE" w:rsidRPr="008B1896" w:rsidRDefault="00BC07DE" w:rsidP="00BC07DE">
      <w:pPr>
        <w:ind w:firstLine="851"/>
        <w:rPr>
          <w:ins w:id="1865" w:author="Siu Ham Wong" w:date="2025-01-26T02:50:00Z" w16du:dateUtc="2025-01-25T18:50:00Z"/>
          <w:rFonts w:cs="Arial"/>
          <w:lang w:eastAsia="zh-HK"/>
        </w:rPr>
      </w:pPr>
      <w:ins w:id="1866" w:author="Siu Ham Wong" w:date="2025-01-26T02:50:00Z" w16du:dateUtc="2025-01-25T18:50:00Z">
        <w:r w:rsidRPr="008B1896">
          <w:rPr>
            <w:rFonts w:cs="Arial"/>
            <w:lang w:eastAsia="zh-HK"/>
          </w:rPr>
          <w:t>}</w:t>
        </w:r>
      </w:ins>
    </w:p>
    <w:p w14:paraId="43F61A03" w14:textId="77777777" w:rsidR="00BC07DE" w:rsidRPr="008B1896" w:rsidRDefault="00BC07DE" w:rsidP="00BC07DE">
      <w:pPr>
        <w:ind w:firstLine="851"/>
        <w:rPr>
          <w:ins w:id="1867" w:author="Siu Ham Wong" w:date="2025-01-26T02:50:00Z" w16du:dateUtc="2025-01-25T18:50:00Z"/>
          <w:rFonts w:cs="Arial"/>
          <w:lang w:eastAsia="zh-HK"/>
        </w:rPr>
      </w:pPr>
    </w:p>
    <w:p w14:paraId="5350B689" w14:textId="77777777" w:rsidR="00BC07DE" w:rsidRPr="008B1896" w:rsidRDefault="00BC07DE" w:rsidP="00BC07DE">
      <w:pPr>
        <w:pStyle w:val="ListParagraph"/>
        <w:ind w:leftChars="0" w:left="960"/>
        <w:rPr>
          <w:ins w:id="1868" w:author="Siu Ham Wong" w:date="2025-01-26T02:50:00Z" w16du:dateUtc="2025-01-25T18:50:00Z"/>
          <w:rFonts w:cs="Arial"/>
          <w:lang w:eastAsia="zh-HK"/>
        </w:rPr>
      </w:pPr>
      <w:ins w:id="1869" w:author="Siu Ham Wong" w:date="2025-01-26T02:50:00Z" w16du:dateUtc="2025-01-25T18:50:00Z">
        <w:r w:rsidRPr="008B1896">
          <w:rPr>
            <w:rFonts w:cs="Arial"/>
            <w:lang w:eastAsia="zh-HK"/>
          </w:rPr>
          <w:t>Response</w:t>
        </w:r>
      </w:ins>
    </w:p>
    <w:p w14:paraId="5A77909E" w14:textId="77777777" w:rsidR="00BC07DE" w:rsidRPr="008B1896" w:rsidRDefault="00BC07DE" w:rsidP="00BC07DE">
      <w:pPr>
        <w:pStyle w:val="ListParagraph"/>
        <w:ind w:leftChars="0" w:left="960"/>
        <w:rPr>
          <w:ins w:id="1870" w:author="Siu Ham Wong" w:date="2025-01-26T02:50:00Z" w16du:dateUtc="2025-01-25T18:50:00Z"/>
          <w:rFonts w:cs="Arial"/>
          <w:lang w:eastAsia="zh-HK"/>
        </w:rPr>
      </w:pPr>
      <w:ins w:id="1871" w:author="Siu Ham Wong" w:date="2025-01-26T02:50:00Z" w16du:dateUtc="2025-01-25T18:50:00Z">
        <w:r w:rsidRPr="008B1896">
          <w:rPr>
            <w:rFonts w:cs="Arial"/>
            <w:lang w:eastAsia="zh-HK"/>
          </w:rPr>
          <w:t>Status code: 200</w:t>
        </w:r>
      </w:ins>
    </w:p>
    <w:tbl>
      <w:tblPr>
        <w:tblStyle w:val="TableGrid"/>
        <w:tblW w:w="0" w:type="auto"/>
        <w:tblInd w:w="960" w:type="dxa"/>
        <w:tblLook w:val="04A0" w:firstRow="1" w:lastRow="0" w:firstColumn="1" w:lastColumn="0" w:noHBand="0" w:noVBand="1"/>
      </w:tblPr>
      <w:tblGrid>
        <w:gridCol w:w="2720"/>
        <w:gridCol w:w="2158"/>
        <w:gridCol w:w="3178"/>
      </w:tblGrid>
      <w:tr w:rsidR="00BC07DE" w:rsidRPr="008B1896" w14:paraId="525A39D2" w14:textId="77777777" w:rsidTr="009A437D">
        <w:trPr>
          <w:ins w:id="1872" w:author="Siu Ham Wong" w:date="2025-01-26T02:50:00Z"/>
        </w:trPr>
        <w:tc>
          <w:tcPr>
            <w:tcW w:w="2720" w:type="dxa"/>
          </w:tcPr>
          <w:p w14:paraId="37F3D7FD" w14:textId="77777777" w:rsidR="00BC07DE" w:rsidRPr="008B1896" w:rsidRDefault="00BC07DE" w:rsidP="009A437D">
            <w:pPr>
              <w:pStyle w:val="ListParagraph"/>
              <w:ind w:leftChars="0" w:left="0"/>
              <w:rPr>
                <w:ins w:id="1873" w:author="Siu Ham Wong" w:date="2025-01-26T02:50:00Z" w16du:dateUtc="2025-01-25T18:50:00Z"/>
                <w:rFonts w:cs="Arial"/>
                <w:b/>
                <w:lang w:eastAsia="zh-HK"/>
              </w:rPr>
            </w:pPr>
            <w:ins w:id="1874" w:author="Siu Ham Wong" w:date="2025-01-26T02:50:00Z" w16du:dateUtc="2025-01-25T18:50:00Z">
              <w:r w:rsidRPr="008B1896">
                <w:rPr>
                  <w:rFonts w:cs="Arial"/>
                  <w:b/>
                  <w:lang w:eastAsia="zh-HK"/>
                </w:rPr>
                <w:t>Field</w:t>
              </w:r>
            </w:ins>
          </w:p>
        </w:tc>
        <w:tc>
          <w:tcPr>
            <w:tcW w:w="2158" w:type="dxa"/>
          </w:tcPr>
          <w:p w14:paraId="20B1CF8A" w14:textId="77777777" w:rsidR="00BC07DE" w:rsidRPr="008B1896" w:rsidRDefault="00BC07DE" w:rsidP="009A437D">
            <w:pPr>
              <w:pStyle w:val="ListParagraph"/>
              <w:ind w:leftChars="0" w:left="0"/>
              <w:rPr>
                <w:ins w:id="1875" w:author="Siu Ham Wong" w:date="2025-01-26T02:50:00Z" w16du:dateUtc="2025-01-25T18:50:00Z"/>
                <w:rFonts w:cs="Arial"/>
                <w:b/>
                <w:lang w:eastAsia="zh-HK"/>
              </w:rPr>
            </w:pPr>
            <w:ins w:id="1876" w:author="Siu Ham Wong" w:date="2025-01-26T02:50:00Z" w16du:dateUtc="2025-01-25T18:50:00Z">
              <w:r w:rsidRPr="008B1896">
                <w:rPr>
                  <w:rFonts w:cs="Arial"/>
                  <w:b/>
                  <w:lang w:eastAsia="zh-HK"/>
                </w:rPr>
                <w:t>Type</w:t>
              </w:r>
            </w:ins>
          </w:p>
        </w:tc>
        <w:tc>
          <w:tcPr>
            <w:tcW w:w="3178" w:type="dxa"/>
          </w:tcPr>
          <w:p w14:paraId="6073B7AC" w14:textId="77777777" w:rsidR="00BC07DE" w:rsidRPr="008B1896" w:rsidRDefault="00BC07DE" w:rsidP="009A437D">
            <w:pPr>
              <w:pStyle w:val="ListParagraph"/>
              <w:ind w:leftChars="0" w:left="0"/>
              <w:rPr>
                <w:ins w:id="1877" w:author="Siu Ham Wong" w:date="2025-01-26T02:50:00Z" w16du:dateUtc="2025-01-25T18:50:00Z"/>
                <w:rFonts w:cs="Arial"/>
                <w:b/>
                <w:lang w:eastAsia="zh-HK"/>
              </w:rPr>
            </w:pPr>
            <w:ins w:id="1878" w:author="Siu Ham Wong" w:date="2025-01-26T02:50:00Z" w16du:dateUtc="2025-01-25T18:50:00Z">
              <w:r w:rsidRPr="008B1896">
                <w:rPr>
                  <w:rFonts w:cs="Arial"/>
                  <w:b/>
                  <w:lang w:eastAsia="zh-HK"/>
                </w:rPr>
                <w:t>Description</w:t>
              </w:r>
            </w:ins>
          </w:p>
        </w:tc>
      </w:tr>
      <w:tr w:rsidR="00BC07DE" w:rsidRPr="008B1896" w14:paraId="06D693EB" w14:textId="77777777" w:rsidTr="009A437D">
        <w:trPr>
          <w:ins w:id="1879" w:author="Siu Ham Wong" w:date="2025-01-26T02:50:00Z"/>
        </w:trPr>
        <w:tc>
          <w:tcPr>
            <w:tcW w:w="2720" w:type="dxa"/>
          </w:tcPr>
          <w:p w14:paraId="6A68FC30" w14:textId="77777777" w:rsidR="00BC07DE" w:rsidRPr="008B1896" w:rsidRDefault="00BC07DE" w:rsidP="009A437D">
            <w:pPr>
              <w:pStyle w:val="ListParagraph"/>
              <w:ind w:leftChars="0" w:left="0"/>
              <w:rPr>
                <w:ins w:id="1880" w:author="Siu Ham Wong" w:date="2025-01-26T02:50:00Z" w16du:dateUtc="2025-01-25T18:50:00Z"/>
                <w:rFonts w:cs="Arial"/>
                <w:lang w:eastAsia="zh-HK"/>
              </w:rPr>
            </w:pPr>
            <w:proofErr w:type="spellStart"/>
            <w:ins w:id="1881" w:author="Siu Ham Wong" w:date="2025-01-26T02:50:00Z" w16du:dateUtc="2025-01-25T18:50:00Z">
              <w:r w:rsidRPr="008B1896">
                <w:rPr>
                  <w:rFonts w:cs="Arial"/>
                  <w:lang w:eastAsia="zh-HK"/>
                </w:rPr>
                <w:t>resultCode</w:t>
              </w:r>
              <w:proofErr w:type="spellEnd"/>
            </w:ins>
          </w:p>
        </w:tc>
        <w:tc>
          <w:tcPr>
            <w:tcW w:w="2158" w:type="dxa"/>
          </w:tcPr>
          <w:p w14:paraId="589FA18A" w14:textId="77777777" w:rsidR="00BC07DE" w:rsidRPr="008B1896" w:rsidRDefault="00BC07DE" w:rsidP="009A437D">
            <w:pPr>
              <w:pStyle w:val="ListParagraph"/>
              <w:ind w:leftChars="0" w:left="0"/>
              <w:rPr>
                <w:ins w:id="1882" w:author="Siu Ham Wong" w:date="2025-01-26T02:50:00Z" w16du:dateUtc="2025-01-25T18:50:00Z"/>
                <w:rFonts w:cs="Arial"/>
                <w:lang w:eastAsia="zh-HK"/>
              </w:rPr>
            </w:pPr>
            <w:ins w:id="1883" w:author="Siu Ham Wong" w:date="2025-01-26T02:50:00Z" w16du:dateUtc="2025-01-25T18:50:00Z">
              <w:r w:rsidRPr="008B1896">
                <w:rPr>
                  <w:rFonts w:cs="Arial"/>
                  <w:lang w:eastAsia="zh-HK"/>
                </w:rPr>
                <w:t>Number</w:t>
              </w:r>
            </w:ins>
          </w:p>
        </w:tc>
        <w:tc>
          <w:tcPr>
            <w:tcW w:w="3178" w:type="dxa"/>
          </w:tcPr>
          <w:p w14:paraId="7F051EBE" w14:textId="77777777" w:rsidR="00BC07DE" w:rsidRPr="008B1896" w:rsidRDefault="00BC07DE" w:rsidP="009A437D">
            <w:pPr>
              <w:pStyle w:val="ListParagraph"/>
              <w:ind w:leftChars="0" w:left="0"/>
              <w:rPr>
                <w:ins w:id="1884" w:author="Siu Ham Wong" w:date="2025-01-26T02:50:00Z" w16du:dateUtc="2025-01-25T18:50:00Z"/>
                <w:rFonts w:eastAsiaTheme="minorEastAsia" w:cs="Arial"/>
                <w:lang w:eastAsia="zh-HK"/>
              </w:rPr>
            </w:pPr>
            <w:ins w:id="1885" w:author="Siu Ham Wong" w:date="2025-01-26T02:50:00Z" w16du:dateUtc="2025-01-25T18:50:00Z">
              <w:r w:rsidRPr="008B1896">
                <w:rPr>
                  <w:rFonts w:eastAsiaTheme="minorEastAsia" w:cs="Arial"/>
                  <w:lang w:eastAsia="zh-HK"/>
                </w:rPr>
                <w:t>0 - fail</w:t>
              </w:r>
            </w:ins>
          </w:p>
          <w:p w14:paraId="027969A5" w14:textId="77777777" w:rsidR="00BC07DE" w:rsidRPr="008B1896" w:rsidRDefault="00BC07DE" w:rsidP="009A437D">
            <w:pPr>
              <w:pStyle w:val="ListParagraph"/>
              <w:ind w:leftChars="0" w:left="0"/>
              <w:rPr>
                <w:ins w:id="1886" w:author="Siu Ham Wong" w:date="2025-01-26T02:50:00Z" w16du:dateUtc="2025-01-25T18:50:00Z"/>
                <w:rFonts w:eastAsiaTheme="minorEastAsia" w:cs="Arial"/>
                <w:lang w:eastAsia="zh-HK"/>
              </w:rPr>
            </w:pPr>
            <w:ins w:id="1887" w:author="Siu Ham Wong" w:date="2025-01-26T02:50:00Z" w16du:dateUtc="2025-01-25T18:50:00Z">
              <w:r w:rsidRPr="008B1896">
                <w:rPr>
                  <w:rFonts w:eastAsiaTheme="minorEastAsia" w:cs="Arial"/>
                  <w:lang w:eastAsia="zh-HK"/>
                </w:rPr>
                <w:t>1 - success</w:t>
              </w:r>
            </w:ins>
          </w:p>
        </w:tc>
      </w:tr>
      <w:tr w:rsidR="00BC07DE" w:rsidRPr="008B1896" w14:paraId="4A88936C" w14:textId="77777777" w:rsidTr="009A437D">
        <w:trPr>
          <w:ins w:id="1888" w:author="Siu Ham Wong" w:date="2025-01-26T02:50:00Z"/>
        </w:trPr>
        <w:tc>
          <w:tcPr>
            <w:tcW w:w="2720" w:type="dxa"/>
          </w:tcPr>
          <w:p w14:paraId="70F561F5" w14:textId="77777777" w:rsidR="00BC07DE" w:rsidRPr="008B1896" w:rsidRDefault="00BC07DE" w:rsidP="009A437D">
            <w:pPr>
              <w:pStyle w:val="ListParagraph"/>
              <w:ind w:leftChars="0" w:left="0"/>
              <w:rPr>
                <w:ins w:id="1889" w:author="Siu Ham Wong" w:date="2025-01-26T02:50:00Z" w16du:dateUtc="2025-01-25T18:50:00Z"/>
                <w:rFonts w:cs="Arial"/>
                <w:lang w:eastAsia="zh-HK"/>
              </w:rPr>
            </w:pPr>
            <w:proofErr w:type="spellStart"/>
            <w:ins w:id="1890" w:author="Siu Ham Wong" w:date="2025-01-26T02:50:00Z" w16du:dateUtc="2025-01-25T18:50:00Z">
              <w:r w:rsidRPr="008B1896">
                <w:rPr>
                  <w:rFonts w:cs="Arial"/>
                  <w:lang w:eastAsia="zh-HK"/>
                </w:rPr>
                <w:t>resultMessage</w:t>
              </w:r>
              <w:proofErr w:type="spellEnd"/>
            </w:ins>
          </w:p>
        </w:tc>
        <w:tc>
          <w:tcPr>
            <w:tcW w:w="2158" w:type="dxa"/>
          </w:tcPr>
          <w:p w14:paraId="10BBDEB2" w14:textId="77777777" w:rsidR="00BC07DE" w:rsidRPr="008B1896" w:rsidRDefault="00BC07DE" w:rsidP="009A437D">
            <w:pPr>
              <w:pStyle w:val="ListParagraph"/>
              <w:ind w:leftChars="0" w:left="0"/>
              <w:rPr>
                <w:ins w:id="1891" w:author="Siu Ham Wong" w:date="2025-01-26T02:50:00Z" w16du:dateUtc="2025-01-25T18:50:00Z"/>
                <w:rFonts w:cs="Arial"/>
                <w:lang w:eastAsia="zh-HK"/>
              </w:rPr>
            </w:pPr>
            <w:ins w:id="1892" w:author="Siu Ham Wong" w:date="2025-01-26T02:50:00Z" w16du:dateUtc="2025-01-25T18:50:00Z">
              <w:r w:rsidRPr="008B1896">
                <w:rPr>
                  <w:rFonts w:cs="Arial"/>
                  <w:lang w:eastAsia="zh-HK"/>
                </w:rPr>
                <w:t>String</w:t>
              </w:r>
            </w:ins>
          </w:p>
        </w:tc>
        <w:tc>
          <w:tcPr>
            <w:tcW w:w="3178" w:type="dxa"/>
          </w:tcPr>
          <w:p w14:paraId="125B102F" w14:textId="77777777" w:rsidR="00BC07DE" w:rsidRPr="008B1896" w:rsidRDefault="00BC07DE" w:rsidP="009A437D">
            <w:pPr>
              <w:pStyle w:val="ListParagraph"/>
              <w:ind w:leftChars="0" w:left="0"/>
              <w:rPr>
                <w:ins w:id="1893" w:author="Siu Ham Wong" w:date="2025-01-26T02:50:00Z" w16du:dateUtc="2025-01-25T18:50:00Z"/>
                <w:rFonts w:eastAsiaTheme="minorEastAsia" w:cs="Arial"/>
                <w:lang w:eastAsia="zh-HK"/>
              </w:rPr>
            </w:pPr>
            <w:ins w:id="1894" w:author="Siu Ham Wong" w:date="2025-01-26T02:50:00Z" w16du:dateUtc="2025-01-25T18:50:00Z">
              <w:r w:rsidRPr="008B1896">
                <w:rPr>
                  <w:rFonts w:eastAsiaTheme="minorEastAsia" w:cs="Arial"/>
                  <w:lang w:eastAsia="zh-HK"/>
                </w:rPr>
                <w:t>Result Message</w:t>
              </w:r>
            </w:ins>
          </w:p>
        </w:tc>
      </w:tr>
      <w:tr w:rsidR="00BC07DE" w:rsidRPr="008B1896" w14:paraId="15D14A64" w14:textId="77777777" w:rsidTr="009A437D">
        <w:trPr>
          <w:ins w:id="1895" w:author="Siu Ham Wong" w:date="2025-01-26T02:50:00Z"/>
        </w:trPr>
        <w:tc>
          <w:tcPr>
            <w:tcW w:w="2720" w:type="dxa"/>
          </w:tcPr>
          <w:p w14:paraId="748C607C" w14:textId="77777777" w:rsidR="00BC07DE" w:rsidRPr="008B1896" w:rsidRDefault="00BC07DE" w:rsidP="009A437D">
            <w:pPr>
              <w:pStyle w:val="ListParagraph"/>
              <w:ind w:leftChars="0" w:left="0"/>
              <w:rPr>
                <w:ins w:id="1896" w:author="Siu Ham Wong" w:date="2025-01-26T02:50:00Z" w16du:dateUtc="2025-01-25T18:50:00Z"/>
                <w:rFonts w:cs="Arial"/>
                <w:lang w:eastAsia="zh-HK"/>
              </w:rPr>
            </w:pPr>
            <w:proofErr w:type="spellStart"/>
            <w:ins w:id="1897" w:author="Siu Ham Wong" w:date="2025-01-26T02:50:00Z" w16du:dateUtc="2025-01-25T18:50:00Z">
              <w:r w:rsidRPr="008B1896">
                <w:rPr>
                  <w:rFonts w:cs="Arial"/>
                  <w:lang w:eastAsia="zh-HK"/>
                </w:rPr>
                <w:t>sysDatetime</w:t>
              </w:r>
              <w:proofErr w:type="spellEnd"/>
            </w:ins>
          </w:p>
        </w:tc>
        <w:tc>
          <w:tcPr>
            <w:tcW w:w="2158" w:type="dxa"/>
          </w:tcPr>
          <w:p w14:paraId="485E7579" w14:textId="77777777" w:rsidR="00BC07DE" w:rsidRPr="008B1896" w:rsidRDefault="00BC07DE" w:rsidP="009A437D">
            <w:pPr>
              <w:pStyle w:val="ListParagraph"/>
              <w:ind w:leftChars="0" w:left="0"/>
              <w:rPr>
                <w:ins w:id="1898" w:author="Siu Ham Wong" w:date="2025-01-26T02:50:00Z" w16du:dateUtc="2025-01-25T18:50:00Z"/>
                <w:rFonts w:cs="Arial"/>
                <w:lang w:eastAsia="zh-HK"/>
              </w:rPr>
            </w:pPr>
            <w:ins w:id="1899" w:author="Siu Ham Wong" w:date="2025-01-26T02:50:00Z" w16du:dateUtc="2025-01-25T18:50:00Z">
              <w:r w:rsidRPr="008B1896">
                <w:rPr>
                  <w:rFonts w:cs="Arial"/>
                  <w:lang w:eastAsia="zh-HK"/>
                </w:rPr>
                <w:t>String</w:t>
              </w:r>
            </w:ins>
          </w:p>
        </w:tc>
        <w:tc>
          <w:tcPr>
            <w:tcW w:w="3178" w:type="dxa"/>
          </w:tcPr>
          <w:p w14:paraId="6ACD89AE" w14:textId="77777777" w:rsidR="00BC07DE" w:rsidRPr="008B1896" w:rsidRDefault="00BC07DE" w:rsidP="009A437D">
            <w:pPr>
              <w:pStyle w:val="ListParagraph"/>
              <w:ind w:leftChars="0" w:left="0"/>
              <w:rPr>
                <w:ins w:id="1900" w:author="Siu Ham Wong" w:date="2025-01-26T02:50:00Z" w16du:dateUtc="2025-01-25T18:50:00Z"/>
                <w:rFonts w:cs="Arial"/>
                <w:shd w:val="clear" w:color="auto" w:fill="FFFFFF"/>
              </w:rPr>
            </w:pPr>
            <w:ins w:id="1901" w:author="Siu Ham Wong" w:date="2025-01-26T02:50:00Z" w16du:dateUtc="2025-01-25T18:50:00Z">
              <w:r w:rsidRPr="002D7C93">
                <w:rPr>
                  <w:rFonts w:cs="Arial"/>
                  <w:shd w:val="clear" w:color="auto" w:fill="FFFFFF"/>
                </w:rPr>
                <w:t xml:space="preserve">YYYY-MM-DD </w:t>
              </w:r>
              <w:proofErr w:type="gramStart"/>
              <w:r w:rsidRPr="002D7C93">
                <w:rPr>
                  <w:rFonts w:cs="Arial"/>
                  <w:shd w:val="clear" w:color="auto" w:fill="FFFFFF"/>
                </w:rPr>
                <w:t>HH:NN</w:t>
              </w:r>
              <w:proofErr w:type="gramEnd"/>
              <w:r w:rsidRPr="002D7C93">
                <w:rPr>
                  <w:rFonts w:cs="Arial"/>
                  <w:shd w:val="clear" w:color="auto" w:fill="FFFFFF"/>
                </w:rPr>
                <w:t>:SS</w:t>
              </w:r>
            </w:ins>
          </w:p>
          <w:p w14:paraId="6A27D989" w14:textId="77777777" w:rsidR="00BC07DE" w:rsidRPr="002D7C93" w:rsidRDefault="00BC07DE" w:rsidP="009A437D">
            <w:pPr>
              <w:pStyle w:val="ListParagraph"/>
              <w:ind w:leftChars="0" w:left="0"/>
              <w:rPr>
                <w:ins w:id="1902" w:author="Siu Ham Wong" w:date="2025-01-26T02:50:00Z" w16du:dateUtc="2025-01-25T18:50:00Z"/>
                <w:rFonts w:cs="Arial"/>
                <w:shd w:val="clear" w:color="auto" w:fill="FFFFFF"/>
              </w:rPr>
            </w:pPr>
            <w:ins w:id="1903" w:author="Siu Ham Wong" w:date="2025-01-26T02:50:00Z" w16du:dateUtc="2025-01-25T18:50:00Z">
              <w:r w:rsidRPr="008B1896">
                <w:rPr>
                  <w:rFonts w:cs="Arial"/>
                </w:rPr>
                <w:t>System Date Time</w:t>
              </w:r>
            </w:ins>
          </w:p>
        </w:tc>
      </w:tr>
    </w:tbl>
    <w:p w14:paraId="191FAE34" w14:textId="77777777" w:rsidR="00BC07DE" w:rsidRPr="008B1896" w:rsidRDefault="00BC07DE" w:rsidP="00BC07DE">
      <w:pPr>
        <w:rPr>
          <w:ins w:id="1904" w:author="Siu Ham Wong" w:date="2025-01-26T02:50:00Z" w16du:dateUtc="2025-01-25T18:50:00Z"/>
          <w:rFonts w:cs="Arial"/>
          <w:lang w:eastAsia="zh-HK"/>
        </w:rPr>
      </w:pPr>
    </w:p>
    <w:p w14:paraId="6F6ACC7E" w14:textId="77777777" w:rsidR="00BC07DE" w:rsidRPr="008B1896" w:rsidRDefault="00BC07DE" w:rsidP="00BC07DE">
      <w:pPr>
        <w:pStyle w:val="ListParagraph"/>
        <w:widowControl w:val="0"/>
        <w:adjustRightInd/>
        <w:snapToGrid/>
        <w:ind w:left="440" w:firstLine="411"/>
        <w:jc w:val="left"/>
        <w:rPr>
          <w:ins w:id="1905" w:author="Siu Ham Wong" w:date="2025-01-26T02:50:00Z" w16du:dateUtc="2025-01-25T18:50:00Z"/>
          <w:rFonts w:cs="Arial"/>
          <w:lang w:eastAsia="zh-HK"/>
        </w:rPr>
      </w:pPr>
      <w:ins w:id="1906" w:author="Siu Ham Wong" w:date="2025-01-26T02:50:00Z" w16du:dateUtc="2025-01-25T18:50:00Z">
        <w:r w:rsidRPr="008B1896">
          <w:rPr>
            <w:rFonts w:cs="Arial"/>
            <w:lang w:eastAsia="zh-HK"/>
          </w:rPr>
          <w:t>{</w:t>
        </w:r>
      </w:ins>
    </w:p>
    <w:p w14:paraId="6F33E22D" w14:textId="77777777" w:rsidR="00BC07DE" w:rsidRPr="008B1896" w:rsidRDefault="00BC07DE" w:rsidP="00BC07DE">
      <w:pPr>
        <w:pStyle w:val="ListParagraph"/>
        <w:widowControl w:val="0"/>
        <w:adjustRightInd/>
        <w:snapToGrid/>
        <w:ind w:left="440"/>
        <w:jc w:val="left"/>
        <w:rPr>
          <w:ins w:id="1907" w:author="Siu Ham Wong" w:date="2025-01-26T02:50:00Z" w16du:dateUtc="2025-01-25T18:50:00Z"/>
          <w:rFonts w:cs="Arial"/>
          <w:lang w:eastAsia="zh-HK"/>
        </w:rPr>
      </w:pPr>
      <w:ins w:id="1908" w:author="Siu Ham Wong" w:date="2025-01-26T02:50:00Z" w16du:dateUtc="2025-01-25T18:50: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resultCode</w:t>
        </w:r>
        <w:proofErr w:type="spellEnd"/>
        <w:r w:rsidRPr="008B1896">
          <w:rPr>
            <w:rFonts w:cs="Arial"/>
            <w:lang w:eastAsia="zh-HK"/>
          </w:rPr>
          <w:t>": 1,</w:t>
        </w:r>
      </w:ins>
    </w:p>
    <w:p w14:paraId="3478C179" w14:textId="77777777" w:rsidR="00BC07DE" w:rsidRPr="008B1896" w:rsidRDefault="00BC07DE" w:rsidP="00BC07DE">
      <w:pPr>
        <w:pStyle w:val="ListParagraph"/>
        <w:widowControl w:val="0"/>
        <w:adjustRightInd/>
        <w:snapToGrid/>
        <w:ind w:left="440"/>
        <w:jc w:val="left"/>
        <w:rPr>
          <w:ins w:id="1909" w:author="Siu Ham Wong" w:date="2025-01-26T02:50:00Z" w16du:dateUtc="2025-01-25T18:50:00Z"/>
          <w:rFonts w:cs="Arial"/>
          <w:lang w:eastAsia="zh-HK"/>
        </w:rPr>
      </w:pPr>
      <w:ins w:id="1910" w:author="Siu Ham Wong" w:date="2025-01-26T02:50:00Z" w16du:dateUtc="2025-01-25T18:50:00Z">
        <w:r w:rsidRPr="008B1896">
          <w:rPr>
            <w:rFonts w:cs="Arial"/>
            <w:lang w:eastAsia="zh-HK"/>
          </w:rPr>
          <w:t xml:space="preserve">     </w:t>
        </w:r>
        <w:r w:rsidRPr="008B1896">
          <w:rPr>
            <w:rFonts w:cs="Arial"/>
            <w:lang w:eastAsia="zh-HK"/>
          </w:rPr>
          <w:tab/>
          <w:t xml:space="preserve">    "</w:t>
        </w:r>
        <w:proofErr w:type="spellStart"/>
        <w:r w:rsidRPr="008B1896">
          <w:rPr>
            <w:rFonts w:cs="Arial"/>
            <w:lang w:eastAsia="zh-HK"/>
          </w:rPr>
          <w:t>resultMessage</w:t>
        </w:r>
        <w:proofErr w:type="spellEnd"/>
        <w:r w:rsidRPr="008B1896">
          <w:rPr>
            <w:rFonts w:cs="Arial"/>
            <w:lang w:eastAsia="zh-HK"/>
          </w:rPr>
          <w:t>": “”,</w:t>
        </w:r>
      </w:ins>
    </w:p>
    <w:p w14:paraId="17A312CE" w14:textId="77777777" w:rsidR="00BC07DE" w:rsidRPr="008B1896" w:rsidRDefault="00BC07DE" w:rsidP="00BC07DE">
      <w:pPr>
        <w:pStyle w:val="ListParagraph"/>
        <w:widowControl w:val="0"/>
        <w:adjustRightInd/>
        <w:snapToGrid/>
        <w:ind w:left="440"/>
        <w:jc w:val="left"/>
        <w:rPr>
          <w:ins w:id="1911" w:author="Siu Ham Wong" w:date="2025-01-26T02:50:00Z" w16du:dateUtc="2025-01-25T18:50:00Z"/>
          <w:rFonts w:cs="Arial"/>
          <w:lang w:eastAsia="zh-HK"/>
        </w:rPr>
      </w:pPr>
      <w:ins w:id="1912" w:author="Siu Ham Wong" w:date="2025-01-26T02:50:00Z" w16du:dateUtc="2025-01-25T18:50:00Z">
        <w:r w:rsidRPr="008B1896">
          <w:rPr>
            <w:rFonts w:cs="Arial"/>
            <w:lang w:eastAsia="zh-HK"/>
          </w:rPr>
          <w:t xml:space="preserve">           “sysDatetime”:”2024-01-01 23:00:00”</w:t>
        </w:r>
      </w:ins>
    </w:p>
    <w:p w14:paraId="66152620" w14:textId="77777777" w:rsidR="00BC07DE" w:rsidRPr="008B1896" w:rsidRDefault="00BC07DE" w:rsidP="00BC07DE">
      <w:pPr>
        <w:pStyle w:val="ListParagraph"/>
        <w:widowControl w:val="0"/>
        <w:adjustRightInd/>
        <w:snapToGrid/>
        <w:ind w:left="440"/>
        <w:jc w:val="left"/>
        <w:rPr>
          <w:ins w:id="1913" w:author="Siu Ham Wong" w:date="2025-01-26T02:50:00Z" w16du:dateUtc="2025-01-25T18:50:00Z"/>
          <w:rFonts w:cs="Arial"/>
          <w:lang w:eastAsia="zh-HK"/>
        </w:rPr>
      </w:pPr>
      <w:ins w:id="1914" w:author="Siu Ham Wong" w:date="2025-01-26T02:50:00Z" w16du:dateUtc="2025-01-25T18:50:00Z">
        <w:r w:rsidRPr="008B1896">
          <w:rPr>
            <w:rFonts w:cs="Arial"/>
            <w:lang w:eastAsia="zh-HK"/>
          </w:rPr>
          <w:lastRenderedPageBreak/>
          <w:t xml:space="preserve">       }</w:t>
        </w:r>
      </w:ins>
    </w:p>
    <w:p w14:paraId="546489CB" w14:textId="2EFC77E6" w:rsidR="00BC07DE" w:rsidRPr="003A4800" w:rsidRDefault="00BC07DE" w:rsidP="00BC07DE">
      <w:pPr>
        <w:pStyle w:val="ListParagraph"/>
        <w:ind w:leftChars="0" w:left="960"/>
        <w:rPr>
          <w:ins w:id="1915" w:author="Siu Ham Wong" w:date="2025-01-26T02:50:00Z" w16du:dateUtc="2025-01-25T18:50:00Z"/>
          <w:rFonts w:cs="Arial"/>
          <w:bCs/>
          <w:lang w:eastAsia="zh-HK"/>
        </w:rPr>
      </w:pPr>
      <w:ins w:id="1916" w:author="Siu Ham Wong" w:date="2025-01-26T02:50:00Z" w16du:dateUtc="2025-01-25T18:50:00Z">
        <w:r w:rsidRPr="003A4800">
          <w:rPr>
            <w:rFonts w:cs="Arial"/>
            <w:bCs/>
            <w:lang w:eastAsia="zh-HK"/>
          </w:rPr>
          <w:t xml:space="preserve">Remarks: </w:t>
        </w:r>
      </w:ins>
      <w:ins w:id="1917" w:author="Siu Ham Wong" w:date="2025-01-26T02:52:00Z" w16du:dateUtc="2025-01-25T18:52:00Z">
        <w:r w:rsidRPr="00BC07DE">
          <w:rPr>
            <w:rFonts w:cs="Arial"/>
            <w:bCs/>
            <w:lang w:eastAsia="zh-HK"/>
          </w:rPr>
          <w:t xml:space="preserve">MPS call ACPB-CPVACS API through APS API - MPS update Guidance Monitor Outside Parking Cabin Message to update the </w:t>
        </w:r>
        <w:proofErr w:type="gramStart"/>
        <w:r w:rsidRPr="00BC07DE">
          <w:rPr>
            <w:rFonts w:cs="Arial"/>
            <w:bCs/>
            <w:lang w:eastAsia="zh-HK"/>
          </w:rPr>
          <w:t>32 inch</w:t>
        </w:r>
        <w:proofErr w:type="gramEnd"/>
        <w:r w:rsidRPr="00BC07DE">
          <w:rPr>
            <w:rFonts w:cs="Arial"/>
            <w:bCs/>
            <w:lang w:eastAsia="zh-HK"/>
          </w:rPr>
          <w:t xml:space="preserve"> guidance monitor message outside specific parking cabin.</w:t>
        </w:r>
      </w:ins>
    </w:p>
    <w:p w14:paraId="39B8ED8C" w14:textId="38A87E54" w:rsidR="00880BC8" w:rsidRPr="008B1896" w:rsidDel="00BE6936" w:rsidRDefault="00880BC8" w:rsidP="00880BC8">
      <w:pPr>
        <w:widowControl w:val="0"/>
        <w:adjustRightInd/>
        <w:snapToGrid/>
        <w:ind w:left="851"/>
        <w:jc w:val="left"/>
        <w:rPr>
          <w:del w:id="1918" w:author="Siu Ham Wong" w:date="2025-01-26T02:42:00Z" w16du:dateUtc="2025-01-25T18:42:00Z"/>
          <w:rFonts w:cs="Arial"/>
          <w:b/>
          <w:lang w:eastAsia="zh-HK"/>
        </w:rPr>
      </w:pPr>
    </w:p>
    <w:p w14:paraId="3DCA0541" w14:textId="330332D6" w:rsidR="00880BC8" w:rsidRPr="003A4800" w:rsidDel="00BE6936" w:rsidRDefault="00880BC8" w:rsidP="00EC76DF">
      <w:pPr>
        <w:pStyle w:val="ListParagraph"/>
        <w:widowControl w:val="0"/>
        <w:adjustRightInd/>
        <w:snapToGrid/>
        <w:ind w:leftChars="0" w:left="960"/>
        <w:jc w:val="left"/>
        <w:rPr>
          <w:del w:id="1919" w:author="Siu Ham Wong" w:date="2025-01-26T02:42:00Z" w16du:dateUtc="2025-01-25T18:42:00Z"/>
          <w:rFonts w:cs="Arial"/>
          <w:bCs/>
          <w:lang w:eastAsia="zh-HK"/>
        </w:rPr>
      </w:pPr>
    </w:p>
    <w:p w14:paraId="1D878A49" w14:textId="77777777" w:rsidR="00EC76DF" w:rsidRPr="00EC76DF" w:rsidRDefault="00EC76DF" w:rsidP="002D7C93">
      <w:pPr>
        <w:widowControl w:val="0"/>
        <w:adjustRightInd/>
        <w:snapToGrid/>
        <w:jc w:val="left"/>
        <w:rPr>
          <w:rFonts w:cs="Arial"/>
          <w:bCs/>
          <w:lang w:eastAsia="zh-HK"/>
        </w:rPr>
      </w:pPr>
    </w:p>
    <w:sectPr w:rsidR="00EC76DF" w:rsidRPr="00EC76DF" w:rsidSect="00B86782">
      <w:pgSz w:w="11906" w:h="16838" w:code="9"/>
      <w:pgMar w:top="1440" w:right="1440" w:bottom="1440" w:left="144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85127" w14:textId="77777777" w:rsidR="00010521" w:rsidRPr="00E97044" w:rsidRDefault="00010521" w:rsidP="007E6064">
      <w:r w:rsidRPr="00E97044">
        <w:separator/>
      </w:r>
    </w:p>
  </w:endnote>
  <w:endnote w:type="continuationSeparator" w:id="0">
    <w:p w14:paraId="531E510D" w14:textId="77777777" w:rsidR="00010521" w:rsidRPr="00E97044" w:rsidRDefault="00010521" w:rsidP="007E6064">
      <w:r w:rsidRPr="00E9704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ZapfDingbats">
    <w:panose1 w:val="00000000000000000000"/>
    <w:charset w:val="02"/>
    <w:family w:val="decorative"/>
    <w:notTrueTyp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altName w:val="微軟正黑體"/>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8DC12" w14:textId="77777777" w:rsidR="00010521" w:rsidRPr="00E97044" w:rsidRDefault="00010521" w:rsidP="007E6064">
      <w:r w:rsidRPr="00E97044">
        <w:separator/>
      </w:r>
    </w:p>
  </w:footnote>
  <w:footnote w:type="continuationSeparator" w:id="0">
    <w:p w14:paraId="470A1858" w14:textId="77777777" w:rsidR="00010521" w:rsidRPr="00E97044" w:rsidRDefault="00010521" w:rsidP="007E6064">
      <w:r w:rsidRPr="00E9704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4778"/>
    <w:multiLevelType w:val="multilevel"/>
    <w:tmpl w:val="C7686FEA"/>
    <w:lvl w:ilvl="0">
      <w:start w:val="1"/>
      <w:numFmt w:val="upperRoman"/>
      <w:lvlText w:val="%1."/>
      <w:lvlJc w:val="left"/>
      <w:pPr>
        <w:tabs>
          <w:tab w:val="num" w:pos="0"/>
        </w:tabs>
        <w:ind w:left="567" w:hanging="567"/>
      </w:pPr>
      <w:rPr>
        <w:rFonts w:hint="default"/>
        <w:b w:val="0"/>
        <w:i w:val="0"/>
        <w:caps w:val="0"/>
        <w:strike w:val="0"/>
        <w:dstrike w:val="0"/>
        <w:vanish w:val="0"/>
        <w:color w:val="000000"/>
        <w:vertAlign w:val="baseline"/>
      </w:rPr>
    </w:lvl>
    <w:lvl w:ilvl="1">
      <w:start w:val="1"/>
      <w:numFmt w:val="decimal"/>
      <w:pStyle w:val="Heading2"/>
      <w:lvlText w:val="%2."/>
      <w:lvlJc w:val="left"/>
      <w:pPr>
        <w:tabs>
          <w:tab w:val="num" w:pos="357"/>
        </w:tabs>
        <w:ind w:left="0" w:firstLine="0"/>
      </w:pPr>
      <w:rPr>
        <w:rFonts w:hint="default"/>
        <w:b w:val="0"/>
        <w:i w:val="0"/>
        <w:caps w:val="0"/>
        <w:strike w:val="0"/>
        <w:dstrike w:val="0"/>
        <w:vanish w:val="0"/>
        <w:color w:val="000000"/>
        <w:vertAlign w:val="baseline"/>
      </w:rPr>
    </w:lvl>
    <w:lvl w:ilvl="2">
      <w:start w:val="1"/>
      <w:numFmt w:val="decimal"/>
      <w:pStyle w:val="Heading3"/>
      <w:lvlText w:val="%2.%3."/>
      <w:lvlJc w:val="left"/>
      <w:pPr>
        <w:tabs>
          <w:tab w:val="num" w:pos="714"/>
        </w:tabs>
        <w:ind w:left="0" w:firstLine="0"/>
      </w:pPr>
      <w:rPr>
        <w:rFonts w:hint="default"/>
        <w:b w:val="0"/>
        <w:i w:val="0"/>
        <w:caps w:val="0"/>
        <w:strike w:val="0"/>
        <w:dstrike w:val="0"/>
        <w:vanish w:val="0"/>
        <w:color w:val="000000"/>
        <w:vertAlign w:val="baseline"/>
      </w:rPr>
    </w:lvl>
    <w:lvl w:ilvl="3">
      <w:start w:val="1"/>
      <w:numFmt w:val="decimal"/>
      <w:pStyle w:val="Heading4"/>
      <w:lvlText w:val="%2.%3.%4."/>
      <w:lvlJc w:val="left"/>
      <w:pPr>
        <w:tabs>
          <w:tab w:val="num" w:pos="1072"/>
        </w:tabs>
        <w:ind w:left="0" w:firstLine="0"/>
      </w:pPr>
      <w:rPr>
        <w:rFonts w:hint="default"/>
        <w:b w:val="0"/>
        <w:i w:val="0"/>
        <w:caps w:val="0"/>
        <w:strike w:val="0"/>
        <w:dstrike w:val="0"/>
        <w:vanish w:val="0"/>
        <w:color w:val="000000"/>
        <w:vertAlign w:val="baseline"/>
      </w:rPr>
    </w:lvl>
    <w:lvl w:ilvl="4">
      <w:start w:val="1"/>
      <w:numFmt w:val="decimal"/>
      <w:pStyle w:val="Heading5"/>
      <w:suff w:val="space"/>
      <w:lvlText w:val="%2.%3.%4.%5."/>
      <w:lvlJc w:val="left"/>
      <w:pPr>
        <w:ind w:left="0" w:firstLine="0"/>
      </w:pPr>
      <w:rPr>
        <w:rFonts w:hint="default"/>
        <w:b w:val="0"/>
        <w:i w:val="0"/>
        <w:caps w:val="0"/>
        <w:strike w:val="0"/>
        <w:dstrike w:val="0"/>
        <w:vanish w:val="0"/>
        <w:color w:val="000000"/>
        <w:sz w:val="20"/>
        <w:szCs w:val="22"/>
        <w:vertAlign w:val="baseline"/>
      </w:rPr>
    </w:lvl>
    <w:lvl w:ilvl="5">
      <w:start w:val="1"/>
      <w:numFmt w:val="decimal"/>
      <w:pStyle w:val="Heading6"/>
      <w:suff w:val="space"/>
      <w:lvlText w:val="%2.%3.%4.%5.%6."/>
      <w:lvlJc w:val="left"/>
      <w:pPr>
        <w:ind w:left="0" w:firstLine="0"/>
      </w:pPr>
      <w:rPr>
        <w:rFonts w:hint="default"/>
        <w:b w:val="0"/>
        <w:i w:val="0"/>
        <w:sz w:val="20"/>
        <w:szCs w:val="22"/>
      </w:rPr>
    </w:lvl>
    <w:lvl w:ilvl="6">
      <w:start w:val="1"/>
      <w:numFmt w:val="decimal"/>
      <w:pStyle w:val="Heading7"/>
      <w:suff w:val="space"/>
      <w:lvlText w:val="%2.%3.%4.%5.%6.%7."/>
      <w:lvlJc w:val="left"/>
      <w:pPr>
        <w:ind w:left="0" w:firstLine="0"/>
      </w:pPr>
      <w:rPr>
        <w:rFonts w:hint="default"/>
        <w:b w:val="0"/>
        <w:i w:val="0"/>
        <w:sz w:val="20"/>
        <w:szCs w:val="22"/>
      </w:rPr>
    </w:lvl>
    <w:lvl w:ilvl="7">
      <w:start w:val="1"/>
      <w:numFmt w:val="decimal"/>
      <w:pStyle w:val="Heading8"/>
      <w:suff w:val="space"/>
      <w:lvlText w:val="%2.%3.%4.%5.%6.%7.%8."/>
      <w:lvlJc w:val="left"/>
      <w:pPr>
        <w:ind w:left="0" w:firstLine="0"/>
      </w:pPr>
      <w:rPr>
        <w:rFonts w:hint="default"/>
        <w:b w:val="0"/>
        <w:i w:val="0"/>
        <w:sz w:val="20"/>
        <w:szCs w:val="22"/>
      </w:rPr>
    </w:lvl>
    <w:lvl w:ilvl="8">
      <w:start w:val="1"/>
      <w:numFmt w:val="decimal"/>
      <w:pStyle w:val="Heading9"/>
      <w:suff w:val="space"/>
      <w:lvlText w:val="%2.%3.%4.%5.%6.%7.%8.%9."/>
      <w:lvlJc w:val="left"/>
      <w:pPr>
        <w:ind w:left="0" w:firstLine="0"/>
      </w:pPr>
      <w:rPr>
        <w:rFonts w:hint="default"/>
        <w:b w:val="0"/>
        <w:i w:val="0"/>
        <w:sz w:val="20"/>
        <w:szCs w:val="22"/>
      </w:rPr>
    </w:lvl>
  </w:abstractNum>
  <w:abstractNum w:abstractNumId="1" w15:restartNumberingAfterBreak="0">
    <w:nsid w:val="0FBE1FC2"/>
    <w:multiLevelType w:val="hybridMultilevel"/>
    <w:tmpl w:val="07A80F20"/>
    <w:lvl w:ilvl="0" w:tplc="5DA2901C">
      <w:start w:val="17"/>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763A38"/>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 w15:restartNumberingAfterBreak="0">
    <w:nsid w:val="17554368"/>
    <w:multiLevelType w:val="hybridMultilevel"/>
    <w:tmpl w:val="53EAA422"/>
    <w:lvl w:ilvl="0" w:tplc="684CB90A">
      <w:start w:val="1"/>
      <w:numFmt w:val="lowerRoman"/>
      <w:lvlText w:val="%1."/>
      <w:lvlJc w:val="right"/>
      <w:pPr>
        <w:ind w:left="1211" w:hanging="360"/>
      </w:pPr>
      <w:rPr>
        <w:rFonts w:hint="default"/>
      </w:r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5D7700A"/>
    <w:multiLevelType w:val="multilevel"/>
    <w:tmpl w:val="3DF2C9EE"/>
    <w:lvl w:ilvl="0">
      <w:start w:val="1"/>
      <w:numFmt w:val="decimal"/>
      <w:pStyle w:val="ListWithNumbers"/>
      <w:lvlText w:val="%1."/>
      <w:lvlJc w:val="left"/>
      <w:pPr>
        <w:ind w:left="927" w:hanging="360"/>
      </w:pPr>
      <w:rPr>
        <w:rFonts w:hint="default"/>
      </w:rPr>
    </w:lvl>
    <w:lvl w:ilvl="1">
      <w:start w:val="1"/>
      <w:numFmt w:val="decimal"/>
      <w:lvlText w:val="%2"/>
      <w:lvlJc w:val="left"/>
      <w:pPr>
        <w:tabs>
          <w:tab w:val="num" w:pos="567"/>
        </w:tabs>
        <w:ind w:left="567" w:hanging="283"/>
      </w:pPr>
      <w:rPr>
        <w:rFonts w:hint="default"/>
      </w:rPr>
    </w:lvl>
    <w:lvl w:ilvl="2">
      <w:start w:val="1"/>
      <w:numFmt w:val="decimal"/>
      <w:lvlText w:val="%3"/>
      <w:lvlJc w:val="left"/>
      <w:pPr>
        <w:tabs>
          <w:tab w:val="num" w:pos="851"/>
        </w:tabs>
        <w:ind w:left="851" w:hanging="284"/>
      </w:pPr>
      <w:rPr>
        <w:rFonts w:hint="default"/>
      </w:rPr>
    </w:lvl>
    <w:lvl w:ilvl="3">
      <w:start w:val="1"/>
      <w:numFmt w:val="decimal"/>
      <w:lvlText w:val="%4"/>
      <w:lvlJc w:val="left"/>
      <w:pPr>
        <w:tabs>
          <w:tab w:val="num" w:pos="1134"/>
        </w:tabs>
        <w:ind w:left="1134" w:hanging="283"/>
      </w:pPr>
      <w:rPr>
        <w:rFonts w:hint="default"/>
      </w:rPr>
    </w:lvl>
    <w:lvl w:ilvl="4">
      <w:start w:val="1"/>
      <w:numFmt w:val="decimal"/>
      <w:lvlText w:val="%5"/>
      <w:lvlJc w:val="left"/>
      <w:pPr>
        <w:tabs>
          <w:tab w:val="num" w:pos="1418"/>
        </w:tabs>
        <w:ind w:left="1418" w:hanging="284"/>
      </w:pPr>
      <w:rPr>
        <w:rFonts w:hint="default"/>
      </w:rPr>
    </w:lvl>
    <w:lvl w:ilvl="5">
      <w:start w:val="1"/>
      <w:numFmt w:val="decimal"/>
      <w:lvlText w:val="%6"/>
      <w:lvlJc w:val="left"/>
      <w:pPr>
        <w:tabs>
          <w:tab w:val="num" w:pos="1701"/>
        </w:tabs>
        <w:ind w:left="1701" w:hanging="283"/>
      </w:pPr>
      <w:rPr>
        <w:rFonts w:hint="default"/>
      </w:rPr>
    </w:lvl>
    <w:lvl w:ilvl="6">
      <w:start w:val="1"/>
      <w:numFmt w:val="decimal"/>
      <w:lvlText w:val="%7."/>
      <w:lvlJc w:val="left"/>
      <w:pPr>
        <w:tabs>
          <w:tab w:val="num" w:pos="1985"/>
        </w:tabs>
        <w:ind w:left="1985" w:hanging="284"/>
      </w:pPr>
      <w:rPr>
        <w:rFonts w:hint="default"/>
      </w:rPr>
    </w:lvl>
    <w:lvl w:ilvl="7">
      <w:start w:val="1"/>
      <w:numFmt w:val="decimal"/>
      <w:lvlText w:val="%8."/>
      <w:lvlJc w:val="left"/>
      <w:pPr>
        <w:tabs>
          <w:tab w:val="num" w:pos="2268"/>
        </w:tabs>
        <w:ind w:left="2268" w:hanging="283"/>
      </w:pPr>
      <w:rPr>
        <w:rFonts w:hint="default"/>
      </w:rPr>
    </w:lvl>
    <w:lvl w:ilvl="8">
      <w:start w:val="1"/>
      <w:numFmt w:val="decimal"/>
      <w:lvlText w:val="%9."/>
      <w:lvlJc w:val="left"/>
      <w:pPr>
        <w:tabs>
          <w:tab w:val="num" w:pos="2552"/>
        </w:tabs>
        <w:ind w:left="2552" w:hanging="284"/>
      </w:pPr>
      <w:rPr>
        <w:rFonts w:hint="default"/>
      </w:rPr>
    </w:lvl>
  </w:abstractNum>
  <w:abstractNum w:abstractNumId="5" w15:restartNumberingAfterBreak="0">
    <w:nsid w:val="26425E5A"/>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6" w15:restartNumberingAfterBreak="0">
    <w:nsid w:val="29352258"/>
    <w:multiLevelType w:val="hybridMultilevel"/>
    <w:tmpl w:val="8B107B2E"/>
    <w:lvl w:ilvl="0" w:tplc="2B1C2A00">
      <w:start w:val="1"/>
      <w:numFmt w:val="lowerRoman"/>
      <w:lvlText w:val="%1."/>
      <w:lvlJc w:val="right"/>
      <w:pPr>
        <w:ind w:left="1211" w:hanging="360"/>
      </w:pPr>
      <w:rPr>
        <w:rFonts w:hint="default"/>
      </w:r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2BD84069"/>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3CDB6CD0"/>
    <w:multiLevelType w:val="multilevel"/>
    <w:tmpl w:val="0DDC3340"/>
    <w:name w:val="2007071614014442322377"/>
    <w:lvl w:ilvl="0">
      <w:start w:val="1"/>
      <w:numFmt w:val="upperLetter"/>
      <w:pStyle w:val="ListWithLetters"/>
      <w:lvlText w:val="%1"/>
      <w:lvlJc w:val="left"/>
      <w:pPr>
        <w:tabs>
          <w:tab w:val="num" w:pos="284"/>
        </w:tabs>
        <w:ind w:left="284" w:hanging="284"/>
      </w:pPr>
      <w:rPr>
        <w:rFonts w:eastAsia="SimSun" w:hint="eastAsia"/>
        <w:caps w:val="0"/>
        <w:strike w:val="0"/>
        <w:dstrike w:val="0"/>
        <w:vanish w:val="0"/>
        <w:color w:val="000000"/>
        <w:vertAlign w:val="baseline"/>
      </w:rPr>
    </w:lvl>
    <w:lvl w:ilvl="1">
      <w:start w:val="1"/>
      <w:numFmt w:val="upperLetter"/>
      <w:lvlText w:val="%2"/>
      <w:lvlJc w:val="left"/>
      <w:pPr>
        <w:tabs>
          <w:tab w:val="num" w:pos="567"/>
        </w:tabs>
        <w:ind w:left="567" w:hanging="283"/>
      </w:pPr>
      <w:rPr>
        <w:rFonts w:hint="default"/>
        <w:caps w:val="0"/>
        <w:strike w:val="0"/>
        <w:dstrike w:val="0"/>
        <w:vanish w:val="0"/>
        <w:color w:val="000000"/>
        <w:vertAlign w:val="baseline"/>
      </w:rPr>
    </w:lvl>
    <w:lvl w:ilvl="2">
      <w:start w:val="1"/>
      <w:numFmt w:val="upperLetter"/>
      <w:lvlText w:val="%3."/>
      <w:lvlJc w:val="left"/>
      <w:pPr>
        <w:tabs>
          <w:tab w:val="num" w:pos="851"/>
        </w:tabs>
        <w:ind w:left="851" w:hanging="284"/>
      </w:pPr>
      <w:rPr>
        <w:rFonts w:hint="default"/>
      </w:rPr>
    </w:lvl>
    <w:lvl w:ilvl="3">
      <w:start w:val="1"/>
      <w:numFmt w:val="upperLetter"/>
      <w:lvlText w:val="%4."/>
      <w:lvlJc w:val="left"/>
      <w:pPr>
        <w:tabs>
          <w:tab w:val="num" w:pos="1134"/>
        </w:tabs>
        <w:ind w:left="1134" w:hanging="283"/>
      </w:pPr>
      <w:rPr>
        <w:rFonts w:hint="default"/>
      </w:rPr>
    </w:lvl>
    <w:lvl w:ilvl="4">
      <w:start w:val="1"/>
      <w:numFmt w:val="upperLetter"/>
      <w:lvlText w:val="%5."/>
      <w:lvlJc w:val="left"/>
      <w:pPr>
        <w:tabs>
          <w:tab w:val="num" w:pos="1418"/>
        </w:tabs>
        <w:ind w:left="1418" w:hanging="284"/>
      </w:pPr>
      <w:rPr>
        <w:rFonts w:hint="default"/>
      </w:rPr>
    </w:lvl>
    <w:lvl w:ilvl="5">
      <w:start w:val="1"/>
      <w:numFmt w:val="upperLetter"/>
      <w:lvlText w:val="%6."/>
      <w:lvlJc w:val="left"/>
      <w:pPr>
        <w:tabs>
          <w:tab w:val="num" w:pos="1701"/>
        </w:tabs>
        <w:ind w:left="1701" w:hanging="283"/>
      </w:pPr>
      <w:rPr>
        <w:rFonts w:hint="default"/>
      </w:rPr>
    </w:lvl>
    <w:lvl w:ilvl="6">
      <w:start w:val="1"/>
      <w:numFmt w:val="upperLetter"/>
      <w:lvlText w:val="%7."/>
      <w:lvlJc w:val="left"/>
      <w:pPr>
        <w:tabs>
          <w:tab w:val="num" w:pos="1985"/>
        </w:tabs>
        <w:ind w:left="1985" w:hanging="284"/>
      </w:pPr>
      <w:rPr>
        <w:rFonts w:hint="default"/>
      </w:rPr>
    </w:lvl>
    <w:lvl w:ilvl="7">
      <w:start w:val="1"/>
      <w:numFmt w:val="upperLetter"/>
      <w:lvlText w:val="%8."/>
      <w:lvlJc w:val="left"/>
      <w:pPr>
        <w:tabs>
          <w:tab w:val="num" w:pos="2268"/>
        </w:tabs>
        <w:ind w:left="2268" w:hanging="283"/>
      </w:pPr>
      <w:rPr>
        <w:rFonts w:hint="default"/>
      </w:rPr>
    </w:lvl>
    <w:lvl w:ilvl="8">
      <w:start w:val="1"/>
      <w:numFmt w:val="upperLetter"/>
      <w:lvlText w:val="%9."/>
      <w:lvlJc w:val="left"/>
      <w:pPr>
        <w:tabs>
          <w:tab w:val="num" w:pos="2552"/>
        </w:tabs>
        <w:ind w:left="2552" w:hanging="284"/>
      </w:pPr>
      <w:rPr>
        <w:rFonts w:hint="default"/>
      </w:rPr>
    </w:lvl>
  </w:abstractNum>
  <w:abstractNum w:abstractNumId="9" w15:restartNumberingAfterBreak="0">
    <w:nsid w:val="3D664175"/>
    <w:multiLevelType w:val="hybridMultilevel"/>
    <w:tmpl w:val="052828C8"/>
    <w:lvl w:ilvl="0" w:tplc="48A65E64">
      <w:start w:val="12"/>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07B73EC"/>
    <w:multiLevelType w:val="hybridMultilevel"/>
    <w:tmpl w:val="A000BCB6"/>
    <w:lvl w:ilvl="0" w:tplc="FFFFFFFF">
      <w:start w:val="1"/>
      <w:numFmt w:val="decimal"/>
      <w:lvlText w:val="%1."/>
      <w:lvlJc w:val="left"/>
      <w:pPr>
        <w:ind w:left="360" w:hanging="360"/>
      </w:pPr>
      <w:rPr>
        <w:rFonts w:hint="default"/>
      </w:rPr>
    </w:lvl>
    <w:lvl w:ilvl="1" w:tplc="FFFFFFFF">
      <w:start w:val="1"/>
      <w:numFmt w:val="lowerRoman"/>
      <w:lvlText w:val="%2."/>
      <w:lvlJc w:val="right"/>
      <w:pPr>
        <w:ind w:left="960" w:hanging="480"/>
      </w:pPr>
    </w:lvl>
    <w:lvl w:ilvl="2" w:tplc="3C09001B">
      <w:start w:val="1"/>
      <w:numFmt w:val="lowerRoman"/>
      <w:lvlText w:val="%3."/>
      <w:lvlJc w:val="right"/>
      <w:pPr>
        <w:ind w:left="1320" w:hanging="360"/>
      </w:pPr>
    </w:lvl>
    <w:lvl w:ilvl="3" w:tplc="FFFFFFFF">
      <w:start w:val="1"/>
      <w:numFmt w:val="decimal"/>
      <w:lvlText w:val="%4."/>
      <w:lvlJc w:val="left"/>
      <w:pPr>
        <w:ind w:left="1920" w:hanging="480"/>
      </w:pPr>
    </w:lvl>
    <w:lvl w:ilvl="4" w:tplc="FFFFFFFF">
      <w:start w:val="1"/>
      <w:numFmt w:val="decimal"/>
      <w:lvlText w:val="%5-"/>
      <w:lvlJc w:val="left"/>
      <w:pPr>
        <w:ind w:left="2280" w:hanging="360"/>
      </w:pPr>
      <w:rPr>
        <w:rFonts w:hint="default"/>
      </w:rPr>
    </w:lvl>
    <w:lvl w:ilvl="5" w:tplc="FFFFFFFF">
      <w:numFmt w:val="decimal"/>
      <w:lvlText w:val="%6"/>
      <w:lvlJc w:val="left"/>
      <w:pPr>
        <w:ind w:left="2760" w:hanging="360"/>
      </w:pPr>
      <w:rPr>
        <w:rFonts w:hint="default"/>
      </w:rPr>
    </w:lvl>
    <w:lvl w:ilvl="6" w:tplc="FFFFFFFF">
      <w:numFmt w:val="bullet"/>
      <w:lvlText w:val="-"/>
      <w:lvlJc w:val="left"/>
      <w:pPr>
        <w:ind w:left="3240" w:hanging="360"/>
      </w:pPr>
      <w:rPr>
        <w:rFonts w:ascii="Times New Roman" w:eastAsiaTheme="minorEastAsia" w:hAnsi="Times New Roman" w:cs="Times New Roman" w:hint="default"/>
        <w:sz w:val="24"/>
      </w:r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45116268"/>
    <w:multiLevelType w:val="hybridMultilevel"/>
    <w:tmpl w:val="D0EC79CE"/>
    <w:lvl w:ilvl="0" w:tplc="3C09001B">
      <w:start w:val="1"/>
      <w:numFmt w:val="lowerRoman"/>
      <w:lvlText w:val="%1."/>
      <w:lvlJc w:val="right"/>
      <w:pPr>
        <w:ind w:left="1211" w:hanging="360"/>
      </w:pPr>
    </w:lvl>
    <w:lvl w:ilvl="1" w:tplc="3C090019" w:tentative="1">
      <w:start w:val="1"/>
      <w:numFmt w:val="lowerLetter"/>
      <w:lvlText w:val="%2."/>
      <w:lvlJc w:val="left"/>
      <w:pPr>
        <w:ind w:left="1931" w:hanging="360"/>
      </w:pPr>
    </w:lvl>
    <w:lvl w:ilvl="2" w:tplc="3C09001B">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12" w15:restartNumberingAfterBreak="0">
    <w:nsid w:val="4AFD12A5"/>
    <w:multiLevelType w:val="hybridMultilevel"/>
    <w:tmpl w:val="E2A09F38"/>
    <w:lvl w:ilvl="0" w:tplc="3C09001B">
      <w:start w:val="1"/>
      <w:numFmt w:val="lowerRoman"/>
      <w:lvlText w:val="%1."/>
      <w:lvlJc w:val="right"/>
      <w:pPr>
        <w:ind w:left="1211" w:hanging="360"/>
      </w:pPr>
    </w:lvl>
    <w:lvl w:ilvl="1" w:tplc="3C090019" w:tentative="1">
      <w:start w:val="1"/>
      <w:numFmt w:val="lowerLetter"/>
      <w:lvlText w:val="%2."/>
      <w:lvlJc w:val="left"/>
      <w:pPr>
        <w:ind w:left="1931" w:hanging="360"/>
      </w:pPr>
    </w:lvl>
    <w:lvl w:ilvl="2" w:tplc="3C09001B" w:tentative="1">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13" w15:restartNumberingAfterBreak="0">
    <w:nsid w:val="4FAC45B5"/>
    <w:multiLevelType w:val="hybridMultilevel"/>
    <w:tmpl w:val="C4FE019C"/>
    <w:lvl w:ilvl="0" w:tplc="44DAB3A0">
      <w:start w:val="1"/>
      <w:numFmt w:val="lowerRoman"/>
      <w:lvlText w:val="%1."/>
      <w:lvlJc w:val="right"/>
      <w:pPr>
        <w:ind w:left="1211"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56FC50A4"/>
    <w:multiLevelType w:val="hybridMultilevel"/>
    <w:tmpl w:val="E56C2248"/>
    <w:lvl w:ilvl="0" w:tplc="705867DC">
      <w:start w:val="18"/>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A251074"/>
    <w:multiLevelType w:val="hybridMultilevel"/>
    <w:tmpl w:val="1E10B2FE"/>
    <w:lvl w:ilvl="0" w:tplc="0C09000F">
      <w:start w:val="8"/>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C3C462E"/>
    <w:multiLevelType w:val="hybridMultilevel"/>
    <w:tmpl w:val="5044CA6A"/>
    <w:lvl w:ilvl="0" w:tplc="CBE46E4C">
      <w:start w:val="1"/>
      <w:numFmt w:val="lowerRoman"/>
      <w:lvlText w:val="%1."/>
      <w:lvlJc w:val="right"/>
      <w:pPr>
        <w:ind w:left="1440" w:hanging="480"/>
      </w:pPr>
      <w:rPr>
        <w:rFonts w:hint="default"/>
      </w:rPr>
    </w:lvl>
    <w:lvl w:ilvl="1" w:tplc="3C090019" w:tentative="1">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15:restartNumberingAfterBreak="0">
    <w:nsid w:val="607A6AA7"/>
    <w:multiLevelType w:val="hybridMultilevel"/>
    <w:tmpl w:val="9702AEAA"/>
    <w:lvl w:ilvl="0" w:tplc="7164AA52">
      <w:start w:val="1"/>
      <w:numFmt w:val="lowerRoman"/>
      <w:lvlText w:val="%1."/>
      <w:lvlJc w:val="right"/>
      <w:pPr>
        <w:ind w:left="1211" w:hanging="360"/>
      </w:pPr>
      <w:rPr>
        <w:rFonts w:hint="default"/>
      </w:rPr>
    </w:lvl>
    <w:lvl w:ilvl="1" w:tplc="3C090019" w:tentative="1">
      <w:start w:val="1"/>
      <w:numFmt w:val="lowerLetter"/>
      <w:lvlText w:val="%2."/>
      <w:lvlJc w:val="left"/>
      <w:pPr>
        <w:ind w:left="1931" w:hanging="360"/>
      </w:pPr>
    </w:lvl>
    <w:lvl w:ilvl="2" w:tplc="3C09001B" w:tentative="1">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18" w15:restartNumberingAfterBreak="0">
    <w:nsid w:val="65FC3E1F"/>
    <w:multiLevelType w:val="hybridMultilevel"/>
    <w:tmpl w:val="5F0E13DE"/>
    <w:lvl w:ilvl="0" w:tplc="0409000F">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3C09001B">
      <w:start w:val="1"/>
      <w:numFmt w:val="lowerRoman"/>
      <w:lvlText w:val="%3."/>
      <w:lvlJc w:val="right"/>
      <w:pPr>
        <w:ind w:left="1211" w:hanging="360"/>
      </w:pPr>
    </w:lvl>
    <w:lvl w:ilvl="3" w:tplc="0409000F">
      <w:start w:val="1"/>
      <w:numFmt w:val="decimal"/>
      <w:lvlText w:val="%4."/>
      <w:lvlJc w:val="left"/>
      <w:pPr>
        <w:ind w:left="1920" w:hanging="480"/>
      </w:pPr>
    </w:lvl>
    <w:lvl w:ilvl="4" w:tplc="1082CA28">
      <w:start w:val="1"/>
      <w:numFmt w:val="decimal"/>
      <w:lvlText w:val="%5-"/>
      <w:lvlJc w:val="left"/>
      <w:pPr>
        <w:ind w:left="2280" w:hanging="360"/>
      </w:pPr>
      <w:rPr>
        <w:rFonts w:hint="default"/>
      </w:rPr>
    </w:lvl>
    <w:lvl w:ilvl="5" w:tplc="01CA0E5C">
      <w:numFmt w:val="decimal"/>
      <w:lvlText w:val="%6"/>
      <w:lvlJc w:val="left"/>
      <w:pPr>
        <w:ind w:left="2760" w:hanging="360"/>
      </w:pPr>
      <w:rPr>
        <w:rFonts w:hint="default"/>
      </w:rPr>
    </w:lvl>
    <w:lvl w:ilvl="6" w:tplc="E3945770">
      <w:numFmt w:val="bullet"/>
      <w:lvlText w:val="-"/>
      <w:lvlJc w:val="left"/>
      <w:pPr>
        <w:ind w:left="3240" w:hanging="360"/>
      </w:pPr>
      <w:rPr>
        <w:rFonts w:ascii="Times New Roman" w:eastAsiaTheme="minorEastAsia" w:hAnsi="Times New Roman" w:cs="Times New Roman" w:hint="default"/>
        <w:sz w:val="24"/>
      </w:r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030354C"/>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0" w15:restartNumberingAfterBreak="0">
    <w:nsid w:val="7ADC1B1C"/>
    <w:multiLevelType w:val="multilevel"/>
    <w:tmpl w:val="EE5A9B94"/>
    <w:lvl w:ilvl="0">
      <w:start w:val="1"/>
      <w:numFmt w:val="bullet"/>
      <w:pStyle w:val="ListWithCheckboxes"/>
      <w:lvlText w:val=""/>
      <w:lvlJc w:val="left"/>
      <w:pPr>
        <w:tabs>
          <w:tab w:val="num" w:pos="284"/>
        </w:tabs>
        <w:ind w:left="284" w:hanging="284"/>
      </w:pPr>
      <w:rPr>
        <w:rFonts w:ascii="ZapfDingbats" w:hAnsi="ZapfDingbats" w:hint="default"/>
        <w:sz w:val="22"/>
      </w:rPr>
    </w:lvl>
    <w:lvl w:ilvl="1">
      <w:start w:val="1"/>
      <w:numFmt w:val="bullet"/>
      <w:lvlText w:val=""/>
      <w:lvlJc w:val="left"/>
      <w:pPr>
        <w:tabs>
          <w:tab w:val="num" w:pos="567"/>
        </w:tabs>
        <w:ind w:left="567" w:hanging="283"/>
      </w:pPr>
      <w:rPr>
        <w:rFonts w:ascii="ZapfDingbats" w:hAnsi="ZapfDingbats" w:hint="default"/>
      </w:rPr>
    </w:lvl>
    <w:lvl w:ilvl="2">
      <w:start w:val="1"/>
      <w:numFmt w:val="bullet"/>
      <w:lvlText w:val=""/>
      <w:lvlJc w:val="left"/>
      <w:pPr>
        <w:tabs>
          <w:tab w:val="num" w:pos="851"/>
        </w:tabs>
        <w:ind w:left="851" w:hanging="284"/>
      </w:pPr>
      <w:rPr>
        <w:rFonts w:ascii="ZapfDingbats" w:hAnsi="ZapfDingbats" w:hint="default"/>
      </w:rPr>
    </w:lvl>
    <w:lvl w:ilvl="3">
      <w:start w:val="1"/>
      <w:numFmt w:val="bullet"/>
      <w:lvlText w:val=""/>
      <w:lvlJc w:val="left"/>
      <w:pPr>
        <w:tabs>
          <w:tab w:val="num" w:pos="1134"/>
        </w:tabs>
        <w:ind w:left="1134" w:hanging="283"/>
      </w:pPr>
      <w:rPr>
        <w:rFonts w:ascii="ZapfDingbats" w:hAnsi="ZapfDingbats" w:hint="default"/>
      </w:rPr>
    </w:lvl>
    <w:lvl w:ilvl="4">
      <w:start w:val="1"/>
      <w:numFmt w:val="bullet"/>
      <w:lvlText w:val=""/>
      <w:lvlJc w:val="left"/>
      <w:pPr>
        <w:tabs>
          <w:tab w:val="num" w:pos="1418"/>
        </w:tabs>
        <w:ind w:left="1418" w:hanging="284"/>
      </w:pPr>
      <w:rPr>
        <w:rFonts w:ascii="ZapfDingbats" w:hAnsi="ZapfDingbats" w:hint="default"/>
      </w:rPr>
    </w:lvl>
    <w:lvl w:ilvl="5">
      <w:start w:val="1"/>
      <w:numFmt w:val="bullet"/>
      <w:lvlText w:val=""/>
      <w:lvlJc w:val="left"/>
      <w:pPr>
        <w:tabs>
          <w:tab w:val="num" w:pos="1701"/>
        </w:tabs>
        <w:ind w:left="1701" w:hanging="283"/>
      </w:pPr>
      <w:rPr>
        <w:rFonts w:ascii="ZapfDingbats" w:hAnsi="ZapfDingbats" w:hint="default"/>
      </w:rPr>
    </w:lvl>
    <w:lvl w:ilvl="6">
      <w:start w:val="1"/>
      <w:numFmt w:val="bullet"/>
      <w:lvlText w:val=""/>
      <w:lvlJc w:val="left"/>
      <w:pPr>
        <w:tabs>
          <w:tab w:val="num" w:pos="1985"/>
        </w:tabs>
        <w:ind w:left="1985" w:hanging="284"/>
      </w:pPr>
      <w:rPr>
        <w:rFonts w:ascii="ZapfDingbats" w:hAnsi="ZapfDingbats" w:hint="default"/>
      </w:rPr>
    </w:lvl>
    <w:lvl w:ilvl="7">
      <w:start w:val="1"/>
      <w:numFmt w:val="bullet"/>
      <w:lvlText w:val=""/>
      <w:lvlJc w:val="left"/>
      <w:pPr>
        <w:tabs>
          <w:tab w:val="num" w:pos="2268"/>
        </w:tabs>
        <w:ind w:left="2268" w:hanging="283"/>
      </w:pPr>
      <w:rPr>
        <w:rFonts w:ascii="ZapfDingbats" w:hAnsi="ZapfDingbats" w:hint="default"/>
      </w:rPr>
    </w:lvl>
    <w:lvl w:ilvl="8">
      <w:start w:val="1"/>
      <w:numFmt w:val="bullet"/>
      <w:lvlText w:val=""/>
      <w:lvlJc w:val="left"/>
      <w:pPr>
        <w:tabs>
          <w:tab w:val="num" w:pos="2552"/>
        </w:tabs>
        <w:ind w:left="2552" w:hanging="284"/>
      </w:pPr>
      <w:rPr>
        <w:rFonts w:ascii="ZapfDingbats" w:hAnsi="ZapfDingbats" w:hint="default"/>
      </w:rPr>
    </w:lvl>
  </w:abstractNum>
  <w:abstractNum w:abstractNumId="21" w15:restartNumberingAfterBreak="0">
    <w:nsid w:val="7F326723"/>
    <w:multiLevelType w:val="multilevel"/>
    <w:tmpl w:val="2D9C1510"/>
    <w:lvl w:ilvl="0">
      <w:start w:val="1"/>
      <w:numFmt w:val="bullet"/>
      <w:pStyle w:val="ListWithSymbols"/>
      <w:lvlText w:val=""/>
      <w:lvlJc w:val="left"/>
      <w:pPr>
        <w:tabs>
          <w:tab w:val="num" w:pos="284"/>
        </w:tabs>
        <w:ind w:left="284" w:hanging="284"/>
      </w:pPr>
      <w:rPr>
        <w:rFonts w:ascii="Wingdings" w:hAnsi="Wingdings" w:hint="default"/>
        <w:position w:val="0"/>
        <w:sz w:val="20"/>
      </w:rPr>
    </w:lvl>
    <w:lvl w:ilvl="1">
      <w:start w:val="1"/>
      <w:numFmt w:val="bullet"/>
      <w:lvlRestart w:val="0"/>
      <w:lvlText w:val="-"/>
      <w:lvlJc w:val="left"/>
      <w:pPr>
        <w:tabs>
          <w:tab w:val="num" w:pos="567"/>
        </w:tabs>
        <w:ind w:left="567" w:hanging="283"/>
      </w:pPr>
      <w:rPr>
        <w:rFonts w:ascii="Arial" w:hAnsi="Arial" w:hint="default"/>
      </w:rPr>
    </w:lvl>
    <w:lvl w:ilvl="2">
      <w:start w:val="1"/>
      <w:numFmt w:val="bullet"/>
      <w:lvlRestart w:val="0"/>
      <w:lvlText w:val="-"/>
      <w:lvlJc w:val="left"/>
      <w:pPr>
        <w:tabs>
          <w:tab w:val="num" w:pos="851"/>
        </w:tabs>
        <w:ind w:left="851" w:hanging="284"/>
      </w:pPr>
      <w:rPr>
        <w:rFonts w:ascii="Arial" w:hAnsi="Arial" w:hint="default"/>
      </w:rPr>
    </w:lvl>
    <w:lvl w:ilvl="3">
      <w:start w:val="1"/>
      <w:numFmt w:val="bullet"/>
      <w:lvlRestart w:val="0"/>
      <w:lvlText w:val="-"/>
      <w:lvlJc w:val="left"/>
      <w:pPr>
        <w:tabs>
          <w:tab w:val="num" w:pos="1134"/>
        </w:tabs>
        <w:ind w:left="1134" w:hanging="283"/>
      </w:pPr>
      <w:rPr>
        <w:rFonts w:ascii="Arial" w:hAnsi="Arial" w:hint="default"/>
      </w:rPr>
    </w:lvl>
    <w:lvl w:ilvl="4">
      <w:start w:val="1"/>
      <w:numFmt w:val="bullet"/>
      <w:lvlRestart w:val="0"/>
      <w:lvlText w:val="-"/>
      <w:lvlJc w:val="left"/>
      <w:pPr>
        <w:tabs>
          <w:tab w:val="num" w:pos="1418"/>
        </w:tabs>
        <w:ind w:left="1418" w:hanging="284"/>
      </w:pPr>
      <w:rPr>
        <w:rFonts w:ascii="Arial" w:hAnsi="Arial" w:hint="default"/>
      </w:rPr>
    </w:lvl>
    <w:lvl w:ilvl="5">
      <w:start w:val="1"/>
      <w:numFmt w:val="bullet"/>
      <w:lvlRestart w:val="0"/>
      <w:lvlText w:val="-"/>
      <w:lvlJc w:val="left"/>
      <w:pPr>
        <w:tabs>
          <w:tab w:val="num" w:pos="1701"/>
        </w:tabs>
        <w:ind w:left="1701" w:hanging="283"/>
      </w:pPr>
      <w:rPr>
        <w:rFonts w:ascii="Arial" w:hAnsi="Arial" w:hint="default"/>
      </w:rPr>
    </w:lvl>
    <w:lvl w:ilvl="6">
      <w:start w:val="1"/>
      <w:numFmt w:val="bullet"/>
      <w:lvlRestart w:val="0"/>
      <w:lvlText w:val="-"/>
      <w:lvlJc w:val="left"/>
      <w:pPr>
        <w:tabs>
          <w:tab w:val="num" w:pos="1985"/>
        </w:tabs>
        <w:ind w:left="1985" w:hanging="284"/>
      </w:pPr>
      <w:rPr>
        <w:rFonts w:ascii="Arial" w:hAnsi="Arial" w:hint="default"/>
      </w:rPr>
    </w:lvl>
    <w:lvl w:ilvl="7">
      <w:start w:val="1"/>
      <w:numFmt w:val="bullet"/>
      <w:lvlRestart w:val="0"/>
      <w:lvlText w:val="-"/>
      <w:lvlJc w:val="left"/>
      <w:pPr>
        <w:tabs>
          <w:tab w:val="num" w:pos="2268"/>
        </w:tabs>
        <w:ind w:left="2268" w:hanging="283"/>
      </w:pPr>
      <w:rPr>
        <w:rFonts w:ascii="Arial" w:hAnsi="Arial" w:hint="default"/>
      </w:rPr>
    </w:lvl>
    <w:lvl w:ilvl="8">
      <w:start w:val="1"/>
      <w:numFmt w:val="bullet"/>
      <w:lvlRestart w:val="0"/>
      <w:lvlText w:val="-"/>
      <w:lvlJc w:val="left"/>
      <w:pPr>
        <w:tabs>
          <w:tab w:val="num" w:pos="2552"/>
        </w:tabs>
        <w:ind w:left="2552" w:hanging="284"/>
      </w:pPr>
      <w:rPr>
        <w:rFonts w:ascii="Arial" w:hAnsi="Arial" w:hint="default"/>
      </w:rPr>
    </w:lvl>
  </w:abstractNum>
  <w:num w:numId="1" w16cid:durableId="1944876173">
    <w:abstractNumId w:val="0"/>
  </w:num>
  <w:num w:numId="2" w16cid:durableId="1499493218">
    <w:abstractNumId w:val="4"/>
  </w:num>
  <w:num w:numId="3" w16cid:durableId="16126572">
    <w:abstractNumId w:val="21"/>
  </w:num>
  <w:num w:numId="4" w16cid:durableId="1602761838">
    <w:abstractNumId w:val="20"/>
  </w:num>
  <w:num w:numId="5" w16cid:durableId="1659722477">
    <w:abstractNumId w:val="8"/>
  </w:num>
  <w:num w:numId="6" w16cid:durableId="38359266">
    <w:abstractNumId w:val="18"/>
  </w:num>
  <w:num w:numId="7" w16cid:durableId="1406881010">
    <w:abstractNumId w:val="9"/>
  </w:num>
  <w:num w:numId="8" w16cid:durableId="1248921775">
    <w:abstractNumId w:val="15"/>
  </w:num>
  <w:num w:numId="9" w16cid:durableId="1730152033">
    <w:abstractNumId w:val="1"/>
  </w:num>
  <w:num w:numId="10" w16cid:durableId="872958920">
    <w:abstractNumId w:val="14"/>
  </w:num>
  <w:num w:numId="11" w16cid:durableId="2076006354">
    <w:abstractNumId w:val="10"/>
  </w:num>
  <w:num w:numId="12" w16cid:durableId="241762976">
    <w:abstractNumId w:val="17"/>
  </w:num>
  <w:num w:numId="13" w16cid:durableId="34626167">
    <w:abstractNumId w:val="16"/>
  </w:num>
  <w:num w:numId="14" w16cid:durableId="1514759593">
    <w:abstractNumId w:val="12"/>
  </w:num>
  <w:num w:numId="15" w16cid:durableId="1407875625">
    <w:abstractNumId w:val="11"/>
  </w:num>
  <w:num w:numId="16" w16cid:durableId="1161773171">
    <w:abstractNumId w:val="13"/>
  </w:num>
  <w:num w:numId="17" w16cid:durableId="362824708">
    <w:abstractNumId w:val="3"/>
  </w:num>
  <w:num w:numId="18" w16cid:durableId="1364598606">
    <w:abstractNumId w:val="6"/>
  </w:num>
  <w:num w:numId="19" w16cid:durableId="1521896828">
    <w:abstractNumId w:val="5"/>
  </w:num>
  <w:num w:numId="20" w16cid:durableId="1215119170">
    <w:abstractNumId w:val="2"/>
  </w:num>
  <w:num w:numId="21" w16cid:durableId="1621062761">
    <w:abstractNumId w:val="19"/>
  </w:num>
  <w:num w:numId="22" w16cid:durableId="1228371439">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u Ham Wong">
    <w15:presenceInfo w15:providerId="AD" w15:userId="S::ricky.sh.wong@dksh.com::76315382-0287-43b4-82af-80987dd3bf67"/>
  </w15:person>
  <w15:person w15:author="Sherry Chan">
    <w15:presenceInfo w15:providerId="AD" w15:userId="S::sherry.chan@dksh.com::b05d586f-8ca6-417c-9eec-0b2d830a499b"/>
  </w15:person>
  <w15:person w15:author="Ricky Wong Siu Ham">
    <w15:presenceInfo w15:providerId="AD" w15:userId="S::ricky.sh.wong@dksh.com::76315382-0287-43b4-82af-80987dd3bf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851"/>
  <w:consecutiveHyphenLimit w:val="3"/>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ate.Format.Long" w:val="May 27, 2013"/>
    <w:docVar w:name="Date.Format.Long.dateValue" w:val="41421"/>
    <w:docVar w:name="OawAttachedTemplate" w:val="Empty portrait without sender address.owt"/>
    <w:docVar w:name="OawBuiltInDocProps" w:val="&lt;OawBuiltInDocProps&gt;&lt;default profileUID=&quot;0&quot;&gt;&lt;word&gt;&lt;keywords&gt;&lt;/keywords&gt;&lt;comments&gt;&lt;/comments&gt;&lt;hyperlinkBase&gt;&lt;/hyperlinkBase&gt;&lt;fileName&gt;&lt;/fileName&gt;&lt;category&gt;&lt;/category&gt;&lt;manager&gt;&lt;/manager&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title&gt;&lt;/title&gt;&lt;subject&gt;&lt;/subject&gt;&lt;/word&gt;&lt;PDF&gt;&lt;keywords&gt;&lt;/keywords&gt;&lt;comments&gt;&lt;/comments&gt;&lt;hyperlinkBase&gt;&lt;/hyperlinkBase&gt;&lt;fileName&gt;&lt;/fileName&gt;&lt;category&gt;&lt;/category&gt;&lt;manager&gt;&lt;/manager&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3.10 (3.10.1506)"/>
    <w:docVar w:name="OawCreatedWithProjectID" w:val="dkshcomch"/>
    <w:docVar w:name="OawCreatedWithProjectVersion" w:val="18"/>
    <w:docVar w:name="OawDate.Manual" w:val="&lt;document&gt;&lt;OawDateManual name=&quot;Date.Format.Long&quot;&gt;&lt;profile type=&quot;default&quot; UID=&quot;&quot; sameAsDefault=&quot;0&quot;&gt;&lt;format UID=&quot;2009073109401721629314&quot; type=&quot;6&quot; defaultValue=&quot;%OawCreationDate%&quot; dateFormat=&quot;Date.Format.Long&quot;/&gt;&lt;/profile&gt;&lt;/OawDateManual&gt;&lt;/document&gt;"/>
    <w:docVar w:name="oawDefinitionTmpl" w:val="&lt;document&gt;&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Picture name=&quot;LogoBusinessUnit&quot;&gt;&lt;profile type=&quot;default&quot; UID=&quot;&quot; sameAsDefault=&quot;0&quot;&gt;&lt;format UID=&quot;2007073117505982890682&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BusinessUnitColo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BusinessUnitBW&quot;/&gt;&lt;/type&gt;&lt;/profile&gt;&lt;profile type=&quot;print&quot; UID=&quot;3&quot; sameAsDefault=&quot;0&quot;&gt;&lt;documentProperty UID=&quot;2002122011014149059130932&quot; dataSourceUID=&quot;prj.2003050916522158373536&quot;/&gt;&lt;type type=&quot;OawDatabase&quot;&gt;&lt;OawDatabase table=&quot;Data&quot; field=&quot;LogoBusinessUnitBW&quot;/&gt;&lt;/type&gt;&lt;/profile&gt;&lt;profile type=&quot;print&quot; UID=&quot;2006120514073882160728&quot; sameAsDefault=&quot;-1&quot;/&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2122011014149059130932&quot; dataSourceUID=&quot;prj.2003050916522158373536&quot;/&gt;&lt;type type=&quot;OawDatabase&quot;&gt;&lt;OawDatabase table=&quot;Data&quot; field=&quot;LogoBusinessUnitBW&quot;/&gt;&lt;/type&gt;&lt;/profile&gt;&lt;profile type=&quot;save&quot; UID=&quot;2006120514423114802349&quot; sameAsDefault=&quot;0&quot;&gt;&lt;documentProperty UID=&quot;2002122011014149059130932&quot; dataSourceUID=&quot;prj.2003050916522158373536&quot;/&gt;&lt;type type=&quot;OawDatabase&quot;&gt;&lt;OawDatabase table=&quot;Data&quot; field=&quot;LogoBusinessUnitBW&quot;/&gt;&lt;/type&gt;&lt;/profile&gt;&lt;profile type=&quot;save&quot; UID=&quot;2006120514401556040061&quot; sameAsDefault=&quot;-1&quot;&gt;&lt;/profile&gt;&lt;profile type=&quot;save&quot; UID=&quot;2006121210441235887611&quot; sameAsDefault=&quot;-1&quot;&gt;&lt;/profile&gt;&lt;profile type=&quot;print&quot; UID=&quot;2013030517073606475094&quot; sameAsDefault=&quot;-1&quot;&gt;&lt;/profile&gt;&lt;profile type=&quot;save&quot; UID=&quot;2013030517095517886806&quot; sameAsDefault=&quot;0&quot;&gt;&lt;documentProperty UID=&quot;&quot; dataSourceUID=&quot;&quot;/&gt;&lt;type type=&quot;OawDatabase&quot;&gt;&lt;OawDatabase table=&quot;Data&quot; field=&quot;&quot;/&gt;&lt;/type&gt;&lt;/profile&gt;&lt;profile type=&quot;save&quot; UID=&quot;2013030517100498755840&quot; sameAsDefault=&quot;0&quot;&gt;&lt;documentProperty UID=&quot;&quot; dataSourceUID=&quot;&quot;/&gt;&lt;type type=&quot;OawDatabase&quot;&gt;&lt;OawDatabase table=&quot;Data&quot; field=&quot;&quot;/&gt;&lt;/type&gt;&lt;/profile&gt;&lt;/OawPicture&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Recipient.EMail&quot;&gt;&lt;profile type=&quot;default&quot; UID=&quot;&quot; sameAsDefault=&quot;0&quot;&gt;&lt;documentProperty UID=&quot;2003080714212273705547&quot; dataSourceUID=&quot;prj.2004031513484256983218&quot;/&gt;&lt;type type=&quot;OawRecipient&quot;&gt;&lt;OawRecipient table=&quot;Data&quot; field=&quot;EMail&quot;/&gt;&lt;/type&gt;&lt;/profile&gt;&lt;/OawDocProperty&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Contactperson.Department&quot;&gt;&lt;profile type=&quot;default&quot; UID=&quot;&quot; sameAsDefault=&quot;0&quot;&gt;&lt;documentProperty UID=&quot;200212191811121321310321301031x&quot; dataSourceUID=&quot;prj.2003041709434161414032&quot;/&gt;&lt;type type=&quot;OawDatabase&quot;&gt;&lt;OawDatabase table=&quot;Data&quot; field=&quot;Department&quot;/&gt;&lt;/type&gt;&lt;/profile&gt;&lt;/OawDocProperty&gt;_x000d__x0009_&lt;OawDocProperty name=&quot;Doc.Phone&quot;&gt;&lt;profile type=&quot;default&quot; UID=&quot;&quot; sameAsDefault=&quot;0&quot;&gt;&lt;documentProperty UID=&quot;2003060614150123456789&quot; dataSourceUID=&quot;2003060614150123456789&quot;/&gt;&lt;type type=&quot;OawLanguage&quot;&gt;&lt;OawLanguage UID=&quot;Doc.Phon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Organisation.Telefon&quot;&gt;&lt;profile type=&quot;default&quot; UID=&quot;&quot; sameAsDefault=&quot;0&quot;&gt;&lt;documentProperty UID=&quot;2002122011014149059130932&quot; dataSourceUID=&quot;prj.2003050916522158373536&quot;/&gt;&lt;type type=&quot;OawDatabase&quot;&gt;&lt;OawDatabase table=&quot;Data&quot; field=&quot;Telefon&quot;/&gt;&lt;/type&gt;&lt;/profile&gt;&lt;/OawDocProperty&gt;_x000d__x0009_&lt;OawDocProperty name=&quot;Doc.Fax&quot;&gt;&lt;profile type=&quot;default&quot; UID=&quot;&quot; sameAsDefault=&quot;0&quot;&gt;&lt;documentProperty UID=&quot;2003060614150123456789&quot; dataSourceUID=&quot;2003060614150123456789&quot;/&gt;&lt;type type=&quot;OawLanguage&quot;&gt;&lt;OawLanguage UID=&quot;Doc.Fax&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DocProperty name=&quot;Organisation.Fax&quot;&gt;&lt;profile type=&quot;default&quot; UID=&quot;&quot; sameAsDefault=&quot;0&quot;&gt;&lt;documentProperty UID=&quot;2002122011014149059130932&quot; dataSourceUID=&quot;prj.2003050916522158373536&quot;/&gt;&lt;type type=&quot;OawDatabase&quot;&gt;&lt;OawDatabase table=&quot;Data&quot; field=&quot;Fax&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ateManual name=&quot;Date.Format.Long&quot;&gt;&lt;profile type=&quot;default&quot; UID=&quot;&quot; sameAsDefault=&quot;0&quot;&gt;&lt;format UID=&quot;2009073109401721629314&quot; type=&quot;6&quot; defaultValue=&quot;%OawCreationDate%&quot; dateFormat=&quot;Date.Format.Long&quot;/&gt;&lt;/profile&gt;&lt;/OawDateManual&gt;_x000d__x0009_&lt;OawDocProperty name=&quot;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1.Department&quot;&gt;&lt;profile type=&quot;default&quot; UID=&quot;&quot; sameAsDefault=&quot;0&quot;&gt;&lt;documentProperty UID=&quot;2002122010583847234010578&quot; dataSourceUID=&quot;prj.2003041709434161414032&quot;/&gt;&lt;type type=&quot;OawDatabase&quot;&gt;&lt;OawDatabase table=&quot;Data&quot; field=&quot;Department&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2.Department&quot;&gt;&lt;profile type=&quot;default&quot; UID=&quot;&quot; sameAsDefault=&quot;0&quot;&gt;&lt;documentProperty UID=&quot;2003061115381095709037&quot; dataSourceUID=&quot;prj.2003041709434161414032&quot;/&gt;&lt;type type=&quot;OawDatabase&quot;&gt;&lt;OawDatabase table=&quot;Data&quot; field=&quot;Department&quot;/&gt;&lt;/type&gt;&lt;/profile&gt;&lt;/OawDocProperty&gt;_x000d__x0009_&lt;OawDocProperty name=&quot;Doc.SubjectWithBrackets&quot;&gt;&lt;profile type=&quot;default&quot; UID=&quot;&quot; sameAsDefault=&quot;0&quot;&gt;&lt;documentProperty UID=&quot;2003060614150123456789&quot; dataSourceUID=&quot;2003060614150123456789&quot;/&gt;&lt;type type=&quot;OawLanguage&quot;&gt;&lt;OawLanguage UID=&quot;Doc.SubjectWithBrackets&quot;/&gt;&lt;/type&gt;&lt;/profile&gt;&lt;/OawDocProperty&gt;_x000d__x0009_&lt;OawDocProperty name=&quot;Organisation.Footer1&quot;&gt;&lt;profile type=&quot;default&quot; UID=&quot;&quot; sameAsDefault=&quot;0&quot;&gt;&lt;documentProperty UID=&quot;2002122011014149059130932&quot; dataSourceUID=&quot;prj.2003050916522158373536&quot;/&gt;&lt;type type=&quot;OawDatabase&quot;&gt;&lt;OawDatabase table=&quot;Data&quot; field=&quot;Footer1&quot;/&gt;&lt;/type&gt;&lt;/profile&gt;&lt;/OawDocProperty&gt;_x000d__x0009_&lt;OawDocProperty name=&quot;Organisation.Footer2&quot;&gt;&lt;profile type=&quot;default&quot; UID=&quot;&quot; sameAsDefault=&quot;0&quot;&gt;&lt;documentProperty UID=&quot;2002122011014149059130932&quot; dataSourceUID=&quot;prj.2003050916522158373536&quot;/&gt;&lt;type type=&quot;OawDatabase&quot;&gt;&lt;OawDatabase table=&quot;Data&quot; field=&quot;Footer2&quot;/&gt;&lt;/type&gt;&lt;/profile&gt;&lt;/OawDocProperty&gt;_x000d__x0009_&lt;OawDocProperty name=&quot;Organisation.Footer3&quot;&gt;&lt;profile type=&quot;default&quot; UID=&quot;&quot; sameAsDefault=&quot;0&quot;&gt;&lt;documentProperty UID=&quot;2002122011014149059130932&quot; dataSourceUID=&quot;prj.2003050916522158373536&quot;/&gt;&lt;type type=&quot;OawDatabase&quot;&gt;&lt;OawDatabase table=&quot;Data&quot; field=&quot;Footer3&quot;/&gt;&lt;/type&gt;&lt;/profile&gt;&lt;/OawDocProperty&gt;_x000d__x0009_&lt;OawDocProperty name=&quot;Organisation.Footer4&quot;&gt;&lt;profile type=&quot;default&quot; UID=&quot;&quot; sameAsDefault=&quot;0&quot;&gt;&lt;documentProperty UID=&quot;2002122011014149059130932&quot; dataSourceUID=&quot;prj.2003050916522158373536&quot;/&gt;&lt;type type=&quot;OawDatabase&quot;&gt;&lt;OawDatabase table=&quot;Data&quot; field=&quot;Footer4&quot;/&gt;&lt;/type&gt;&lt;/profile&gt;&lt;/OawDocProperty&gt;_x000d__x0009_&lt;OawDocProperty name=&quot;Organisation.Footer5&quot;&gt;&lt;profile type=&quot;default&quot; UID=&quot;&quot; sameAsDefault=&quot;0&quot;&gt;&lt;documentProperty UID=&quot;2002122011014149059130932&quot; dataSourceUID=&quot;prj.2003050916522158373536&quot;/&gt;&lt;type type=&quot;OawDatabase&quot;&gt;&lt;OawDatabase table=&quot;Data&quot; field=&quot;Footer5&quot;/&gt;&lt;/type&gt;&lt;/profile&gt;&lt;/OawDocProperty&gt;_x000d__x0009_&lt;OawDocProperty name=&quot;Outputprofile.Draft&quot;&gt;&lt;profile type=&quot;default&quot; UID=&quot;&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Draft&quot;/&gt;&lt;/type&gt;&lt;/profile&gt;&lt;profile type=&quot;print&quot; UID=&quot;3&quot; sameAsDefault=&quot;0&quot;&gt;&lt;documentProperty UID=&quot;&quot; dataSourceUID=&quot;&quot;/&gt;&lt;type type=&quot;OawDatabase&quot;&gt;&lt;OawDatabase table=&quot;Data&quot; field=&quot;&quot;/&gt;&lt;/type&gt;&lt;/profile&gt;&lt;profile type=&quot;print&quot; UID=&quot;2006120514073882160728&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3060614150123456789&quot; dataSourceUID=&quot;2003060614150123456789&quot;/&gt;&lt;type type=&quot;OawLanguage&quot;&gt;&lt;OawLanguage UID=&quot;Outputprofile.Draft&quot;/&gt;&lt;/type&gt;&lt;/profile&gt;&lt;profile type=&quot;save&quot; UID=&quot;2006120514423114802349&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3&quot; sameAsDefault=&quot;0&quot;&gt;&lt;documentProperty UID=&quot;&quot; dataSourceUID=&quot;&quot;/&gt;&lt;type type=&quot;OawDatabase&quot;&gt;&lt;OawDatabase table=&quot;Data&quot; field=&quot;&quot;/&gt;&lt;/type&gt;&lt;/profile&gt;&lt;profile type=&quot;print&quot; UID=&quot;2006120514073882160728&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quot; dataSourceUID=&quot;&quot;/&gt;&lt;type type=&quot;OawDatabase&quot;&gt;&lt;OawDatabase table=&quot;Data&quot; field=&quot;&quot;/&gt;&lt;/type&gt;&lt;/profile&gt;&lt;profile type=&quot;save&quot; UID=&quot;2006120514423114802349&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umentLayout.Type&quot;&gt;&lt;profile type=&quot;default&quot; UID=&quot;&quot; sameAsDefault=&quot;0&quot;&gt;&lt;documentProperty UID=&quot;2009073116343850934589&quot; dataSourceUID=&quot;prj.2009073116385679859453&quot;/&gt;&lt;type type=&quot;OawDatabase&quot;&gt;&lt;OawDatabase table=&quot;Data&quot; field=&quot;Type&quot;/&gt;&lt;/type&gt;&lt;/profile&gt;&lt;/OawDocProperty&gt;_x000d__x0009_&lt;OawDocProperty name=&quot;Contactperson.NameInt&quot;&gt;&lt;profile type=&quot;default&quot; UID=&quot;&quot; sameAsDefault=&quot;0&quot;&gt;&lt;documentProperty UID=&quot;200212191811121321310321301031x&quot; dataSourceUID=&quot;prj.2003041709434161414032&quot;/&gt;&lt;type type=&quot;OawDatabase&quot;&gt;&lt;OawDatabase table=&quot;Data&quot; field=&quot;NameInt&quot;/&gt;&lt;/type&gt;&lt;/profile&gt;&lt;/OawDocProperty&gt;_x000d__x0009_&lt;OawDocProperty name=&quot;Contactperson.FunctionInt&quot;&gt;&lt;profile type=&quot;default&quot; UID=&quot;&quot; sameAsDefault=&quot;0&quot;&gt;&lt;documentProperty UID=&quot;200212191811121321310321301031x&quot; dataSourceUID=&quot;prj.2003041709434161414032&quot;/&gt;&lt;type type=&quot;OawDatabase&quot;&gt;&lt;OawDatabase table=&quot;Data&quot; field=&quot;FunctionInt&quot;/&gt;&lt;/type&gt;&lt;/profile&gt;&lt;/OawDocProperty&gt;_x000d__x0009_&lt;OawDocProperty name=&quot;Contactperson.DepartmentInt&quot;&gt;&lt;profile type=&quot;default&quot; UID=&quot;&quot; sameAsDefault=&quot;0&quot;&gt;&lt;documentProperty UID=&quot;200212191811121321310321301031x&quot; dataSourceUID=&quot;prj.2003041709434161414032&quot;/&gt;&lt;type type=&quot;OawDatabase&quot;&gt;&lt;OawDatabase table=&quot;Data&quot; field=&quot;DepartmentInt&quot;/&gt;&lt;/type&gt;&lt;/profile&gt;&lt;/OawDocProperty&gt;_x000d__x0009_&lt;OawDocProperty name=&quot;Organisation.FooterInt1&quot;&gt;&lt;profile type=&quot;default&quot; UID=&quot;&quot; sameAsDefault=&quot;0&quot;&gt;&lt;documentProperty UID=&quot;2002122011014149059130932&quot; dataSourceUID=&quot;prj.2003050916522158373536&quot;/&gt;&lt;type type=&quot;OawDatabase&quot;&gt;&lt;OawDatabase table=&quot;Data&quot; field=&quot;FooterInt1&quot;/&gt;&lt;/type&gt;&lt;/profile&gt;&lt;/OawDocProperty&gt;_x000d__x0009_&lt;OawDocProperty name=&quot;Organisation.FooterInt2&quot;&gt;&lt;profile type=&quot;default&quot; UID=&quot;&quot; sameAsDefault=&quot;0&quot;&gt;&lt;documentProperty UID=&quot;2002122011014149059130932&quot; dataSourceUID=&quot;prj.2003050916522158373536&quot;/&gt;&lt;type type=&quot;OawDatabase&quot;&gt;&lt;OawDatabase table=&quot;Data&quot; field=&quot;FooterInt2&quot;/&gt;&lt;/type&gt;&lt;/profile&gt;&lt;/OawDocProperty&gt;_x000d__x0009_&lt;OawDocProperty name=&quot;Organisation.FooterInt3&quot;&gt;&lt;profile type=&quot;default&quot; UID=&quot;&quot; sameAsDefault=&quot;0&quot;&gt;&lt;documentProperty UID=&quot;2002122011014149059130932&quot; dataSourceUID=&quot;prj.2003050916522158373536&quot;/&gt;&lt;type type=&quot;OawDatabase&quot;&gt;&lt;OawDatabase table=&quot;Data&quot; field=&quot;FooterInt3&quot;/&gt;&lt;/type&gt;&lt;/profile&gt;&lt;/OawDocProperty&gt;_x000d__x0009_&lt;OawDocProperty name=&quot;Organisation.FooterInt4&quot;&gt;&lt;profile type=&quot;default&quot; UID=&quot;&quot; sameAsDefault=&quot;0&quot;&gt;&lt;documentProperty UID=&quot;2002122011014149059130932&quot; dataSourceUID=&quot;prj.2003050916522158373536&quot;/&gt;&lt;type type=&quot;OawDatabase&quot;&gt;&lt;OawDatabase table=&quot;Data&quot; field=&quot;FooterInt4&quot;/&gt;&lt;/type&gt;&lt;/profile&gt;&lt;/OawDocProperty&gt;_x000d__x0009_&lt;OawDocProperty name=&quot;Organisation.FooterInt5&quot;&gt;&lt;profile type=&quot;default&quot; UID=&quot;&quot; sameAsDefault=&quot;0&quot;&gt;&lt;documentProperty UID=&quot;2002122011014149059130932&quot; dataSourceUID=&quot;prj.2003050916522158373536&quot;/&gt;&lt;type type=&quot;OawDatabase&quot;&gt;&lt;OawDatabase table=&quot;Data&quot; field=&quot;FooterInt5&quot;/&gt;&lt;/type&gt;&lt;/profile&gt;&lt;/OawDocProperty&gt;_x000d__x0009_&lt;OawDocProperty name=&quot;Organisation.OrganisationInt&quot;&gt;&lt;profile type=&quot;default&quot; UID=&quot;&quot; sameAsDefault=&quot;0&quot;&gt;&lt;documentProperty UID=&quot;2002122011014149059130932&quot; dataSourceUID=&quot;prj.2003050916522158373536&quot;/&gt;&lt;type type=&quot;OawDatabase&quot;&gt;&lt;OawDatabase table=&quot;Data&quot; field=&quot;OrganisationInt&quot;/&gt;&lt;/type&gt;&lt;/profile&gt;&lt;/OawDocProperty&gt;_x000d__x0009_&lt;OawPicture name=&quot;LogoGeneral&quot;&gt;&lt;profile type=&quot;default&quot; UID=&quot;&quot; sameAsDefault=&quot;0&quot;&gt;&lt;format UID=&quot;2009080510440987234992&quot; top=&quot;0&quot; left=&quot;0&quot; relativeHorizontalPosition=&quot;1&quot; relativeVerticalPosition=&quot;1&quot; horizontalAdjustment=&quot;0&quot; verticalAdjustment=&quot;0&quot; anchorBookmark=&quot;LogoPn&quot; inlineAnchorBookmark=&quot;&quot;/&gt;&lt;documentProperty UID=&quot;2002122011014149059130932&quot; dataSourceUID=&quot;prj.2003050916522158373536&quot;/&gt;&lt;type type=&quot;OawDatabase&quot;&gt;&lt;OawDatabase table=&quot;Data&quot; field=&quot;LogoGeneralColo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GeneralBW&quot;/&gt;&lt;/type&gt;&lt;/profile&gt;&lt;profile type=&quot;print&quot; UID=&quot;3&quot; sameAsDefault=&quot;0&quot;&gt;&lt;documentProperty UID=&quot;2002122011014149059130932&quot; dataSourceUID=&quot;prj.2003050916522158373536&quot;/&gt;&lt;type type=&quot;OawDatabase&quot;&gt;&lt;OawDatabase table=&quot;Data&quot; field=&quot;LogoGeneralBW&quot;/&gt;&lt;/type&gt;&lt;/profile&gt;&lt;profile type=&quot;print&quot; UID=&quot;2006120514073882160728&quot; sameAsDefault=&quot;-1&quot;/&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2122011014149059130932&quot; dataSourceUID=&quot;prj.2003050916522158373536&quot;/&gt;&lt;type type=&quot;OawDatabase&quot;&gt;&lt;OawDatabase table=&quot;Data&quot; field=&quot;LogoGeneralBW&quot;/&gt;&lt;/type&gt;&lt;/profile&gt;&lt;profile type=&quot;save&quot; UID=&quot;2006120514423114802349&quot; sameAsDefault=&quot;0&quot;&gt;&lt;documentProperty UID=&quot;2002122011014149059130932&quot; dataSourceUID=&quot;prj.2003050916522158373536&quot;/&gt;&lt;type type=&quot;OawDatabase&quot;&gt;&lt;OawDatabase table=&quot;Data&quot; field=&quot;LogoGeneralBW&quot;/&gt;&lt;/type&gt;&lt;/profile&gt;&lt;profile type=&quot;save&quot; UID=&quot;2006120514401556040061&quot; sameAsDefault=&quot;-1&quot;&gt;&lt;/profile&gt;&lt;profile type=&quot;save&quot; UID=&quot;2006121210441235887611&quot; sameAsDefault=&quot;-1&quot;&gt;&lt;/profile&gt;&lt;profile type=&quot;print&quot; UID=&quot;2013030517073606475094&quot; sameAsDefault=&quot;-1&quot;&gt;&lt;/profile&gt;&lt;profile type=&quot;save&quot; UID=&quot;2013030517095517886806&quot; sameAsDefault=&quot;0&quot;&gt;&lt;documentProperty UID=&quot;&quot; dataSourceUID=&quot;&quot;/&gt;&lt;type type=&quot;OawDatabase&quot;&gt;&lt;OawDatabase table=&quot;Data&quot; field=&quot;&quot;/&gt;&lt;/type&gt;&lt;/profile&gt;&lt;profile type=&quot;save&quot; UID=&quot;2013030517100498755840&quot; sameAsDefault=&quot;0&quot;&gt;&lt;documentProperty UID=&quot;&quot; dataSourceUID=&quot;&quot;/&gt;&lt;type type=&quot;OawDatabase&quot;&gt;&lt;OawDatabase table=&quot;Data&quot; field=&quot;&quot;/&gt;&lt;/type&gt;&lt;/profile&gt;&lt;/OawPicture&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Page&quot;&gt;&lt;profile type=&quot;default&quot; UID=&quot;&quot; sameAsDefault=&quot;0&quot;&gt;&lt;/profile&gt;&lt;/OawDocProperty&gt;_x000d_&lt;/document&gt;_x000d_"/>
    <w:docVar w:name="OawDistributionEnabled" w:val="&lt;empty/&gt;"/>
    <w:docVar w:name="OawDocProp.200212191811121321310321301031x" w:val="&lt;source&gt;&lt;Fields List=&quot;Name|Function|Department|DirectPhone|DirectFax|EMail|NameInt|FunctionInt|DepartmentInt&quot;/&gt;&lt;profile type=&quot;default&quot; UID=&quot;&quot; sameAsDefault=&quot;0&quot;&gt;&lt;OawDocProperty name=&quot;Contactperson.Name&quot; field=&quot;Name&quot;/&gt;&lt;OawDocProperty name=&quot;Contactperson.Function&quot; field=&quot;Function&quot;/&gt;&lt;OawDocProperty name=&quot;Contactperson.Department&quot; field=&quot;Department&quot;/&gt;&lt;OawDocProperty name=&quot;Contactperson.DirectPhone&quot; field=&quot;DirectPhone&quot;/&gt;&lt;OawDocProperty name=&quot;Contactperson.DirectFax&quot; field=&quot;DirectFax&quot;/&gt;&lt;OawDocProperty name=&quot;Contactperson.EMail&quot; field=&quot;EMail&quot;/&gt;&lt;OawDocProperty name=&quot;Contactperson.NameInt&quot; field=&quot;NameInt&quot;/&gt;&lt;OawDocProperty name=&quot;Contactperson.FunctionInt&quot; field=&quot;FunctionInt&quot;/&gt;&lt;OawDocProperty name=&quot;Contactperson.DepartmentInt&quot; field=&quot;DepartmentInt&quot;/&gt;&lt;/profile&gt;&lt;/source&gt;"/>
    <w:docVar w:name="OawDocProp.2002122010583847234010578" w:val="&lt;source&gt;&lt;Fields List=&quot;Name|Function|Department&quot;/&gt;&lt;profile type=&quot;default&quot; UID=&quot;&quot; sameAsDefault=&quot;0&quot;&gt;&lt;OawDocProperty name=&quot;Signature1.Name&quot; field=&quot;Name&quot;/&gt;&lt;OawDocProperty name=&quot;Signature1.Function&quot; field=&quot;Function&quot;/&gt;&lt;OawDocProperty name=&quot;Signature1.Department&quot; field=&quot;Department&quot;/&gt;&lt;/profile&gt;&lt;/source&gt;"/>
    <w:docVar w:name="OawDocProp.2002122011014149059130932" w:val="&lt;source&gt;&lt;Fields List=&quot;LogoBusinessUnitColor|Telefon|Fax|City|Organisation|Footer1|Footer2|Footer3|Footer4|Footer5|FooterInt1|FooterInt2|FooterInt3|FooterInt4|FooterInt5|OrganisationInt|LogoGeneralColor|LogoBusinessUnitBW|LogoGeneralBW|LogoBusinessUnitBW|LogoGeneralBW|LogoBusinessUnitBW|LogoGeneralBW|LogoBusinessUnitBW|LogoGeneralBW&quot;/&gt;&lt;profile type=&quot;default&quot; UID=&quot;&quot; sameAsDefault=&quot;0&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DocProperty name=&quot;Organisation.Telefon&quot; field=&quot;Telefon&quot;/&gt;&lt;OawDocProperty name=&quot;Organisation.Fax&quot; field=&quot;Fax&quot;/&gt;&lt;OawDocProperty name=&quot;Organisation.City&quot; field=&quot;City&quot;/&gt;&lt;OawDocProperty name=&quot;Organisation.Organisation&quot; field=&quot;Organisation&quot;/&gt;&lt;OawDocProperty name=&quot;Organisation.Footer1&quot; field=&quot;Footer1&quot;/&gt;&lt;OawDocProperty name=&quot;Organisation.Footer2&quot; field=&quot;Footer2&quot;/&gt;&lt;OawDocProperty name=&quot;Organisation.Footer3&quot; field=&quot;Footer3&quot;/&gt;&lt;OawDocProperty name=&quot;Organisation.Footer4&quot; field=&quot;Footer4&quot;/&gt;&lt;OawDocProperty name=&quot;Organisation.Footer5&quot; field=&quot;Footer5&quot;/&gt;&lt;OawDocProperty name=&quot;Organisation.FooterInt1&quot; field=&quot;FooterInt1&quot;/&gt;&lt;OawDocProperty name=&quot;Organisation.FooterInt2&quot; field=&quot;FooterInt2&quot;/&gt;&lt;OawDocProperty name=&quot;Organisation.FooterInt3&quot; field=&quot;FooterInt3&quot;/&gt;&lt;OawDocProperty name=&quot;Organisation.FooterInt4&quot; field=&quot;FooterInt4&quot;/&gt;&lt;OawDocProperty name=&quot;Organisation.FooterInt5&quot; field=&quot;FooterInt5&quot;/&gt;&lt;OawDocProperty name=&quot;Organisation.OrganisationInt&quot; field=&quot;OrganisationInt&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print&quot; UID=&quot;2003010711185094343750537&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print&quot; UID=&quot;3&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save&quot; UID=&quot;2004062216425255253277&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save&quot; UID=&quot;2006120514423114802349&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Phone&quot; field=&quot;Doc.Phone&quot;/&gt;&lt;OawDocProperty name=&quot;Doc.Fax&quot; field=&quot;Doc.Fax&quot;/&gt;&lt;OawDocProperty name=&quot;Doc.SubjectWithBrackets&quot; field=&quot;Doc.SubjectWithBrackets&quot;/&gt;&lt;OawDocProperty name=&quot;Doc.Page&quot; field=&quot;Doc.Page&quot;/&gt;&lt;/profile&gt;&lt;profile type=&quot;print&quot; UID=&quot;2003010711185094343750537&quot; sameAsDefault=&quot;0&quot;&gt;&lt;SQL&gt;SELECT Value, UID FROM Data WHERE LCID = '%WhereLCID%';&lt;/SQL&gt;&lt;OawDocProperty name=&quot;Outputprofile.Draft&quot; field=&quot;Outputprofile.Draft&quot;/&gt;&lt;/profile&gt;&lt;profile type=&quot;save&quot; UID=&quot;2004062216425255253277&quot; sameAsDefault=&quot;0&quot;&gt;&lt;SQL&gt;SELECT Value, UID FROM Data WHERE LCID = '%WhereLCID%';&lt;/SQL&gt;&lt;OawDocProperty name=&quot;Outputprofile.Draft&quot; field=&quot;Outputprofile.Draft&quot;/&gt;&lt;/profile&gt;&lt;/source&gt;"/>
    <w:docVar w:name="OawDocProp.2003061115381095709037" w:val="&lt;source&gt;&lt;Fields List=&quot;Name|Function|Department&quot;/&gt;&lt;profile type=&quot;default&quot; UID=&quot;&quot; sameAsDefault=&quot;0&quot;&gt;&lt;OawDocProperty name=&quot;Signature2.Name&quot; field=&quot;Name&quot;/&gt;&lt;OawDocProperty name=&quot;Signature2.Function&quot; field=&quot;Function&quot;/&gt;&lt;OawDocProperty name=&quot;Signature2.Department&quot; field=&quot;Department&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09073116343850934589" w:val="&lt;source&gt;&lt;Fields List=&quot;Type&quot;/&gt;&lt;profile type=&quot;default&quot; UID=&quot;&quot; sameAsDefault=&quot;0&quot;&gt;&lt;OawDocProperty name=&quot;DocumentLayout.Type&quot; field=&quot;Type&quot;/&gt;&lt;/profile&gt;&lt;/source&gt;"/>
    <w:docVar w:name="OawDocPropSource" w:val="&lt;DocProps&gt;&lt;DocProp UID=&quot;2002122011014149059130932&quot; EntryUID=&quot;2009081910550904137595&quot;&gt;&lt;Field Name=&quot;IDName&quot; Value=&quot;DKSH Management Ltd. Zurich&quot;/&gt;&lt;Field Name=&quot;Organisation&quot; Value=&quot;DKSH Management Ltd.&quot;/&gt;&lt;Field Name=&quot;OrganisationInt&quot; Value=&quot;&quot;/&gt;&lt;Field Name=&quot;Address1&quot; Value=&quot;Wiesenstrasse 8&quot;/&gt;&lt;Field Name=&quot;Address2&quot; Value=&quot;P.O. Box 888&quot;/&gt;&lt;Field Name=&quot;Address3&quot; Value=&quot;8034 Zurich&quot;/&gt;&lt;Field Name=&quot;Address4&quot; Value=&quot;Switzerland&quot;/&gt;&lt;Field Name=&quot;Telefon&quot; Value=&quot;+41 44 386 7272&quot;/&gt;&lt;Field Name=&quot;Fax&quot; Value=&quot;+41 44 386 7282&quot;/&gt;&lt;Field Name=&quot;AddressInt1&quot; Value=&quot;&quot;/&gt;&lt;Field Name=&quot;AddressInt2&quot; Value=&quot;&quot;/&gt;&lt;Field Name=&quot;AddressInt3&quot; Value=&quot;&quot;/&gt;&lt;Field Name=&quot;AddressInt4&quot; Value=&quot;&quot;/&gt;&lt;Field Name=&quot;AddressInt5&quot; Value=&quot;&quot;/&gt;&lt;Field Name=&quot;AddressInt6&quot; Value=&quot;&quot;/&gt;&lt;Field Name=&quot;LogoGeneralColorLandscape&quot; Value=&quot;%Logos%\DKSH_Logo_asia_color_ls_2970.2100.emf&quot;/&gt;&lt;Field Name=&quot;LogoGeneralColor&quot; Value=&quot;%Logos%\DKSH_Logo_asia_color_2100.2970.emf&quot;/&gt;&lt;Field Name=&quot;LogoGeneralBWLandscape&quot; Value=&quot;%Logos%\DKSH_Logo_asia_bw_ls_2970.2100.emf&quot;/&gt;&lt;Field Name=&quot;LogoGeneralBW&quot; Value=&quot;%Logos%\DKSH_Logo_asia_bw_2100.2970.emf&quot;/&gt;&lt;Field Name=&quot;Address5&quot; Value=&quot;&quot;/&gt;&lt;Field Name=&quot;Address6&quot; Value=&quot;&quot;/&gt;&lt;Field Name=&quot;City&quot; Value=&quot;Zurich&quot;/&gt;&lt;Field Name=&quot;Footer1&quot; Value=&quot;DKSH Management Ltd.&quot;/&gt;&lt;Field Name=&quot;Footer2&quot; Value=&quot;Wiesenstrasse 8, P.O. Box 888, Zurich, Switzerland&quot;/&gt;&lt;Field Name=&quot;Footer5&quot; Value=&quot;&quot;/&gt;&lt;Field Name=&quot;FooterInt1&quot; Value=&quot;DKSH Management Ltd.&quot;/&gt;&lt;Field Name=&quot;FooterInt2&quot; Value=&quot;Sample House, 00 Sample Street, P.O. Box 000, Sample District, Sample City 00000, Sample Country (US)&quot;/&gt;&lt;Field Name=&quot;FooterInt3&quot; Value=&quot;Phone +00 00 000 000, Fax +00 00 000 000 (US)&quot;/&gt;&lt;Field Name=&quot;FooterInt4&quot; Value=&quot;&quot;/&gt;&lt;Field Name=&quot;FooterInt5&quot; Value=&quot;&quot;/&gt;&lt;Field Name=&quot;Footer3&quot; Value=&quot;Phone +41 44 386 7272, Fax +41 44 386 7282, www.dksh.com&quot;/&gt;&lt;Field Name=&quot;LogoBusinessUnitColor&quot; Value=&quot;%Logos%\DKSH_Logo_asia_color_2100.2970.emf&quot;/&gt;&lt;Field Name=&quot;LogoBusinessUnitBW&quot; Value=&quot;%Logos%\DKSH_Logo_asia_bw_2100.2970.emf&quot;/&gt;&lt;Field Name=&quot;Footer4&quot; Value=&quot;&quot;/&gt;&lt;Field Name=&quot;Data_UID&quot; Value=&quot;2009081910550904137595&quot;/&gt;&lt;Field Name=&quot;Field_Name&quot; Value=&quot;OrganisationInt&quot;/&gt;&lt;Field Name=&quot;Field_UID&quot; Value=&quot;20090218192812312660470231&quot;/&gt;&lt;Field Name=&quot;ML_LCID&quot; Value=&quot;1033&quot;/&gt;&lt;Field Name=&quot;ML_Value&quot; Value=&quot;&quot;/&gt;&lt;/DocProp&gt;&lt;DocProp UID=&quot;200212191811121321310321301031x&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2122010583847234010578&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None)&quot;/&gt;&lt;/DocProp&gt;&lt;DocProp UID=&quot;2006040509495284662868&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9073116343850934589&quot; EntryUID=&quot;2003121817293296325874&quot;&gt;&lt;Field Name=&quot;IDName&quot; Value=&quot;(None)&quot;/&gt;&lt;/DocProp&gt;&lt;/DocProps&gt;_x000d_"/>
    <w:docVar w:name="OawDocumentLanguageID" w:val="1033"/>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DKSH - Body Text&quot; Command=&quot;StyleApply&quot; Parameter=&quot;-1&quot;/&gt;_x000d_&lt;Item Type=&quot;Button&quot; IDName=&quot;Subject&quot; Icon=&quot;3546&quot; Label=&quot;DKSH - Subject&quot; Command=&quot;StyleApply&quot; Parameter=&quot;Subject&quot;/&gt;_x000d_&lt;Item Type=&quot;Separator&quot;/&gt;_x000d_&lt;Item Type=&quot;Button&quot; IDName=&quot;Caption&quot; Icon=&quot;3546&quot; Label=&quot;DKSH - Caption&quot; Command=&quot;StyleApply&quot; Parameter=&quot;Caption1&quot;/&gt;_x000d_&lt;Item Type=&quot;Separator&quot;/&gt;_x000d_&lt;Item Type=&quot;Button&quot; IDName=&quot;Layer1&quot; Icon=&quot;3546&quot; Label=&quot;DKSH - Tab Level 1&quot; Command=&quot;StyleApply&quot; Parameter=&quot;Layer1&quot;/&gt;_x000d_&lt;Item Type=&quot;Button&quot; IDName=&quot;Layer2&quot; Icon=&quot;3546&quot; Label=&quot;DKSH - Tab Level 2&quot; Command=&quot;StyleApply&quot; Parameter=&quot;Layer2&quot;/&gt;_x000d_&lt;Item Type=&quot;Button&quot; IDName=&quot;Layer3&quot; Icon=&quot;3546&quot; Label=&quot;DKSH - Tab Level 3&quot; Command=&quot;StyleApply&quot; Parameter=&quot;Layer3&quot;/&gt;_x000d_&lt;Item Type=&quot;Button&quot; IDName=&quot;Layer4&quot; Icon=&quot;3546&quot; Label=&quot;DKSH - Tab Level 4&quot; Command=&quot;StyleApply&quot; Parameter=&quot;Layer4&quot;/&gt;_x000d_&lt;Item Type=&quot;Button&quot; IDName=&quot;Layer5&quot; Icon=&quot;3546&quot; Label=&quot;DKSH - Tab Level 5&quot; Command=&quot;StyleApply&quot; Parameter=&quot;Layer5&quot;/&gt;_x000d_&lt;Item Type=&quot;Separator&quot;/&gt;_x000d_&lt;Item Type=&quot;Button&quot; IDName=&quot;Picture&quot; Icon=&quot;3546&quot; Label=&quot;DKSH - Picture&quot; Command=&quot;StyleApply&quot; Parameter=&quot;Picture&quot;/&gt;_x000d_&lt;Item Type=&quot;Separator&quot;/&gt;_x000d_&lt;Item Type=&quot;Button&quot; IDName=&quot;Hyperlink&quot; Icon=&quot;3546&quot; Label=&quot;DKSH - Hyperlink&quot; Command=&quot;StyleApply&quot; Parameter=&quot;Hyperlink&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9&quot;/&gt;_x000d_&lt;Item Type=&quot;Button&quot; IDName=&quot;Italic&quot;  Icon=&quot;3114&quot; Label=&quot;&amp;lt;translate&amp;gt;Style.Italic&amp;lt;/translate&amp;gt;&quot; Command=&quot;StyleApply&quot; Parameter=&quot;Italic&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Headline&quot; Icon=&quot;3546&quot; Label=&quot;DKSH - Headline&quot; Command=&quot;StyleApply&quot; Parameter=&quot;Headline&quot;/&gt;_x000d_&lt;Item Type=&quot;Button&quot; IDName=&quot;SubHeadline&quot; Icon=&quot;3546&quot; Label=&quot;DKSH - Sub-Headline&quot; Command=&quot;StyleApply&quot; Parameter=&quot;SubHeadline&quot;/&gt;_x000d_&lt;Item Type=&quot;Button&quot; IDName=&quot;Subject&quot; Icon=&quot;3546&quot; Label=&quot;DKSH - Subject&quot; Command=&quot;StyleApply&quot; Parameter=&quot;Subject&quot;/&gt;_x000d_&lt;Item Type=&quot;Button&quot; IDName=&quot;Normal&quot; Icon=&quot;3546&quot; Label=&quot;DKSH - Body Text&quot; Command=&quot;StyleApply&quot; Parameter=&quot;-1&quot;/&gt;_x000d_&lt;Item Type=&quot;Separator&quot;/&gt;_x000d_&lt;Item Type=&quot;Button&quot; IDName=&quot;ListWithSymbols&quot; Icon=&quot;3546&quot; Label=&quot;DKSH - List with bullets&quot; Command=&quot;StyleApply&quot; Parameter=&quot;ListWithSymbols&quot;/&gt;_x000d_&lt;/Item&gt;_x000d_&lt;Item Type=&quot;SubMenu&quot; IDName=&quot;NumberingStyles&quot;&gt;_x000d_&lt;Item Type=&quot;Button&quot; IDName=&quot;Heading1&quot; Icon=&quot;3546&quot; Label=&quot;DKSH - Heading 1 roman&quot; Command=&quot;StyleApply&quot; Parameter=&quot;-2&quot;/&gt;_x000d_&lt;Item Type=&quot;Button&quot; IDName=&quot;Heading2&quot; Icon=&quot;3546&quot; Label=&quot;DKSH - Heading 2 number&quot; Command=&quot;StyleApply&quot; Parameter=&quot;-3&quot;/&gt;_x000d_&lt;Item Type=&quot;Button&quot; IDName=&quot;Heading3&quot; Icon=&quot;3546&quot; Label=&quot;DKSH - Heading 3 number&quot; Command=&quot;StyleApply&quot; Parameter=&quot;-4&quot;/&gt;_x000d_&lt;Item Type=&quot;Button&quot; IDName=&quot;Heading4&quot; Icon=&quot;3546&quot; Label=&quot;DKSH - Heading 4 number&quot; Command=&quot;StyleApply&quot; Parameter=&quot;-5&quot;/&gt;_x000d_&lt;/Item&gt;_x000d_&lt;Item Type=&quot;SubMenu&quot; IDName=&quot;ListStyles&quot;&gt;_x000d_&lt;Item Type=&quot;Button&quot; IDName=&quot;ListWithSymbols&quot; Icon=&quot;3546&quot; Label=&quot;DKSH - List with bullets&quot; Command=&quot;StyleApply&quot; Parameter=&quot;ListWithSymbols&quot;/&gt;_x000d_&lt;Item Type=&quot;Button&quot; IDName=&quot;ListWithNumbers&quot; Icon=&quot;3546&quot; Label=&quot;DKSH - List with numbers&quot; Command=&quot;StyleApply&quot; Parameter=&quot;ListWithNumbers&quot;/&gt;_x000d_&lt;/Item&gt;_x000d_&lt;/MenusDef&gt;"/>
    <w:docVar w:name="OawOMS" w:val="&lt;OawOMS&gt;&lt;send profileUID=&quot;2003010711200895123470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1210395821292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ave profileUID=&quot;2004062216425255253277&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0514423114802349&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0514401556040061&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1210441235887611&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OawOMS&gt;_x000d_"/>
    <w:docVar w:name="oawPaperSize" w:val="7"/>
    <w:docVar w:name="OawPrint.2003010711185094343750537"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60614150123456789&quot;&gt;&lt;SQL&gt;SELECT Value, UID FROM Data WHERE LCID = '%WhereLCID%';&lt;/SQL&gt;&lt;OawDocProperty name=&quot;Outputprofile.Draft&quot; field=&quot;Outputprofile.Draft&quot;/&gt;&lt;/documentProperty&gt;&lt;documentProperty UID=&quot;&quot;&gt;&lt;Fields List=&quot;&quot;/&gt;&lt;OawDocProperty name=&quot;Outputprofile.Internal&quot; field=&quot;&quot;/&gt;&lt;/documentProperty&gt;&lt;documentProperty UID=&quot;2003070216009988776655&quot;&gt;&lt;OawDocProperty name=&quot;BM_Subject&quot; field=&quot;Subject&quot;/&gt;&lt;/documentProperty&gt;&lt;/source&gt;"/>
    <w:docVar w:name="OawPrint.2006120514073882160728"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2006120711380151760646"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DocProperty name=&quot;Outputprofile.Draft&quot; field=&quot;&quot;/&gt;&lt;OawDocProperty name=&quot;Outputprofile.Internal&quot; field=&quot;&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Print.3"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4"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DocProperty name=&quot;Outputprofile.Draft&quot; field=&quot;&quot;/&gt;&lt;OawDocProperty name=&quot;Outputprofile.Internal&quot; field=&quot;&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PrinterTray.2003010711185094343750537" w:val="document.firstpage:=2003061718080779000241;document.otherpages:=2003061718080779000241;"/>
    <w:docVar w:name="OawPrinterTray.2006120514073882160728" w:val="document.firstpage:=2003061718080779000241;document.otherpages:=2003061718080779000241;"/>
    <w:docVar w:name="OawPrinterTray.2006120711380151760646" w:val="document.firstpage:=2003061718064858105452;document.otherpages:=2003061718064858105452;"/>
    <w:docVar w:name="OawPrinterTray.3" w:val="document.firstpage:=2003061718080779000241;document.otherpages:=2003061718080779000241;"/>
    <w:docVar w:name="OawPrinterTray.4" w:val="document.firstpage:=2003061718064858105452;document.otherpages:=2003061718064858105452;"/>
    <w:docVar w:name="OawPrintRestore.2003010711185094343750537"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2006120514073882160728"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2006120711380151760646"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3"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4"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ojectID" w:val="dkshcomch"/>
    <w:docVar w:name="OawRecipients" w:val="&lt;?xml version=&quot;1.0&quot;?&gt;_x000d_&lt;Recipients&gt;&lt;Recipient&gt;&lt;UID&gt;2013052717073045464718&lt;/UID&gt;&lt;IDName&gt;Recipient&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4062216425255253277"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60614150123456789&quot;&gt;&lt;SQL&gt;SELECT Value, UID FROM Data WHERE LCID = '%WhereLCID%';&lt;/SQL&gt;&lt;OawDocProperty name=&quot;Outputprofile.Draft&quot; field=&quot;Outputprofile.Draft&quot;/&gt;&lt;/documentProperty&gt;&lt;documentProperty UID=&quot;&quot;&gt;&lt;Fields List=&quot;&quot;/&gt;&lt;OawDocProperty name=&quot;Outputprofile.Internal&quot; field=&quot;&quot;/&gt;&lt;/documentProperty&gt;&lt;documentProperty UID=&quot;2003070216009988776655&quot;&gt;&lt;OawDocProperty name=&quot;BM_Subject&quot; field=&quot;Subject&quot;/&gt;&lt;/documentProperty&gt;&lt;/source&gt;"/>
    <w:docVar w:name="OawSave.200612051440155604006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06120514423114802349"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0612121044123588761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13030517095517886806"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2013030517100498755840"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Restore.2004062216425255253277"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051440155604006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0514423114802349"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121044123588761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13030517095517886806"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Restore.2013030517100498755840"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lectedSource.2009073116343850934589" w:val="&lt;empty/&gt;"/>
    <w:docVar w:name="OawTemplateProperties" w:val="password:=&lt;Semicolon/&gt;MnO`rrvnqc.=;jumpToFirstField:=1;dotReverenceRemove:=1;resizeA4Letter:=0;showAllNoteItems:=0;CharCodeChecked:=;CharCodeUnchecked:=;WizardSteps:=0|1;DocumentTitle:=Empty portrait;DisplayName:=;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73117505982890682" w:val="DKSH_Logo_asia_color_2100.2970.emf;2013.02.14-14:59:00"/>
    <w:docVar w:name="OawVersionPicture.2009080510440987234992" w:val="DKSH_Logo_asia_color_2100.2970.emf;2013.02.14-14:59:00"/>
    <w:docVar w:name="OawVersionPictureInline.2007073117505982890682" w:val="DKSH_Logo_asia_color_2100.2970.emf;2013.02.14-14:59:00"/>
    <w:docVar w:name="OawVersionPictureInline.2009080510440987234992" w:val="DKSH_Logo_asia_color_2100.2970.emf;2013.02.14-14:59:00"/>
  </w:docVars>
  <w:rsids>
    <w:rsidRoot w:val="00E97044"/>
    <w:rsid w:val="0000012A"/>
    <w:rsid w:val="00007FE5"/>
    <w:rsid w:val="00010521"/>
    <w:rsid w:val="00011A0D"/>
    <w:rsid w:val="00013375"/>
    <w:rsid w:val="00013744"/>
    <w:rsid w:val="00014627"/>
    <w:rsid w:val="00016068"/>
    <w:rsid w:val="00016B8F"/>
    <w:rsid w:val="00016C21"/>
    <w:rsid w:val="00017392"/>
    <w:rsid w:val="0002030F"/>
    <w:rsid w:val="00021160"/>
    <w:rsid w:val="0002325F"/>
    <w:rsid w:val="000243C2"/>
    <w:rsid w:val="00024495"/>
    <w:rsid w:val="000260A8"/>
    <w:rsid w:val="0002656D"/>
    <w:rsid w:val="000304D4"/>
    <w:rsid w:val="00032C87"/>
    <w:rsid w:val="00034236"/>
    <w:rsid w:val="000346D7"/>
    <w:rsid w:val="00035501"/>
    <w:rsid w:val="000357CC"/>
    <w:rsid w:val="00036D50"/>
    <w:rsid w:val="00037766"/>
    <w:rsid w:val="00040C2B"/>
    <w:rsid w:val="00040FD6"/>
    <w:rsid w:val="000422C1"/>
    <w:rsid w:val="00044879"/>
    <w:rsid w:val="00046C25"/>
    <w:rsid w:val="00047CA1"/>
    <w:rsid w:val="00050548"/>
    <w:rsid w:val="0005055C"/>
    <w:rsid w:val="00051AFB"/>
    <w:rsid w:val="00052E11"/>
    <w:rsid w:val="0005525F"/>
    <w:rsid w:val="00055D92"/>
    <w:rsid w:val="00055FA5"/>
    <w:rsid w:val="00060495"/>
    <w:rsid w:val="00061A9B"/>
    <w:rsid w:val="00062C3F"/>
    <w:rsid w:val="00062E9B"/>
    <w:rsid w:val="0006408C"/>
    <w:rsid w:val="00064316"/>
    <w:rsid w:val="000668CB"/>
    <w:rsid w:val="00066EFC"/>
    <w:rsid w:val="00070B40"/>
    <w:rsid w:val="00070BDE"/>
    <w:rsid w:val="0007468D"/>
    <w:rsid w:val="0007578D"/>
    <w:rsid w:val="00077857"/>
    <w:rsid w:val="00077B11"/>
    <w:rsid w:val="000803A8"/>
    <w:rsid w:val="00083197"/>
    <w:rsid w:val="00083E44"/>
    <w:rsid w:val="00085D35"/>
    <w:rsid w:val="00085DA2"/>
    <w:rsid w:val="000906F8"/>
    <w:rsid w:val="000915A1"/>
    <w:rsid w:val="00092672"/>
    <w:rsid w:val="00094CA0"/>
    <w:rsid w:val="00096362"/>
    <w:rsid w:val="000971A4"/>
    <w:rsid w:val="00097291"/>
    <w:rsid w:val="000A0768"/>
    <w:rsid w:val="000A20C0"/>
    <w:rsid w:val="000A29C9"/>
    <w:rsid w:val="000A576D"/>
    <w:rsid w:val="000A67FE"/>
    <w:rsid w:val="000A6ED1"/>
    <w:rsid w:val="000A7702"/>
    <w:rsid w:val="000A7A3B"/>
    <w:rsid w:val="000A7BE1"/>
    <w:rsid w:val="000B0D1D"/>
    <w:rsid w:val="000B0E39"/>
    <w:rsid w:val="000B19D6"/>
    <w:rsid w:val="000B3B9B"/>
    <w:rsid w:val="000B47B8"/>
    <w:rsid w:val="000B79DE"/>
    <w:rsid w:val="000B7A45"/>
    <w:rsid w:val="000C06D1"/>
    <w:rsid w:val="000C0785"/>
    <w:rsid w:val="000C24DF"/>
    <w:rsid w:val="000C2E18"/>
    <w:rsid w:val="000C648D"/>
    <w:rsid w:val="000C7ED6"/>
    <w:rsid w:val="000D04C6"/>
    <w:rsid w:val="000D04CC"/>
    <w:rsid w:val="000D1C00"/>
    <w:rsid w:val="000D296B"/>
    <w:rsid w:val="000D37B5"/>
    <w:rsid w:val="000D39D8"/>
    <w:rsid w:val="000D4401"/>
    <w:rsid w:val="000D513F"/>
    <w:rsid w:val="000D5198"/>
    <w:rsid w:val="000D5CAE"/>
    <w:rsid w:val="000D61F4"/>
    <w:rsid w:val="000D6221"/>
    <w:rsid w:val="000D7D36"/>
    <w:rsid w:val="000E0342"/>
    <w:rsid w:val="000E07DE"/>
    <w:rsid w:val="000E11DC"/>
    <w:rsid w:val="000E2661"/>
    <w:rsid w:val="000E35FC"/>
    <w:rsid w:val="000E4380"/>
    <w:rsid w:val="000E63D2"/>
    <w:rsid w:val="000E6BE1"/>
    <w:rsid w:val="000E7322"/>
    <w:rsid w:val="000F09EB"/>
    <w:rsid w:val="000F0CFA"/>
    <w:rsid w:val="000F1EBF"/>
    <w:rsid w:val="000F36DE"/>
    <w:rsid w:val="000F3C76"/>
    <w:rsid w:val="000F467A"/>
    <w:rsid w:val="000F4853"/>
    <w:rsid w:val="000F620B"/>
    <w:rsid w:val="000F79CA"/>
    <w:rsid w:val="001001D3"/>
    <w:rsid w:val="00100419"/>
    <w:rsid w:val="00101D53"/>
    <w:rsid w:val="001031E3"/>
    <w:rsid w:val="001044FE"/>
    <w:rsid w:val="00105406"/>
    <w:rsid w:val="0010666B"/>
    <w:rsid w:val="00107207"/>
    <w:rsid w:val="00107ED2"/>
    <w:rsid w:val="00110D78"/>
    <w:rsid w:val="00110E02"/>
    <w:rsid w:val="0011312B"/>
    <w:rsid w:val="00115D97"/>
    <w:rsid w:val="001167DA"/>
    <w:rsid w:val="0011711C"/>
    <w:rsid w:val="0012041F"/>
    <w:rsid w:val="0012056D"/>
    <w:rsid w:val="0012273C"/>
    <w:rsid w:val="00123F93"/>
    <w:rsid w:val="00126871"/>
    <w:rsid w:val="00126E4E"/>
    <w:rsid w:val="001276F2"/>
    <w:rsid w:val="001306C3"/>
    <w:rsid w:val="001311C2"/>
    <w:rsid w:val="001337C6"/>
    <w:rsid w:val="0013392C"/>
    <w:rsid w:val="001344A9"/>
    <w:rsid w:val="001349C9"/>
    <w:rsid w:val="00135A57"/>
    <w:rsid w:val="00136DF5"/>
    <w:rsid w:val="00137978"/>
    <w:rsid w:val="00137BA1"/>
    <w:rsid w:val="001410DD"/>
    <w:rsid w:val="00142438"/>
    <w:rsid w:val="00145049"/>
    <w:rsid w:val="00146468"/>
    <w:rsid w:val="00147559"/>
    <w:rsid w:val="00151076"/>
    <w:rsid w:val="001536F3"/>
    <w:rsid w:val="001543B5"/>
    <w:rsid w:val="001545A6"/>
    <w:rsid w:val="00154B40"/>
    <w:rsid w:val="001552D3"/>
    <w:rsid w:val="0015638F"/>
    <w:rsid w:val="00157865"/>
    <w:rsid w:val="00160AB5"/>
    <w:rsid w:val="001617A9"/>
    <w:rsid w:val="00161920"/>
    <w:rsid w:val="001628D7"/>
    <w:rsid w:val="001643B5"/>
    <w:rsid w:val="00164DC8"/>
    <w:rsid w:val="00165960"/>
    <w:rsid w:val="001664BE"/>
    <w:rsid w:val="00166823"/>
    <w:rsid w:val="0017003D"/>
    <w:rsid w:val="00170520"/>
    <w:rsid w:val="00171EAD"/>
    <w:rsid w:val="00176833"/>
    <w:rsid w:val="00181280"/>
    <w:rsid w:val="00181B74"/>
    <w:rsid w:val="00181E81"/>
    <w:rsid w:val="00184168"/>
    <w:rsid w:val="00184DC0"/>
    <w:rsid w:val="00186252"/>
    <w:rsid w:val="001867C0"/>
    <w:rsid w:val="00186D97"/>
    <w:rsid w:val="00187C75"/>
    <w:rsid w:val="0019146F"/>
    <w:rsid w:val="00191485"/>
    <w:rsid w:val="0019263B"/>
    <w:rsid w:val="0019351F"/>
    <w:rsid w:val="00195786"/>
    <w:rsid w:val="00195939"/>
    <w:rsid w:val="001A01DA"/>
    <w:rsid w:val="001A0D83"/>
    <w:rsid w:val="001A3581"/>
    <w:rsid w:val="001A3DB9"/>
    <w:rsid w:val="001A3FE9"/>
    <w:rsid w:val="001A43CC"/>
    <w:rsid w:val="001A588F"/>
    <w:rsid w:val="001A7B53"/>
    <w:rsid w:val="001A7C62"/>
    <w:rsid w:val="001A7EB5"/>
    <w:rsid w:val="001B0666"/>
    <w:rsid w:val="001B0C9D"/>
    <w:rsid w:val="001B11A6"/>
    <w:rsid w:val="001B1A24"/>
    <w:rsid w:val="001B1EB3"/>
    <w:rsid w:val="001B205E"/>
    <w:rsid w:val="001B2ECD"/>
    <w:rsid w:val="001B3BFF"/>
    <w:rsid w:val="001B3DF6"/>
    <w:rsid w:val="001B6515"/>
    <w:rsid w:val="001B6AE0"/>
    <w:rsid w:val="001B7139"/>
    <w:rsid w:val="001B7942"/>
    <w:rsid w:val="001C0DEB"/>
    <w:rsid w:val="001C1521"/>
    <w:rsid w:val="001C2069"/>
    <w:rsid w:val="001C2ECB"/>
    <w:rsid w:val="001C3271"/>
    <w:rsid w:val="001C4276"/>
    <w:rsid w:val="001C6E2C"/>
    <w:rsid w:val="001D3D7F"/>
    <w:rsid w:val="001D434F"/>
    <w:rsid w:val="001D7451"/>
    <w:rsid w:val="001D75F0"/>
    <w:rsid w:val="001E28D1"/>
    <w:rsid w:val="001E340B"/>
    <w:rsid w:val="001E6E68"/>
    <w:rsid w:val="001E743D"/>
    <w:rsid w:val="001F0FD5"/>
    <w:rsid w:val="001F2B1E"/>
    <w:rsid w:val="001F3EA0"/>
    <w:rsid w:val="001F4416"/>
    <w:rsid w:val="001F5040"/>
    <w:rsid w:val="001F533B"/>
    <w:rsid w:val="001F65C2"/>
    <w:rsid w:val="002011B9"/>
    <w:rsid w:val="00203707"/>
    <w:rsid w:val="00203C9A"/>
    <w:rsid w:val="00206889"/>
    <w:rsid w:val="002102F7"/>
    <w:rsid w:val="0021154C"/>
    <w:rsid w:val="00211BB1"/>
    <w:rsid w:val="00214CF7"/>
    <w:rsid w:val="00215879"/>
    <w:rsid w:val="0022044E"/>
    <w:rsid w:val="00222DBA"/>
    <w:rsid w:val="00223276"/>
    <w:rsid w:val="00223935"/>
    <w:rsid w:val="00223BA0"/>
    <w:rsid w:val="0022436B"/>
    <w:rsid w:val="002300ED"/>
    <w:rsid w:val="002303EF"/>
    <w:rsid w:val="002315B5"/>
    <w:rsid w:val="0023236D"/>
    <w:rsid w:val="00232642"/>
    <w:rsid w:val="002338C0"/>
    <w:rsid w:val="00233AC6"/>
    <w:rsid w:val="00234411"/>
    <w:rsid w:val="0023484F"/>
    <w:rsid w:val="00234DB2"/>
    <w:rsid w:val="00236882"/>
    <w:rsid w:val="00237696"/>
    <w:rsid w:val="0023776D"/>
    <w:rsid w:val="00241535"/>
    <w:rsid w:val="00242A4A"/>
    <w:rsid w:val="00243184"/>
    <w:rsid w:val="00243ED0"/>
    <w:rsid w:val="002527C5"/>
    <w:rsid w:val="00252A3E"/>
    <w:rsid w:val="00253748"/>
    <w:rsid w:val="00254271"/>
    <w:rsid w:val="00254D70"/>
    <w:rsid w:val="002560D0"/>
    <w:rsid w:val="002571B1"/>
    <w:rsid w:val="002572A0"/>
    <w:rsid w:val="002573AE"/>
    <w:rsid w:val="00263034"/>
    <w:rsid w:val="002645DC"/>
    <w:rsid w:val="00264664"/>
    <w:rsid w:val="00265858"/>
    <w:rsid w:val="0026628A"/>
    <w:rsid w:val="00266720"/>
    <w:rsid w:val="00270B45"/>
    <w:rsid w:val="00271915"/>
    <w:rsid w:val="00272614"/>
    <w:rsid w:val="0027292D"/>
    <w:rsid w:val="00275CA9"/>
    <w:rsid w:val="00276843"/>
    <w:rsid w:val="00281539"/>
    <w:rsid w:val="00281DC2"/>
    <w:rsid w:val="00283015"/>
    <w:rsid w:val="0028468D"/>
    <w:rsid w:val="00287F7F"/>
    <w:rsid w:val="002910DB"/>
    <w:rsid w:val="002917CD"/>
    <w:rsid w:val="00293413"/>
    <w:rsid w:val="0029380F"/>
    <w:rsid w:val="0029728A"/>
    <w:rsid w:val="0029754B"/>
    <w:rsid w:val="002976BA"/>
    <w:rsid w:val="002A1236"/>
    <w:rsid w:val="002A159D"/>
    <w:rsid w:val="002A317D"/>
    <w:rsid w:val="002A3BF2"/>
    <w:rsid w:val="002A3D08"/>
    <w:rsid w:val="002A4866"/>
    <w:rsid w:val="002A53C0"/>
    <w:rsid w:val="002A6071"/>
    <w:rsid w:val="002A6141"/>
    <w:rsid w:val="002A66F6"/>
    <w:rsid w:val="002A688E"/>
    <w:rsid w:val="002B1DEA"/>
    <w:rsid w:val="002B3964"/>
    <w:rsid w:val="002C42BA"/>
    <w:rsid w:val="002D0224"/>
    <w:rsid w:val="002D0637"/>
    <w:rsid w:val="002D137B"/>
    <w:rsid w:val="002D3CD2"/>
    <w:rsid w:val="002D4CED"/>
    <w:rsid w:val="002D7C93"/>
    <w:rsid w:val="002E0B33"/>
    <w:rsid w:val="002E19D9"/>
    <w:rsid w:val="002E1AC3"/>
    <w:rsid w:val="002E2919"/>
    <w:rsid w:val="002E2D5D"/>
    <w:rsid w:val="002E34BD"/>
    <w:rsid w:val="002E4CE4"/>
    <w:rsid w:val="002E51B5"/>
    <w:rsid w:val="002E5E4F"/>
    <w:rsid w:val="002E67E9"/>
    <w:rsid w:val="002E6816"/>
    <w:rsid w:val="002E749D"/>
    <w:rsid w:val="002E7D20"/>
    <w:rsid w:val="002F33D7"/>
    <w:rsid w:val="002F3A71"/>
    <w:rsid w:val="002F59A7"/>
    <w:rsid w:val="002F68B5"/>
    <w:rsid w:val="002F6D6E"/>
    <w:rsid w:val="00300A8F"/>
    <w:rsid w:val="00300F28"/>
    <w:rsid w:val="003019D8"/>
    <w:rsid w:val="00302F32"/>
    <w:rsid w:val="00305D3C"/>
    <w:rsid w:val="00305F68"/>
    <w:rsid w:val="003060EE"/>
    <w:rsid w:val="003071A8"/>
    <w:rsid w:val="0030795D"/>
    <w:rsid w:val="00312386"/>
    <w:rsid w:val="00315936"/>
    <w:rsid w:val="00317357"/>
    <w:rsid w:val="00317A4C"/>
    <w:rsid w:val="00321146"/>
    <w:rsid w:val="00322D36"/>
    <w:rsid w:val="003245CC"/>
    <w:rsid w:val="00325E03"/>
    <w:rsid w:val="0032646B"/>
    <w:rsid w:val="00327E65"/>
    <w:rsid w:val="0033261F"/>
    <w:rsid w:val="0033332B"/>
    <w:rsid w:val="0033476B"/>
    <w:rsid w:val="00334B5E"/>
    <w:rsid w:val="00335723"/>
    <w:rsid w:val="00335B07"/>
    <w:rsid w:val="00335CD0"/>
    <w:rsid w:val="00337418"/>
    <w:rsid w:val="003407E5"/>
    <w:rsid w:val="00340EBB"/>
    <w:rsid w:val="00341F75"/>
    <w:rsid w:val="00345875"/>
    <w:rsid w:val="00345EF6"/>
    <w:rsid w:val="0034624F"/>
    <w:rsid w:val="00346926"/>
    <w:rsid w:val="00346AC7"/>
    <w:rsid w:val="0034774E"/>
    <w:rsid w:val="003511EB"/>
    <w:rsid w:val="003537B1"/>
    <w:rsid w:val="003543BA"/>
    <w:rsid w:val="00357B7E"/>
    <w:rsid w:val="0036087F"/>
    <w:rsid w:val="00360F6A"/>
    <w:rsid w:val="003626A6"/>
    <w:rsid w:val="00367F41"/>
    <w:rsid w:val="003709F4"/>
    <w:rsid w:val="0037352A"/>
    <w:rsid w:val="00373F2D"/>
    <w:rsid w:val="003753EE"/>
    <w:rsid w:val="00375E98"/>
    <w:rsid w:val="00382B4C"/>
    <w:rsid w:val="00383045"/>
    <w:rsid w:val="00383AA9"/>
    <w:rsid w:val="0038554E"/>
    <w:rsid w:val="00387574"/>
    <w:rsid w:val="00387EEB"/>
    <w:rsid w:val="00390C6E"/>
    <w:rsid w:val="00392481"/>
    <w:rsid w:val="00392DEB"/>
    <w:rsid w:val="003934FF"/>
    <w:rsid w:val="00394414"/>
    <w:rsid w:val="00396159"/>
    <w:rsid w:val="00396273"/>
    <w:rsid w:val="00396EAD"/>
    <w:rsid w:val="003A02AB"/>
    <w:rsid w:val="003A078B"/>
    <w:rsid w:val="003A1A32"/>
    <w:rsid w:val="003A293A"/>
    <w:rsid w:val="003A5C7A"/>
    <w:rsid w:val="003A7ACD"/>
    <w:rsid w:val="003B2291"/>
    <w:rsid w:val="003B2606"/>
    <w:rsid w:val="003B28BD"/>
    <w:rsid w:val="003B2D49"/>
    <w:rsid w:val="003B2E67"/>
    <w:rsid w:val="003B3A94"/>
    <w:rsid w:val="003B5420"/>
    <w:rsid w:val="003B61A5"/>
    <w:rsid w:val="003B640C"/>
    <w:rsid w:val="003B7873"/>
    <w:rsid w:val="003B7FCB"/>
    <w:rsid w:val="003C0361"/>
    <w:rsid w:val="003C1184"/>
    <w:rsid w:val="003C1FF7"/>
    <w:rsid w:val="003C4B4F"/>
    <w:rsid w:val="003C62D6"/>
    <w:rsid w:val="003C6E0C"/>
    <w:rsid w:val="003C7B3E"/>
    <w:rsid w:val="003D04CE"/>
    <w:rsid w:val="003D4ED5"/>
    <w:rsid w:val="003D57B9"/>
    <w:rsid w:val="003D65DF"/>
    <w:rsid w:val="003D7B0D"/>
    <w:rsid w:val="003E07C5"/>
    <w:rsid w:val="003E0ECF"/>
    <w:rsid w:val="003E46AD"/>
    <w:rsid w:val="003E4ADE"/>
    <w:rsid w:val="003E68CE"/>
    <w:rsid w:val="003E789F"/>
    <w:rsid w:val="003E7FAC"/>
    <w:rsid w:val="003F7620"/>
    <w:rsid w:val="0040091F"/>
    <w:rsid w:val="004015B6"/>
    <w:rsid w:val="00401BE3"/>
    <w:rsid w:val="00401E71"/>
    <w:rsid w:val="00403009"/>
    <w:rsid w:val="00403914"/>
    <w:rsid w:val="00405D6E"/>
    <w:rsid w:val="00407211"/>
    <w:rsid w:val="00412CF1"/>
    <w:rsid w:val="004140F0"/>
    <w:rsid w:val="004151E3"/>
    <w:rsid w:val="00416760"/>
    <w:rsid w:val="00416FE3"/>
    <w:rsid w:val="004173AA"/>
    <w:rsid w:val="004175D3"/>
    <w:rsid w:val="00422101"/>
    <w:rsid w:val="00422770"/>
    <w:rsid w:val="00430187"/>
    <w:rsid w:val="004304F0"/>
    <w:rsid w:val="004317D4"/>
    <w:rsid w:val="00432D5E"/>
    <w:rsid w:val="004338DD"/>
    <w:rsid w:val="00435430"/>
    <w:rsid w:val="0043661F"/>
    <w:rsid w:val="004370E3"/>
    <w:rsid w:val="00437C9F"/>
    <w:rsid w:val="004409D3"/>
    <w:rsid w:val="00441996"/>
    <w:rsid w:val="0044227E"/>
    <w:rsid w:val="00442642"/>
    <w:rsid w:val="00442CF4"/>
    <w:rsid w:val="004438FB"/>
    <w:rsid w:val="00445E12"/>
    <w:rsid w:val="004463D8"/>
    <w:rsid w:val="0044683F"/>
    <w:rsid w:val="004472F7"/>
    <w:rsid w:val="004475BC"/>
    <w:rsid w:val="004511DA"/>
    <w:rsid w:val="0045340D"/>
    <w:rsid w:val="00455F7C"/>
    <w:rsid w:val="00457A6E"/>
    <w:rsid w:val="00462014"/>
    <w:rsid w:val="004656F7"/>
    <w:rsid w:val="00466DCF"/>
    <w:rsid w:val="00467057"/>
    <w:rsid w:val="00467BD0"/>
    <w:rsid w:val="0047017A"/>
    <w:rsid w:val="004709A0"/>
    <w:rsid w:val="00470F9B"/>
    <w:rsid w:val="00474473"/>
    <w:rsid w:val="00474519"/>
    <w:rsid w:val="00476696"/>
    <w:rsid w:val="0048026B"/>
    <w:rsid w:val="00482C9D"/>
    <w:rsid w:val="0048543D"/>
    <w:rsid w:val="00485BD7"/>
    <w:rsid w:val="00485BEE"/>
    <w:rsid w:val="00486D68"/>
    <w:rsid w:val="00490D30"/>
    <w:rsid w:val="0049101C"/>
    <w:rsid w:val="0049124E"/>
    <w:rsid w:val="004913B4"/>
    <w:rsid w:val="0049190A"/>
    <w:rsid w:val="00492446"/>
    <w:rsid w:val="00492545"/>
    <w:rsid w:val="00492B3D"/>
    <w:rsid w:val="00493944"/>
    <w:rsid w:val="00494AD2"/>
    <w:rsid w:val="00494F7A"/>
    <w:rsid w:val="0049506E"/>
    <w:rsid w:val="00496494"/>
    <w:rsid w:val="00497861"/>
    <w:rsid w:val="004A0241"/>
    <w:rsid w:val="004A0E9D"/>
    <w:rsid w:val="004A2106"/>
    <w:rsid w:val="004A4003"/>
    <w:rsid w:val="004A5222"/>
    <w:rsid w:val="004A6B0F"/>
    <w:rsid w:val="004A6F67"/>
    <w:rsid w:val="004B3D70"/>
    <w:rsid w:val="004B4435"/>
    <w:rsid w:val="004B6A10"/>
    <w:rsid w:val="004C0D74"/>
    <w:rsid w:val="004C26A5"/>
    <w:rsid w:val="004C47DD"/>
    <w:rsid w:val="004C6148"/>
    <w:rsid w:val="004C6FF4"/>
    <w:rsid w:val="004C7DBC"/>
    <w:rsid w:val="004D3454"/>
    <w:rsid w:val="004D40DB"/>
    <w:rsid w:val="004D4449"/>
    <w:rsid w:val="004D6DF6"/>
    <w:rsid w:val="004D7CF3"/>
    <w:rsid w:val="004E0D63"/>
    <w:rsid w:val="004E0F0B"/>
    <w:rsid w:val="004E1B3E"/>
    <w:rsid w:val="004E566C"/>
    <w:rsid w:val="004E7137"/>
    <w:rsid w:val="004F0087"/>
    <w:rsid w:val="004F26F3"/>
    <w:rsid w:val="004F4C96"/>
    <w:rsid w:val="004F52BF"/>
    <w:rsid w:val="004F5BF0"/>
    <w:rsid w:val="004F6F45"/>
    <w:rsid w:val="0050019D"/>
    <w:rsid w:val="0050043F"/>
    <w:rsid w:val="0050174F"/>
    <w:rsid w:val="00503CA8"/>
    <w:rsid w:val="00504EF7"/>
    <w:rsid w:val="005057C9"/>
    <w:rsid w:val="00506E6B"/>
    <w:rsid w:val="005078F1"/>
    <w:rsid w:val="00510080"/>
    <w:rsid w:val="00515ED4"/>
    <w:rsid w:val="005160DD"/>
    <w:rsid w:val="005179A5"/>
    <w:rsid w:val="005208C1"/>
    <w:rsid w:val="0052203A"/>
    <w:rsid w:val="005241AE"/>
    <w:rsid w:val="00524861"/>
    <w:rsid w:val="00533EFC"/>
    <w:rsid w:val="00534325"/>
    <w:rsid w:val="00534337"/>
    <w:rsid w:val="0053494B"/>
    <w:rsid w:val="00534CD8"/>
    <w:rsid w:val="00535C91"/>
    <w:rsid w:val="005374A7"/>
    <w:rsid w:val="00541D97"/>
    <w:rsid w:val="005425CD"/>
    <w:rsid w:val="005426E9"/>
    <w:rsid w:val="00542A70"/>
    <w:rsid w:val="00546782"/>
    <w:rsid w:val="00547023"/>
    <w:rsid w:val="0055005A"/>
    <w:rsid w:val="00550F8A"/>
    <w:rsid w:val="00551A33"/>
    <w:rsid w:val="00552005"/>
    <w:rsid w:val="00552C6C"/>
    <w:rsid w:val="00552DC7"/>
    <w:rsid w:val="0055386E"/>
    <w:rsid w:val="00553B7D"/>
    <w:rsid w:val="00553CE1"/>
    <w:rsid w:val="005542F9"/>
    <w:rsid w:val="0055477C"/>
    <w:rsid w:val="00556CCD"/>
    <w:rsid w:val="00557113"/>
    <w:rsid w:val="0056016E"/>
    <w:rsid w:val="00560E94"/>
    <w:rsid w:val="00562C32"/>
    <w:rsid w:val="00565F93"/>
    <w:rsid w:val="005706AD"/>
    <w:rsid w:val="00570884"/>
    <w:rsid w:val="00571A77"/>
    <w:rsid w:val="005735AA"/>
    <w:rsid w:val="00575431"/>
    <w:rsid w:val="00576D0E"/>
    <w:rsid w:val="00581DA1"/>
    <w:rsid w:val="00583409"/>
    <w:rsid w:val="00585350"/>
    <w:rsid w:val="005872F7"/>
    <w:rsid w:val="0059145B"/>
    <w:rsid w:val="00591572"/>
    <w:rsid w:val="00595CD8"/>
    <w:rsid w:val="00597F32"/>
    <w:rsid w:val="005A0CA3"/>
    <w:rsid w:val="005A0FD8"/>
    <w:rsid w:val="005A1292"/>
    <w:rsid w:val="005A2C8B"/>
    <w:rsid w:val="005A33F0"/>
    <w:rsid w:val="005A476C"/>
    <w:rsid w:val="005A4831"/>
    <w:rsid w:val="005B0ADF"/>
    <w:rsid w:val="005B1400"/>
    <w:rsid w:val="005B4532"/>
    <w:rsid w:val="005B6EC6"/>
    <w:rsid w:val="005B7DDB"/>
    <w:rsid w:val="005C09E8"/>
    <w:rsid w:val="005C0BDE"/>
    <w:rsid w:val="005C1262"/>
    <w:rsid w:val="005C1B96"/>
    <w:rsid w:val="005C3BAB"/>
    <w:rsid w:val="005C4681"/>
    <w:rsid w:val="005C5349"/>
    <w:rsid w:val="005C5628"/>
    <w:rsid w:val="005D085A"/>
    <w:rsid w:val="005D445D"/>
    <w:rsid w:val="005D6EE1"/>
    <w:rsid w:val="005D7D1A"/>
    <w:rsid w:val="005E022E"/>
    <w:rsid w:val="005E0242"/>
    <w:rsid w:val="005E110D"/>
    <w:rsid w:val="005E33ED"/>
    <w:rsid w:val="005E38DF"/>
    <w:rsid w:val="005E7427"/>
    <w:rsid w:val="005E7E3B"/>
    <w:rsid w:val="005F095B"/>
    <w:rsid w:val="005F1B92"/>
    <w:rsid w:val="005F2AEC"/>
    <w:rsid w:val="005F3297"/>
    <w:rsid w:val="005F540D"/>
    <w:rsid w:val="005F56BC"/>
    <w:rsid w:val="00600365"/>
    <w:rsid w:val="006003ED"/>
    <w:rsid w:val="00600561"/>
    <w:rsid w:val="00601154"/>
    <w:rsid w:val="00601290"/>
    <w:rsid w:val="00601C0D"/>
    <w:rsid w:val="00603F63"/>
    <w:rsid w:val="00605758"/>
    <w:rsid w:val="00606D59"/>
    <w:rsid w:val="00607F90"/>
    <w:rsid w:val="00610B7E"/>
    <w:rsid w:val="00611381"/>
    <w:rsid w:val="00611735"/>
    <w:rsid w:val="00611A5E"/>
    <w:rsid w:val="0061238A"/>
    <w:rsid w:val="00614478"/>
    <w:rsid w:val="006144B1"/>
    <w:rsid w:val="00614D2C"/>
    <w:rsid w:val="006150FD"/>
    <w:rsid w:val="00615361"/>
    <w:rsid w:val="006156FC"/>
    <w:rsid w:val="006204FB"/>
    <w:rsid w:val="00622C06"/>
    <w:rsid w:val="006237EA"/>
    <w:rsid w:val="0062501F"/>
    <w:rsid w:val="00625876"/>
    <w:rsid w:val="006260F0"/>
    <w:rsid w:val="00627776"/>
    <w:rsid w:val="00630CD1"/>
    <w:rsid w:val="0063183C"/>
    <w:rsid w:val="0063271F"/>
    <w:rsid w:val="0063292B"/>
    <w:rsid w:val="0063352C"/>
    <w:rsid w:val="00634C2C"/>
    <w:rsid w:val="00634EA7"/>
    <w:rsid w:val="00635149"/>
    <w:rsid w:val="00636C84"/>
    <w:rsid w:val="006416D7"/>
    <w:rsid w:val="00642410"/>
    <w:rsid w:val="0064280F"/>
    <w:rsid w:val="006439D0"/>
    <w:rsid w:val="006443AF"/>
    <w:rsid w:val="00644433"/>
    <w:rsid w:val="00645CF0"/>
    <w:rsid w:val="006509BA"/>
    <w:rsid w:val="006512E1"/>
    <w:rsid w:val="0065347B"/>
    <w:rsid w:val="006553F4"/>
    <w:rsid w:val="006563CE"/>
    <w:rsid w:val="0065697A"/>
    <w:rsid w:val="0065729F"/>
    <w:rsid w:val="00660A14"/>
    <w:rsid w:val="0066393F"/>
    <w:rsid w:val="006664AA"/>
    <w:rsid w:val="00666CC1"/>
    <w:rsid w:val="00670667"/>
    <w:rsid w:val="0067089A"/>
    <w:rsid w:val="006716A5"/>
    <w:rsid w:val="006721AB"/>
    <w:rsid w:val="00672D5D"/>
    <w:rsid w:val="00674C51"/>
    <w:rsid w:val="00676106"/>
    <w:rsid w:val="00680EDC"/>
    <w:rsid w:val="00681715"/>
    <w:rsid w:val="00691CE0"/>
    <w:rsid w:val="006924D9"/>
    <w:rsid w:val="0069778E"/>
    <w:rsid w:val="00697EA9"/>
    <w:rsid w:val="006A25B6"/>
    <w:rsid w:val="006A27FE"/>
    <w:rsid w:val="006A2E23"/>
    <w:rsid w:val="006A3DAD"/>
    <w:rsid w:val="006A4CCF"/>
    <w:rsid w:val="006A5185"/>
    <w:rsid w:val="006A58A4"/>
    <w:rsid w:val="006A7B6B"/>
    <w:rsid w:val="006B131C"/>
    <w:rsid w:val="006B1740"/>
    <w:rsid w:val="006B1E41"/>
    <w:rsid w:val="006B22EE"/>
    <w:rsid w:val="006B7678"/>
    <w:rsid w:val="006C0448"/>
    <w:rsid w:val="006C2094"/>
    <w:rsid w:val="006C29F7"/>
    <w:rsid w:val="006C3E17"/>
    <w:rsid w:val="006C5B59"/>
    <w:rsid w:val="006C6D3F"/>
    <w:rsid w:val="006C730C"/>
    <w:rsid w:val="006D0ECE"/>
    <w:rsid w:val="006D1159"/>
    <w:rsid w:val="006D2402"/>
    <w:rsid w:val="006D33E7"/>
    <w:rsid w:val="006E0B7D"/>
    <w:rsid w:val="006E14DC"/>
    <w:rsid w:val="006E18E8"/>
    <w:rsid w:val="006E1BCE"/>
    <w:rsid w:val="006E2AE9"/>
    <w:rsid w:val="006E64A0"/>
    <w:rsid w:val="006E6954"/>
    <w:rsid w:val="006F1A17"/>
    <w:rsid w:val="006F205E"/>
    <w:rsid w:val="006F2D6F"/>
    <w:rsid w:val="006F56D2"/>
    <w:rsid w:val="006F7AD1"/>
    <w:rsid w:val="006F7BEE"/>
    <w:rsid w:val="006F7F7E"/>
    <w:rsid w:val="00700112"/>
    <w:rsid w:val="007013BD"/>
    <w:rsid w:val="007023E4"/>
    <w:rsid w:val="00702881"/>
    <w:rsid w:val="00703F31"/>
    <w:rsid w:val="0070469D"/>
    <w:rsid w:val="007046DC"/>
    <w:rsid w:val="0070621C"/>
    <w:rsid w:val="00706642"/>
    <w:rsid w:val="00706882"/>
    <w:rsid w:val="00706FA1"/>
    <w:rsid w:val="00711BD7"/>
    <w:rsid w:val="0071288A"/>
    <w:rsid w:val="007145C1"/>
    <w:rsid w:val="00714A64"/>
    <w:rsid w:val="0071539E"/>
    <w:rsid w:val="00720373"/>
    <w:rsid w:val="00727216"/>
    <w:rsid w:val="00730DF1"/>
    <w:rsid w:val="00730FCB"/>
    <w:rsid w:val="00731363"/>
    <w:rsid w:val="00734997"/>
    <w:rsid w:val="00736CE1"/>
    <w:rsid w:val="007375AC"/>
    <w:rsid w:val="00737A94"/>
    <w:rsid w:val="00737E0E"/>
    <w:rsid w:val="0074081D"/>
    <w:rsid w:val="00740EAD"/>
    <w:rsid w:val="007415D1"/>
    <w:rsid w:val="0074205B"/>
    <w:rsid w:val="00742B81"/>
    <w:rsid w:val="00743C5F"/>
    <w:rsid w:val="00751586"/>
    <w:rsid w:val="00751A93"/>
    <w:rsid w:val="0075307C"/>
    <w:rsid w:val="00755D35"/>
    <w:rsid w:val="00757A2E"/>
    <w:rsid w:val="00757ACD"/>
    <w:rsid w:val="00761731"/>
    <w:rsid w:val="0077097C"/>
    <w:rsid w:val="007728E9"/>
    <w:rsid w:val="00772B5F"/>
    <w:rsid w:val="00772ECF"/>
    <w:rsid w:val="00773FCD"/>
    <w:rsid w:val="007740C9"/>
    <w:rsid w:val="0077425A"/>
    <w:rsid w:val="00774AFE"/>
    <w:rsid w:val="00775323"/>
    <w:rsid w:val="00776C5A"/>
    <w:rsid w:val="00781113"/>
    <w:rsid w:val="00784B25"/>
    <w:rsid w:val="00786B9E"/>
    <w:rsid w:val="00786D8D"/>
    <w:rsid w:val="00787617"/>
    <w:rsid w:val="0078795E"/>
    <w:rsid w:val="00787DE0"/>
    <w:rsid w:val="00790944"/>
    <w:rsid w:val="007909F5"/>
    <w:rsid w:val="00791890"/>
    <w:rsid w:val="00791B4A"/>
    <w:rsid w:val="007922E4"/>
    <w:rsid w:val="00792CC1"/>
    <w:rsid w:val="00793D63"/>
    <w:rsid w:val="0079572C"/>
    <w:rsid w:val="00796952"/>
    <w:rsid w:val="00796D3C"/>
    <w:rsid w:val="007A089D"/>
    <w:rsid w:val="007A0CAA"/>
    <w:rsid w:val="007A0E56"/>
    <w:rsid w:val="007A123B"/>
    <w:rsid w:val="007A1B00"/>
    <w:rsid w:val="007A225B"/>
    <w:rsid w:val="007A3DBB"/>
    <w:rsid w:val="007A3F8B"/>
    <w:rsid w:val="007A40B6"/>
    <w:rsid w:val="007A4879"/>
    <w:rsid w:val="007A7038"/>
    <w:rsid w:val="007A7B8C"/>
    <w:rsid w:val="007B18F1"/>
    <w:rsid w:val="007B1B03"/>
    <w:rsid w:val="007B25A0"/>
    <w:rsid w:val="007B3D7E"/>
    <w:rsid w:val="007B44FF"/>
    <w:rsid w:val="007B5256"/>
    <w:rsid w:val="007B57DA"/>
    <w:rsid w:val="007B618C"/>
    <w:rsid w:val="007B634D"/>
    <w:rsid w:val="007C3504"/>
    <w:rsid w:val="007C43D2"/>
    <w:rsid w:val="007C4472"/>
    <w:rsid w:val="007C4BA0"/>
    <w:rsid w:val="007C6069"/>
    <w:rsid w:val="007D1549"/>
    <w:rsid w:val="007D1EA9"/>
    <w:rsid w:val="007D4BEC"/>
    <w:rsid w:val="007D71B9"/>
    <w:rsid w:val="007D7364"/>
    <w:rsid w:val="007E0390"/>
    <w:rsid w:val="007E394D"/>
    <w:rsid w:val="007E3D5F"/>
    <w:rsid w:val="007E47F3"/>
    <w:rsid w:val="007E6064"/>
    <w:rsid w:val="007E7049"/>
    <w:rsid w:val="007F0ABA"/>
    <w:rsid w:val="007F2E44"/>
    <w:rsid w:val="007F642D"/>
    <w:rsid w:val="008002BE"/>
    <w:rsid w:val="008009C3"/>
    <w:rsid w:val="00801BE4"/>
    <w:rsid w:val="00801E2B"/>
    <w:rsid w:val="00802D52"/>
    <w:rsid w:val="008047F2"/>
    <w:rsid w:val="008052A2"/>
    <w:rsid w:val="008068FF"/>
    <w:rsid w:val="00807C3D"/>
    <w:rsid w:val="00811ACB"/>
    <w:rsid w:val="00812C35"/>
    <w:rsid w:val="008145AE"/>
    <w:rsid w:val="00815137"/>
    <w:rsid w:val="00822CEC"/>
    <w:rsid w:val="00822EE8"/>
    <w:rsid w:val="00823BBA"/>
    <w:rsid w:val="00824DA5"/>
    <w:rsid w:val="00830017"/>
    <w:rsid w:val="0083136D"/>
    <w:rsid w:val="0083251F"/>
    <w:rsid w:val="00834758"/>
    <w:rsid w:val="00834952"/>
    <w:rsid w:val="00835930"/>
    <w:rsid w:val="0083622A"/>
    <w:rsid w:val="00836DF2"/>
    <w:rsid w:val="008419A0"/>
    <w:rsid w:val="00846501"/>
    <w:rsid w:val="00847580"/>
    <w:rsid w:val="008479D5"/>
    <w:rsid w:val="00850206"/>
    <w:rsid w:val="0085027A"/>
    <w:rsid w:val="0085142C"/>
    <w:rsid w:val="00852D90"/>
    <w:rsid w:val="0085350A"/>
    <w:rsid w:val="008538DE"/>
    <w:rsid w:val="008553F8"/>
    <w:rsid w:val="0085776B"/>
    <w:rsid w:val="00860EC1"/>
    <w:rsid w:val="00861702"/>
    <w:rsid w:val="008631FF"/>
    <w:rsid w:val="00863B5D"/>
    <w:rsid w:val="00863C46"/>
    <w:rsid w:val="00864263"/>
    <w:rsid w:val="008648C0"/>
    <w:rsid w:val="008649BA"/>
    <w:rsid w:val="008657E6"/>
    <w:rsid w:val="00866897"/>
    <w:rsid w:val="008674EA"/>
    <w:rsid w:val="00867B1C"/>
    <w:rsid w:val="00871623"/>
    <w:rsid w:val="00871BA2"/>
    <w:rsid w:val="00873814"/>
    <w:rsid w:val="0087769C"/>
    <w:rsid w:val="00877E2B"/>
    <w:rsid w:val="00880BC8"/>
    <w:rsid w:val="00881702"/>
    <w:rsid w:val="008837B5"/>
    <w:rsid w:val="00884CAE"/>
    <w:rsid w:val="008872BA"/>
    <w:rsid w:val="00890C4A"/>
    <w:rsid w:val="008910CF"/>
    <w:rsid w:val="00891DC6"/>
    <w:rsid w:val="008925ED"/>
    <w:rsid w:val="008927CD"/>
    <w:rsid w:val="00894675"/>
    <w:rsid w:val="00895894"/>
    <w:rsid w:val="00896D2A"/>
    <w:rsid w:val="00897E10"/>
    <w:rsid w:val="008A49BC"/>
    <w:rsid w:val="008A4BE3"/>
    <w:rsid w:val="008A4E40"/>
    <w:rsid w:val="008A626E"/>
    <w:rsid w:val="008A6710"/>
    <w:rsid w:val="008B0C14"/>
    <w:rsid w:val="008B10A9"/>
    <w:rsid w:val="008B1896"/>
    <w:rsid w:val="008B28F1"/>
    <w:rsid w:val="008B4D33"/>
    <w:rsid w:val="008B6F99"/>
    <w:rsid w:val="008C0A97"/>
    <w:rsid w:val="008C1165"/>
    <w:rsid w:val="008C44EC"/>
    <w:rsid w:val="008C451E"/>
    <w:rsid w:val="008C59E3"/>
    <w:rsid w:val="008C65EB"/>
    <w:rsid w:val="008C7356"/>
    <w:rsid w:val="008D0610"/>
    <w:rsid w:val="008D2003"/>
    <w:rsid w:val="008D4145"/>
    <w:rsid w:val="008D49DA"/>
    <w:rsid w:val="008D5C9D"/>
    <w:rsid w:val="008D6344"/>
    <w:rsid w:val="008D6C05"/>
    <w:rsid w:val="008E0C1A"/>
    <w:rsid w:val="008E0CBE"/>
    <w:rsid w:val="008E23D0"/>
    <w:rsid w:val="008E2D29"/>
    <w:rsid w:val="008E3AD3"/>
    <w:rsid w:val="008E3D43"/>
    <w:rsid w:val="008E4E4F"/>
    <w:rsid w:val="008E5582"/>
    <w:rsid w:val="008E6A68"/>
    <w:rsid w:val="008E79E4"/>
    <w:rsid w:val="008F0597"/>
    <w:rsid w:val="008F08D0"/>
    <w:rsid w:val="008F0E58"/>
    <w:rsid w:val="008F0F8E"/>
    <w:rsid w:val="008F1FD0"/>
    <w:rsid w:val="008F33C2"/>
    <w:rsid w:val="008F3623"/>
    <w:rsid w:val="008F4F64"/>
    <w:rsid w:val="009003EA"/>
    <w:rsid w:val="009008BC"/>
    <w:rsid w:val="009009CC"/>
    <w:rsid w:val="00903A3B"/>
    <w:rsid w:val="00904000"/>
    <w:rsid w:val="0090477B"/>
    <w:rsid w:val="00905189"/>
    <w:rsid w:val="0090566C"/>
    <w:rsid w:val="00906272"/>
    <w:rsid w:val="00906284"/>
    <w:rsid w:val="009063BE"/>
    <w:rsid w:val="00906F68"/>
    <w:rsid w:val="00913FD2"/>
    <w:rsid w:val="009143FA"/>
    <w:rsid w:val="00915BA8"/>
    <w:rsid w:val="00917FAD"/>
    <w:rsid w:val="009207B5"/>
    <w:rsid w:val="0092095D"/>
    <w:rsid w:val="0092114F"/>
    <w:rsid w:val="009229C0"/>
    <w:rsid w:val="00924D60"/>
    <w:rsid w:val="00924DC6"/>
    <w:rsid w:val="0092748C"/>
    <w:rsid w:val="00927EF8"/>
    <w:rsid w:val="009315F7"/>
    <w:rsid w:val="009355A3"/>
    <w:rsid w:val="009361E0"/>
    <w:rsid w:val="009373AB"/>
    <w:rsid w:val="009375E1"/>
    <w:rsid w:val="00937A0A"/>
    <w:rsid w:val="00937F86"/>
    <w:rsid w:val="009410C7"/>
    <w:rsid w:val="009414DD"/>
    <w:rsid w:val="00941A75"/>
    <w:rsid w:val="00941B98"/>
    <w:rsid w:val="00941C73"/>
    <w:rsid w:val="009428BA"/>
    <w:rsid w:val="00942A1E"/>
    <w:rsid w:val="00942B55"/>
    <w:rsid w:val="00944211"/>
    <w:rsid w:val="0095210B"/>
    <w:rsid w:val="00952519"/>
    <w:rsid w:val="00953997"/>
    <w:rsid w:val="00954E0A"/>
    <w:rsid w:val="00955258"/>
    <w:rsid w:val="00955C5C"/>
    <w:rsid w:val="009579B6"/>
    <w:rsid w:val="009604C3"/>
    <w:rsid w:val="0096157B"/>
    <w:rsid w:val="00961605"/>
    <w:rsid w:val="00962149"/>
    <w:rsid w:val="00962349"/>
    <w:rsid w:val="0096443C"/>
    <w:rsid w:val="009647F7"/>
    <w:rsid w:val="00965663"/>
    <w:rsid w:val="00966418"/>
    <w:rsid w:val="0096713A"/>
    <w:rsid w:val="00973759"/>
    <w:rsid w:val="00976521"/>
    <w:rsid w:val="00977126"/>
    <w:rsid w:val="00977435"/>
    <w:rsid w:val="00977DB8"/>
    <w:rsid w:val="00980FA3"/>
    <w:rsid w:val="00981B34"/>
    <w:rsid w:val="00990074"/>
    <w:rsid w:val="00990FD0"/>
    <w:rsid w:val="00992510"/>
    <w:rsid w:val="00993132"/>
    <w:rsid w:val="009935CE"/>
    <w:rsid w:val="00993900"/>
    <w:rsid w:val="00993D7B"/>
    <w:rsid w:val="00993EF1"/>
    <w:rsid w:val="009943D0"/>
    <w:rsid w:val="0099483D"/>
    <w:rsid w:val="00995E20"/>
    <w:rsid w:val="00996526"/>
    <w:rsid w:val="009A07D2"/>
    <w:rsid w:val="009A1697"/>
    <w:rsid w:val="009A529C"/>
    <w:rsid w:val="009A5A6A"/>
    <w:rsid w:val="009A703E"/>
    <w:rsid w:val="009B2244"/>
    <w:rsid w:val="009B2390"/>
    <w:rsid w:val="009B4346"/>
    <w:rsid w:val="009B7AE6"/>
    <w:rsid w:val="009C5105"/>
    <w:rsid w:val="009D2DDF"/>
    <w:rsid w:val="009D32BD"/>
    <w:rsid w:val="009D48A4"/>
    <w:rsid w:val="009D6ECD"/>
    <w:rsid w:val="009D7152"/>
    <w:rsid w:val="009E1B47"/>
    <w:rsid w:val="009E1E71"/>
    <w:rsid w:val="009E2302"/>
    <w:rsid w:val="009E2556"/>
    <w:rsid w:val="009E3CBB"/>
    <w:rsid w:val="009F0770"/>
    <w:rsid w:val="009F115F"/>
    <w:rsid w:val="009F4E0D"/>
    <w:rsid w:val="009F7A6B"/>
    <w:rsid w:val="009F7D7F"/>
    <w:rsid w:val="00A02515"/>
    <w:rsid w:val="00A02DF2"/>
    <w:rsid w:val="00A058A2"/>
    <w:rsid w:val="00A06475"/>
    <w:rsid w:val="00A06988"/>
    <w:rsid w:val="00A0709F"/>
    <w:rsid w:val="00A078ED"/>
    <w:rsid w:val="00A1103C"/>
    <w:rsid w:val="00A115F0"/>
    <w:rsid w:val="00A13432"/>
    <w:rsid w:val="00A13710"/>
    <w:rsid w:val="00A177AA"/>
    <w:rsid w:val="00A213AB"/>
    <w:rsid w:val="00A216F8"/>
    <w:rsid w:val="00A22136"/>
    <w:rsid w:val="00A22CB0"/>
    <w:rsid w:val="00A25C32"/>
    <w:rsid w:val="00A27C3A"/>
    <w:rsid w:val="00A31241"/>
    <w:rsid w:val="00A32DEC"/>
    <w:rsid w:val="00A33674"/>
    <w:rsid w:val="00A37206"/>
    <w:rsid w:val="00A42956"/>
    <w:rsid w:val="00A4340A"/>
    <w:rsid w:val="00A46A0D"/>
    <w:rsid w:val="00A507DB"/>
    <w:rsid w:val="00A5224E"/>
    <w:rsid w:val="00A5320B"/>
    <w:rsid w:val="00A54B8C"/>
    <w:rsid w:val="00A63018"/>
    <w:rsid w:val="00A706CD"/>
    <w:rsid w:val="00A73C9E"/>
    <w:rsid w:val="00A74617"/>
    <w:rsid w:val="00A74EF3"/>
    <w:rsid w:val="00A761CB"/>
    <w:rsid w:val="00A76681"/>
    <w:rsid w:val="00A778B7"/>
    <w:rsid w:val="00A839B9"/>
    <w:rsid w:val="00A90A4E"/>
    <w:rsid w:val="00A947C9"/>
    <w:rsid w:val="00A94BD7"/>
    <w:rsid w:val="00A96EC5"/>
    <w:rsid w:val="00A97355"/>
    <w:rsid w:val="00AA51E1"/>
    <w:rsid w:val="00AA6875"/>
    <w:rsid w:val="00AA71F5"/>
    <w:rsid w:val="00AA73AA"/>
    <w:rsid w:val="00AA7DC4"/>
    <w:rsid w:val="00AB2928"/>
    <w:rsid w:val="00AB315E"/>
    <w:rsid w:val="00AB3597"/>
    <w:rsid w:val="00AB38FA"/>
    <w:rsid w:val="00AB4065"/>
    <w:rsid w:val="00AB45E6"/>
    <w:rsid w:val="00AB4879"/>
    <w:rsid w:val="00AB491D"/>
    <w:rsid w:val="00AB5861"/>
    <w:rsid w:val="00AB5B7E"/>
    <w:rsid w:val="00AB681D"/>
    <w:rsid w:val="00AC120F"/>
    <w:rsid w:val="00AC423E"/>
    <w:rsid w:val="00AD2F2A"/>
    <w:rsid w:val="00AD55F4"/>
    <w:rsid w:val="00AD57AA"/>
    <w:rsid w:val="00AD67AC"/>
    <w:rsid w:val="00AD6F20"/>
    <w:rsid w:val="00AD74DF"/>
    <w:rsid w:val="00AE0328"/>
    <w:rsid w:val="00AE19D5"/>
    <w:rsid w:val="00AE1B37"/>
    <w:rsid w:val="00AE35A2"/>
    <w:rsid w:val="00AE5E9D"/>
    <w:rsid w:val="00AE639F"/>
    <w:rsid w:val="00AE7BFD"/>
    <w:rsid w:val="00AE7E05"/>
    <w:rsid w:val="00AF089B"/>
    <w:rsid w:val="00AF1A4F"/>
    <w:rsid w:val="00AF1FD3"/>
    <w:rsid w:val="00AF2F5F"/>
    <w:rsid w:val="00AF360F"/>
    <w:rsid w:val="00AF486A"/>
    <w:rsid w:val="00AF75CA"/>
    <w:rsid w:val="00B03832"/>
    <w:rsid w:val="00B0479F"/>
    <w:rsid w:val="00B06B4C"/>
    <w:rsid w:val="00B0709A"/>
    <w:rsid w:val="00B10679"/>
    <w:rsid w:val="00B15E9C"/>
    <w:rsid w:val="00B169D9"/>
    <w:rsid w:val="00B16A0C"/>
    <w:rsid w:val="00B17C51"/>
    <w:rsid w:val="00B21A73"/>
    <w:rsid w:val="00B22AC8"/>
    <w:rsid w:val="00B2525B"/>
    <w:rsid w:val="00B27FC0"/>
    <w:rsid w:val="00B34748"/>
    <w:rsid w:val="00B34865"/>
    <w:rsid w:val="00B3534B"/>
    <w:rsid w:val="00B371A2"/>
    <w:rsid w:val="00B37F8E"/>
    <w:rsid w:val="00B40F06"/>
    <w:rsid w:val="00B411BA"/>
    <w:rsid w:val="00B43514"/>
    <w:rsid w:val="00B43F7C"/>
    <w:rsid w:val="00B44935"/>
    <w:rsid w:val="00B45013"/>
    <w:rsid w:val="00B45252"/>
    <w:rsid w:val="00B45A3E"/>
    <w:rsid w:val="00B508A6"/>
    <w:rsid w:val="00B50C3F"/>
    <w:rsid w:val="00B51EC5"/>
    <w:rsid w:val="00B5239F"/>
    <w:rsid w:val="00B52E59"/>
    <w:rsid w:val="00B53308"/>
    <w:rsid w:val="00B5459E"/>
    <w:rsid w:val="00B55966"/>
    <w:rsid w:val="00B55E7A"/>
    <w:rsid w:val="00B57CBA"/>
    <w:rsid w:val="00B57D46"/>
    <w:rsid w:val="00B6006C"/>
    <w:rsid w:val="00B6173B"/>
    <w:rsid w:val="00B61C29"/>
    <w:rsid w:val="00B6243F"/>
    <w:rsid w:val="00B6287A"/>
    <w:rsid w:val="00B62B18"/>
    <w:rsid w:val="00B66386"/>
    <w:rsid w:val="00B66882"/>
    <w:rsid w:val="00B6731A"/>
    <w:rsid w:val="00B711E5"/>
    <w:rsid w:val="00B7194D"/>
    <w:rsid w:val="00B7311D"/>
    <w:rsid w:val="00B74D3B"/>
    <w:rsid w:val="00B767B2"/>
    <w:rsid w:val="00B806F4"/>
    <w:rsid w:val="00B8084D"/>
    <w:rsid w:val="00B811B9"/>
    <w:rsid w:val="00B8176A"/>
    <w:rsid w:val="00B81CE0"/>
    <w:rsid w:val="00B82901"/>
    <w:rsid w:val="00B82C17"/>
    <w:rsid w:val="00B82CE2"/>
    <w:rsid w:val="00B86782"/>
    <w:rsid w:val="00B92D7B"/>
    <w:rsid w:val="00B9386A"/>
    <w:rsid w:val="00B94191"/>
    <w:rsid w:val="00B95706"/>
    <w:rsid w:val="00B97662"/>
    <w:rsid w:val="00BA0354"/>
    <w:rsid w:val="00BA1394"/>
    <w:rsid w:val="00BA5953"/>
    <w:rsid w:val="00BA5D5E"/>
    <w:rsid w:val="00BA6F8A"/>
    <w:rsid w:val="00BA7616"/>
    <w:rsid w:val="00BB1EB1"/>
    <w:rsid w:val="00BB29E9"/>
    <w:rsid w:val="00BB3E4C"/>
    <w:rsid w:val="00BB50FB"/>
    <w:rsid w:val="00BB72BB"/>
    <w:rsid w:val="00BB747C"/>
    <w:rsid w:val="00BC07DE"/>
    <w:rsid w:val="00BC2082"/>
    <w:rsid w:val="00BC348E"/>
    <w:rsid w:val="00BC39D2"/>
    <w:rsid w:val="00BC4D85"/>
    <w:rsid w:val="00BC6289"/>
    <w:rsid w:val="00BD02D4"/>
    <w:rsid w:val="00BD1038"/>
    <w:rsid w:val="00BD110E"/>
    <w:rsid w:val="00BD3162"/>
    <w:rsid w:val="00BD384C"/>
    <w:rsid w:val="00BD7AF2"/>
    <w:rsid w:val="00BE5417"/>
    <w:rsid w:val="00BE6936"/>
    <w:rsid w:val="00BE7108"/>
    <w:rsid w:val="00BF0098"/>
    <w:rsid w:val="00BF2CB5"/>
    <w:rsid w:val="00BF596D"/>
    <w:rsid w:val="00BF7C48"/>
    <w:rsid w:val="00C01290"/>
    <w:rsid w:val="00C02F48"/>
    <w:rsid w:val="00C03BF7"/>
    <w:rsid w:val="00C058AC"/>
    <w:rsid w:val="00C073A6"/>
    <w:rsid w:val="00C117A5"/>
    <w:rsid w:val="00C122B8"/>
    <w:rsid w:val="00C1235B"/>
    <w:rsid w:val="00C14122"/>
    <w:rsid w:val="00C15535"/>
    <w:rsid w:val="00C15BC6"/>
    <w:rsid w:val="00C169B3"/>
    <w:rsid w:val="00C170B3"/>
    <w:rsid w:val="00C17628"/>
    <w:rsid w:val="00C2228F"/>
    <w:rsid w:val="00C2286A"/>
    <w:rsid w:val="00C22EC2"/>
    <w:rsid w:val="00C23089"/>
    <w:rsid w:val="00C2320C"/>
    <w:rsid w:val="00C2364B"/>
    <w:rsid w:val="00C2505E"/>
    <w:rsid w:val="00C27774"/>
    <w:rsid w:val="00C27B9D"/>
    <w:rsid w:val="00C307D1"/>
    <w:rsid w:val="00C31C21"/>
    <w:rsid w:val="00C35408"/>
    <w:rsid w:val="00C40471"/>
    <w:rsid w:val="00C41035"/>
    <w:rsid w:val="00C42DB3"/>
    <w:rsid w:val="00C44433"/>
    <w:rsid w:val="00C50D41"/>
    <w:rsid w:val="00C50FD5"/>
    <w:rsid w:val="00C52EAD"/>
    <w:rsid w:val="00C54F96"/>
    <w:rsid w:val="00C55473"/>
    <w:rsid w:val="00C61334"/>
    <w:rsid w:val="00C616F0"/>
    <w:rsid w:val="00C62E3E"/>
    <w:rsid w:val="00C6347F"/>
    <w:rsid w:val="00C63757"/>
    <w:rsid w:val="00C63B11"/>
    <w:rsid w:val="00C64B55"/>
    <w:rsid w:val="00C6544B"/>
    <w:rsid w:val="00C65DD1"/>
    <w:rsid w:val="00C6641D"/>
    <w:rsid w:val="00C66C8A"/>
    <w:rsid w:val="00C67875"/>
    <w:rsid w:val="00C70241"/>
    <w:rsid w:val="00C75539"/>
    <w:rsid w:val="00C7648F"/>
    <w:rsid w:val="00C776FB"/>
    <w:rsid w:val="00C77703"/>
    <w:rsid w:val="00C816C4"/>
    <w:rsid w:val="00C82CEB"/>
    <w:rsid w:val="00C86192"/>
    <w:rsid w:val="00C915BF"/>
    <w:rsid w:val="00C92DAE"/>
    <w:rsid w:val="00C941BD"/>
    <w:rsid w:val="00C9454B"/>
    <w:rsid w:val="00C95BDC"/>
    <w:rsid w:val="00CA006B"/>
    <w:rsid w:val="00CA17CA"/>
    <w:rsid w:val="00CA4812"/>
    <w:rsid w:val="00CA4CBC"/>
    <w:rsid w:val="00CB0069"/>
    <w:rsid w:val="00CB0987"/>
    <w:rsid w:val="00CB2CC3"/>
    <w:rsid w:val="00CB30D5"/>
    <w:rsid w:val="00CB6BA3"/>
    <w:rsid w:val="00CB6D18"/>
    <w:rsid w:val="00CB72B4"/>
    <w:rsid w:val="00CC04C4"/>
    <w:rsid w:val="00CC0D39"/>
    <w:rsid w:val="00CC279C"/>
    <w:rsid w:val="00CC3E59"/>
    <w:rsid w:val="00CC5DAB"/>
    <w:rsid w:val="00CC6072"/>
    <w:rsid w:val="00CD0045"/>
    <w:rsid w:val="00CD2F70"/>
    <w:rsid w:val="00CD5676"/>
    <w:rsid w:val="00CD762C"/>
    <w:rsid w:val="00CE069D"/>
    <w:rsid w:val="00CE06EA"/>
    <w:rsid w:val="00CE24E3"/>
    <w:rsid w:val="00CE623B"/>
    <w:rsid w:val="00CE6276"/>
    <w:rsid w:val="00CE692D"/>
    <w:rsid w:val="00CF1A2B"/>
    <w:rsid w:val="00CF3634"/>
    <w:rsid w:val="00D0064C"/>
    <w:rsid w:val="00D00669"/>
    <w:rsid w:val="00D02296"/>
    <w:rsid w:val="00D041DA"/>
    <w:rsid w:val="00D05D95"/>
    <w:rsid w:val="00D13E86"/>
    <w:rsid w:val="00D13EA0"/>
    <w:rsid w:val="00D16595"/>
    <w:rsid w:val="00D20A12"/>
    <w:rsid w:val="00D220E9"/>
    <w:rsid w:val="00D23832"/>
    <w:rsid w:val="00D2691F"/>
    <w:rsid w:val="00D271C1"/>
    <w:rsid w:val="00D3043F"/>
    <w:rsid w:val="00D318C0"/>
    <w:rsid w:val="00D31DAF"/>
    <w:rsid w:val="00D32C52"/>
    <w:rsid w:val="00D33F48"/>
    <w:rsid w:val="00D355BA"/>
    <w:rsid w:val="00D35E9F"/>
    <w:rsid w:val="00D374AE"/>
    <w:rsid w:val="00D37BD3"/>
    <w:rsid w:val="00D404BE"/>
    <w:rsid w:val="00D41000"/>
    <w:rsid w:val="00D437F0"/>
    <w:rsid w:val="00D43950"/>
    <w:rsid w:val="00D44D50"/>
    <w:rsid w:val="00D455CA"/>
    <w:rsid w:val="00D500C2"/>
    <w:rsid w:val="00D509EA"/>
    <w:rsid w:val="00D51207"/>
    <w:rsid w:val="00D51E03"/>
    <w:rsid w:val="00D52173"/>
    <w:rsid w:val="00D52534"/>
    <w:rsid w:val="00D548AE"/>
    <w:rsid w:val="00D54ADC"/>
    <w:rsid w:val="00D55D19"/>
    <w:rsid w:val="00D572D8"/>
    <w:rsid w:val="00D60CA4"/>
    <w:rsid w:val="00D62434"/>
    <w:rsid w:val="00D62AA5"/>
    <w:rsid w:val="00D62C2A"/>
    <w:rsid w:val="00D65CDF"/>
    <w:rsid w:val="00D66210"/>
    <w:rsid w:val="00D72AE7"/>
    <w:rsid w:val="00D75942"/>
    <w:rsid w:val="00D75CE8"/>
    <w:rsid w:val="00D76550"/>
    <w:rsid w:val="00D76810"/>
    <w:rsid w:val="00D76F9F"/>
    <w:rsid w:val="00D77809"/>
    <w:rsid w:val="00D83751"/>
    <w:rsid w:val="00D84093"/>
    <w:rsid w:val="00D856BD"/>
    <w:rsid w:val="00D86D47"/>
    <w:rsid w:val="00D900BC"/>
    <w:rsid w:val="00D905AD"/>
    <w:rsid w:val="00D90E76"/>
    <w:rsid w:val="00D9165E"/>
    <w:rsid w:val="00D926F1"/>
    <w:rsid w:val="00D92BC5"/>
    <w:rsid w:val="00D93662"/>
    <w:rsid w:val="00D93E60"/>
    <w:rsid w:val="00D94119"/>
    <w:rsid w:val="00DA15EA"/>
    <w:rsid w:val="00DA5C01"/>
    <w:rsid w:val="00DA608E"/>
    <w:rsid w:val="00DA60EA"/>
    <w:rsid w:val="00DA7B85"/>
    <w:rsid w:val="00DB086B"/>
    <w:rsid w:val="00DB0EEC"/>
    <w:rsid w:val="00DB4009"/>
    <w:rsid w:val="00DB4FCE"/>
    <w:rsid w:val="00DB51AC"/>
    <w:rsid w:val="00DB59BC"/>
    <w:rsid w:val="00DB5B61"/>
    <w:rsid w:val="00DB7991"/>
    <w:rsid w:val="00DC0165"/>
    <w:rsid w:val="00DC02B6"/>
    <w:rsid w:val="00DC1608"/>
    <w:rsid w:val="00DC17B9"/>
    <w:rsid w:val="00DC1C65"/>
    <w:rsid w:val="00DC35BE"/>
    <w:rsid w:val="00DC39F4"/>
    <w:rsid w:val="00DC3AB8"/>
    <w:rsid w:val="00DC3D2B"/>
    <w:rsid w:val="00DC4478"/>
    <w:rsid w:val="00DC696D"/>
    <w:rsid w:val="00DD0F21"/>
    <w:rsid w:val="00DD48A9"/>
    <w:rsid w:val="00DD51CA"/>
    <w:rsid w:val="00DD5C06"/>
    <w:rsid w:val="00DD5FE2"/>
    <w:rsid w:val="00DE0E29"/>
    <w:rsid w:val="00DE0F09"/>
    <w:rsid w:val="00DE1E7A"/>
    <w:rsid w:val="00DE36D0"/>
    <w:rsid w:val="00DE409C"/>
    <w:rsid w:val="00DE4B20"/>
    <w:rsid w:val="00DE5586"/>
    <w:rsid w:val="00DE5A16"/>
    <w:rsid w:val="00DE66B0"/>
    <w:rsid w:val="00DE6BA1"/>
    <w:rsid w:val="00DE77D6"/>
    <w:rsid w:val="00DF0007"/>
    <w:rsid w:val="00DF1C27"/>
    <w:rsid w:val="00DF4500"/>
    <w:rsid w:val="00DF48D2"/>
    <w:rsid w:val="00DF4D73"/>
    <w:rsid w:val="00DF5B1E"/>
    <w:rsid w:val="00DF6123"/>
    <w:rsid w:val="00DF7379"/>
    <w:rsid w:val="00E0021F"/>
    <w:rsid w:val="00E00A1D"/>
    <w:rsid w:val="00E04E49"/>
    <w:rsid w:val="00E04FBC"/>
    <w:rsid w:val="00E05C47"/>
    <w:rsid w:val="00E05CDE"/>
    <w:rsid w:val="00E06994"/>
    <w:rsid w:val="00E07238"/>
    <w:rsid w:val="00E0750A"/>
    <w:rsid w:val="00E1074C"/>
    <w:rsid w:val="00E1091B"/>
    <w:rsid w:val="00E10E83"/>
    <w:rsid w:val="00E111D2"/>
    <w:rsid w:val="00E13E31"/>
    <w:rsid w:val="00E14771"/>
    <w:rsid w:val="00E202C2"/>
    <w:rsid w:val="00E2420E"/>
    <w:rsid w:val="00E24FB4"/>
    <w:rsid w:val="00E2607B"/>
    <w:rsid w:val="00E26F6C"/>
    <w:rsid w:val="00E2763B"/>
    <w:rsid w:val="00E31113"/>
    <w:rsid w:val="00E3187F"/>
    <w:rsid w:val="00E329F3"/>
    <w:rsid w:val="00E3568D"/>
    <w:rsid w:val="00E37128"/>
    <w:rsid w:val="00E3780B"/>
    <w:rsid w:val="00E37EE7"/>
    <w:rsid w:val="00E41168"/>
    <w:rsid w:val="00E41398"/>
    <w:rsid w:val="00E41B2D"/>
    <w:rsid w:val="00E42F7C"/>
    <w:rsid w:val="00E458FC"/>
    <w:rsid w:val="00E50BBF"/>
    <w:rsid w:val="00E50D62"/>
    <w:rsid w:val="00E51F01"/>
    <w:rsid w:val="00E533A9"/>
    <w:rsid w:val="00E53839"/>
    <w:rsid w:val="00E53FC9"/>
    <w:rsid w:val="00E54075"/>
    <w:rsid w:val="00E544AF"/>
    <w:rsid w:val="00E545ED"/>
    <w:rsid w:val="00E54830"/>
    <w:rsid w:val="00E57834"/>
    <w:rsid w:val="00E57C79"/>
    <w:rsid w:val="00E57C9A"/>
    <w:rsid w:val="00E57FAE"/>
    <w:rsid w:val="00E57FE0"/>
    <w:rsid w:val="00E621C3"/>
    <w:rsid w:val="00E62F2A"/>
    <w:rsid w:val="00E62FBA"/>
    <w:rsid w:val="00E64619"/>
    <w:rsid w:val="00E65673"/>
    <w:rsid w:val="00E67E35"/>
    <w:rsid w:val="00E67EB2"/>
    <w:rsid w:val="00E709EA"/>
    <w:rsid w:val="00E70CC9"/>
    <w:rsid w:val="00E72216"/>
    <w:rsid w:val="00E72544"/>
    <w:rsid w:val="00E72B80"/>
    <w:rsid w:val="00E72FBC"/>
    <w:rsid w:val="00E73A89"/>
    <w:rsid w:val="00E74BA7"/>
    <w:rsid w:val="00E75B2B"/>
    <w:rsid w:val="00E760F5"/>
    <w:rsid w:val="00E80459"/>
    <w:rsid w:val="00E80496"/>
    <w:rsid w:val="00E910BC"/>
    <w:rsid w:val="00E92664"/>
    <w:rsid w:val="00E95113"/>
    <w:rsid w:val="00E97044"/>
    <w:rsid w:val="00E9731D"/>
    <w:rsid w:val="00EA08EB"/>
    <w:rsid w:val="00EA0977"/>
    <w:rsid w:val="00EA0C07"/>
    <w:rsid w:val="00EA336B"/>
    <w:rsid w:val="00EA3ABE"/>
    <w:rsid w:val="00EA61B3"/>
    <w:rsid w:val="00EA63F0"/>
    <w:rsid w:val="00EA702B"/>
    <w:rsid w:val="00EA7D62"/>
    <w:rsid w:val="00EB021D"/>
    <w:rsid w:val="00EB147D"/>
    <w:rsid w:val="00EB1826"/>
    <w:rsid w:val="00EB28E0"/>
    <w:rsid w:val="00EB2E7F"/>
    <w:rsid w:val="00EB32A9"/>
    <w:rsid w:val="00EB361E"/>
    <w:rsid w:val="00EB43EF"/>
    <w:rsid w:val="00EB46A9"/>
    <w:rsid w:val="00EB4AD6"/>
    <w:rsid w:val="00EB6052"/>
    <w:rsid w:val="00EB7AC1"/>
    <w:rsid w:val="00EB7B09"/>
    <w:rsid w:val="00EC3598"/>
    <w:rsid w:val="00EC76DF"/>
    <w:rsid w:val="00EC7C1C"/>
    <w:rsid w:val="00ED003D"/>
    <w:rsid w:val="00ED09EB"/>
    <w:rsid w:val="00ED0EE1"/>
    <w:rsid w:val="00ED21AC"/>
    <w:rsid w:val="00ED370D"/>
    <w:rsid w:val="00ED3750"/>
    <w:rsid w:val="00ED503E"/>
    <w:rsid w:val="00ED58CC"/>
    <w:rsid w:val="00ED7878"/>
    <w:rsid w:val="00ED7AAC"/>
    <w:rsid w:val="00EE072C"/>
    <w:rsid w:val="00EE18F6"/>
    <w:rsid w:val="00EE3BB2"/>
    <w:rsid w:val="00EE3CA4"/>
    <w:rsid w:val="00EF13D6"/>
    <w:rsid w:val="00EF1C7E"/>
    <w:rsid w:val="00EF2412"/>
    <w:rsid w:val="00EF377A"/>
    <w:rsid w:val="00EF4C79"/>
    <w:rsid w:val="00EF62B8"/>
    <w:rsid w:val="00F010D9"/>
    <w:rsid w:val="00F013AF"/>
    <w:rsid w:val="00F0144F"/>
    <w:rsid w:val="00F0200E"/>
    <w:rsid w:val="00F02750"/>
    <w:rsid w:val="00F06334"/>
    <w:rsid w:val="00F064FD"/>
    <w:rsid w:val="00F10E86"/>
    <w:rsid w:val="00F122F0"/>
    <w:rsid w:val="00F126AD"/>
    <w:rsid w:val="00F15D7D"/>
    <w:rsid w:val="00F22219"/>
    <w:rsid w:val="00F23436"/>
    <w:rsid w:val="00F25B74"/>
    <w:rsid w:val="00F25E4F"/>
    <w:rsid w:val="00F31082"/>
    <w:rsid w:val="00F31546"/>
    <w:rsid w:val="00F31630"/>
    <w:rsid w:val="00F32224"/>
    <w:rsid w:val="00F322B9"/>
    <w:rsid w:val="00F32308"/>
    <w:rsid w:val="00F32D9E"/>
    <w:rsid w:val="00F33E16"/>
    <w:rsid w:val="00F35D27"/>
    <w:rsid w:val="00F366FF"/>
    <w:rsid w:val="00F40330"/>
    <w:rsid w:val="00F427A7"/>
    <w:rsid w:val="00F4596E"/>
    <w:rsid w:val="00F45CDE"/>
    <w:rsid w:val="00F4623D"/>
    <w:rsid w:val="00F50199"/>
    <w:rsid w:val="00F503EE"/>
    <w:rsid w:val="00F51D27"/>
    <w:rsid w:val="00F52251"/>
    <w:rsid w:val="00F53444"/>
    <w:rsid w:val="00F57A24"/>
    <w:rsid w:val="00F62297"/>
    <w:rsid w:val="00F62B3E"/>
    <w:rsid w:val="00F63901"/>
    <w:rsid w:val="00F639EC"/>
    <w:rsid w:val="00F63D39"/>
    <w:rsid w:val="00F64CF9"/>
    <w:rsid w:val="00F65D2F"/>
    <w:rsid w:val="00F660BE"/>
    <w:rsid w:val="00F70DF8"/>
    <w:rsid w:val="00F72370"/>
    <w:rsid w:val="00F7348C"/>
    <w:rsid w:val="00F7496B"/>
    <w:rsid w:val="00F74E39"/>
    <w:rsid w:val="00F8001F"/>
    <w:rsid w:val="00F814C2"/>
    <w:rsid w:val="00F817A3"/>
    <w:rsid w:val="00F82C5E"/>
    <w:rsid w:val="00F841B7"/>
    <w:rsid w:val="00F84D5F"/>
    <w:rsid w:val="00F85E28"/>
    <w:rsid w:val="00F87EEF"/>
    <w:rsid w:val="00F9027E"/>
    <w:rsid w:val="00F90D27"/>
    <w:rsid w:val="00F9339D"/>
    <w:rsid w:val="00F937A6"/>
    <w:rsid w:val="00F95561"/>
    <w:rsid w:val="00F973B2"/>
    <w:rsid w:val="00FA0EF8"/>
    <w:rsid w:val="00FA0F60"/>
    <w:rsid w:val="00FA4158"/>
    <w:rsid w:val="00FA7F29"/>
    <w:rsid w:val="00FB133D"/>
    <w:rsid w:val="00FB240F"/>
    <w:rsid w:val="00FB4308"/>
    <w:rsid w:val="00FB756C"/>
    <w:rsid w:val="00FB7655"/>
    <w:rsid w:val="00FC0AC7"/>
    <w:rsid w:val="00FC1908"/>
    <w:rsid w:val="00FC3D1B"/>
    <w:rsid w:val="00FC4845"/>
    <w:rsid w:val="00FC52F4"/>
    <w:rsid w:val="00FC6C58"/>
    <w:rsid w:val="00FD214A"/>
    <w:rsid w:val="00FD347C"/>
    <w:rsid w:val="00FD3855"/>
    <w:rsid w:val="00FD708D"/>
    <w:rsid w:val="00FE6480"/>
    <w:rsid w:val="00FE6894"/>
    <w:rsid w:val="00FE7ACD"/>
    <w:rsid w:val="00FF019C"/>
    <w:rsid w:val="00FF0B22"/>
    <w:rsid w:val="00FF67A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98FF7"/>
  <w15:docId w15:val="{5AA5436B-61D6-45E0-A519-4E61390C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5706"/>
    <w:pPr>
      <w:adjustRightInd w:val="0"/>
      <w:snapToGrid w:val="0"/>
      <w:spacing w:line="360" w:lineRule="auto"/>
      <w:jc w:val="both"/>
    </w:pPr>
    <w:rPr>
      <w:rFonts w:ascii="Arial" w:eastAsia="Microsoft JhengHei" w:hAnsi="Arial"/>
      <w:sz w:val="22"/>
      <w:szCs w:val="22"/>
      <w:lang w:val="en-US"/>
    </w:rPr>
  </w:style>
  <w:style w:type="paragraph" w:styleId="Heading1">
    <w:name w:val="heading 1"/>
    <w:basedOn w:val="Heading3"/>
    <w:next w:val="Normal"/>
    <w:autoRedefine/>
    <w:qFormat/>
    <w:rsid w:val="00024495"/>
    <w:pPr>
      <w:numPr>
        <w:ilvl w:val="0"/>
        <w:numId w:val="0"/>
      </w:numPr>
      <w:spacing w:line="360" w:lineRule="auto"/>
      <w:outlineLvl w:val="0"/>
    </w:pPr>
    <w:rPr>
      <w:b/>
    </w:rPr>
  </w:style>
  <w:style w:type="paragraph" w:styleId="Heading2">
    <w:name w:val="heading 2"/>
    <w:basedOn w:val="Normal"/>
    <w:next w:val="Normal"/>
    <w:qFormat/>
    <w:rsid w:val="003B61A5"/>
    <w:pPr>
      <w:keepNext/>
      <w:keepLines/>
      <w:numPr>
        <w:ilvl w:val="1"/>
        <w:numId w:val="1"/>
      </w:numPr>
      <w:spacing w:before="200" w:after="200" w:line="280" w:lineRule="atLeast"/>
      <w:outlineLvl w:val="1"/>
    </w:pPr>
    <w:rPr>
      <w:rFonts w:cs="Arial"/>
      <w:bCs/>
      <w:iCs/>
      <w:szCs w:val="28"/>
    </w:rPr>
  </w:style>
  <w:style w:type="paragraph" w:styleId="Heading3">
    <w:name w:val="heading 3"/>
    <w:basedOn w:val="Normal"/>
    <w:next w:val="Normal"/>
    <w:qFormat/>
    <w:rsid w:val="003B61A5"/>
    <w:pPr>
      <w:keepNext/>
      <w:keepLines/>
      <w:numPr>
        <w:ilvl w:val="2"/>
        <w:numId w:val="1"/>
      </w:numPr>
      <w:spacing w:before="200" w:after="200" w:line="280" w:lineRule="atLeast"/>
      <w:outlineLvl w:val="2"/>
    </w:pPr>
    <w:rPr>
      <w:rFonts w:cs="Arial"/>
      <w:bCs/>
      <w:szCs w:val="26"/>
    </w:rPr>
  </w:style>
  <w:style w:type="paragraph" w:styleId="Heading4">
    <w:name w:val="heading 4"/>
    <w:basedOn w:val="Normal"/>
    <w:next w:val="Normal"/>
    <w:qFormat/>
    <w:rsid w:val="003B61A5"/>
    <w:pPr>
      <w:keepNext/>
      <w:keepLines/>
      <w:numPr>
        <w:ilvl w:val="3"/>
        <w:numId w:val="1"/>
      </w:numPr>
      <w:spacing w:before="200" w:after="200" w:line="280" w:lineRule="atLeast"/>
      <w:outlineLvl w:val="3"/>
    </w:pPr>
    <w:rPr>
      <w:bCs/>
      <w:szCs w:val="28"/>
    </w:rPr>
  </w:style>
  <w:style w:type="paragraph" w:styleId="Heading5">
    <w:name w:val="heading 5"/>
    <w:basedOn w:val="Normal"/>
    <w:next w:val="Normal"/>
    <w:qFormat/>
    <w:rsid w:val="003B61A5"/>
    <w:pPr>
      <w:keepNext/>
      <w:keepLines/>
      <w:numPr>
        <w:ilvl w:val="4"/>
        <w:numId w:val="1"/>
      </w:numPr>
      <w:outlineLvl w:val="4"/>
    </w:pPr>
    <w:rPr>
      <w:bCs/>
      <w:iCs/>
      <w:szCs w:val="26"/>
    </w:rPr>
  </w:style>
  <w:style w:type="paragraph" w:styleId="Heading6">
    <w:name w:val="heading 6"/>
    <w:basedOn w:val="Normal"/>
    <w:next w:val="Normal"/>
    <w:qFormat/>
    <w:rsid w:val="003B61A5"/>
    <w:pPr>
      <w:keepNext/>
      <w:keepLines/>
      <w:numPr>
        <w:ilvl w:val="5"/>
        <w:numId w:val="1"/>
      </w:numPr>
      <w:outlineLvl w:val="5"/>
    </w:pPr>
    <w:rPr>
      <w:bCs/>
    </w:rPr>
  </w:style>
  <w:style w:type="paragraph" w:styleId="Heading7">
    <w:name w:val="heading 7"/>
    <w:basedOn w:val="Normal"/>
    <w:next w:val="Normal"/>
    <w:qFormat/>
    <w:rsid w:val="003B61A5"/>
    <w:pPr>
      <w:keepNext/>
      <w:keepLines/>
      <w:numPr>
        <w:ilvl w:val="6"/>
        <w:numId w:val="1"/>
      </w:numPr>
      <w:outlineLvl w:val="6"/>
    </w:pPr>
  </w:style>
  <w:style w:type="paragraph" w:styleId="Heading8">
    <w:name w:val="heading 8"/>
    <w:basedOn w:val="Normal"/>
    <w:next w:val="Normal"/>
    <w:qFormat/>
    <w:rsid w:val="003B61A5"/>
    <w:pPr>
      <w:keepNext/>
      <w:keepLines/>
      <w:numPr>
        <w:ilvl w:val="7"/>
        <w:numId w:val="1"/>
      </w:numPr>
      <w:outlineLvl w:val="7"/>
    </w:pPr>
    <w:rPr>
      <w:iCs/>
    </w:rPr>
  </w:style>
  <w:style w:type="paragraph" w:styleId="Heading9">
    <w:name w:val="heading 9"/>
    <w:basedOn w:val="Normal"/>
    <w:next w:val="Normal"/>
    <w:qFormat/>
    <w:rsid w:val="003B61A5"/>
    <w:pPr>
      <w:keepNext/>
      <w:keepLines/>
      <w:numPr>
        <w:ilvl w:val="8"/>
        <w:numId w:val="1"/>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79CA"/>
    <w:rPr>
      <w:rFonts w:ascii="Verdana" w:hAnsi="Verdana"/>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Header">
    <w:name w:val="header"/>
    <w:basedOn w:val="Normal"/>
    <w:rsid w:val="00E54830"/>
  </w:style>
  <w:style w:type="paragraph" w:styleId="Footer">
    <w:name w:val="footer"/>
    <w:basedOn w:val="Normal"/>
    <w:rsid w:val="00AE35A2"/>
    <w:pPr>
      <w:spacing w:line="168" w:lineRule="exact"/>
      <w:jc w:val="left"/>
    </w:pPr>
    <w:rPr>
      <w:sz w:val="14"/>
    </w:rPr>
  </w:style>
  <w:style w:type="paragraph" w:styleId="TOC1">
    <w:name w:val="toc 1"/>
    <w:basedOn w:val="Normal"/>
    <w:next w:val="Normal"/>
    <w:autoRedefine/>
    <w:uiPriority w:val="39"/>
    <w:rsid w:val="00FD214A"/>
    <w:pPr>
      <w:spacing w:before="120" w:after="120"/>
      <w:jc w:val="left"/>
    </w:pPr>
    <w:rPr>
      <w:rFonts w:cstheme="minorHAnsi"/>
      <w:b/>
      <w:bCs/>
      <w:smallCaps/>
      <w:spacing w:val="10"/>
      <w:sz w:val="24"/>
      <w:szCs w:val="20"/>
    </w:rPr>
  </w:style>
  <w:style w:type="paragraph" w:styleId="TOC2">
    <w:name w:val="toc 2"/>
    <w:basedOn w:val="Normal"/>
    <w:next w:val="Normal"/>
    <w:autoRedefine/>
    <w:uiPriority w:val="39"/>
    <w:rsid w:val="00E10E83"/>
    <w:pPr>
      <w:tabs>
        <w:tab w:val="left" w:pos="800"/>
        <w:tab w:val="right" w:leader="dot" w:pos="9016"/>
      </w:tabs>
      <w:spacing w:afterLines="50" w:after="120"/>
      <w:ind w:left="198"/>
      <w:jc w:val="left"/>
    </w:pPr>
    <w:rPr>
      <w:rFonts w:cstheme="minorHAnsi"/>
      <w:spacing w:val="6"/>
      <w:szCs w:val="20"/>
    </w:rPr>
  </w:style>
  <w:style w:type="paragraph" w:styleId="TOC3">
    <w:name w:val="toc 3"/>
    <w:basedOn w:val="Normal"/>
    <w:next w:val="Normal"/>
    <w:autoRedefine/>
    <w:uiPriority w:val="39"/>
    <w:rsid w:val="00D572D8"/>
    <w:pPr>
      <w:tabs>
        <w:tab w:val="left" w:pos="1000"/>
        <w:tab w:val="right" w:leader="dot" w:pos="9016"/>
      </w:tabs>
      <w:ind w:left="400"/>
      <w:jc w:val="left"/>
    </w:pPr>
    <w:rPr>
      <w:rFonts w:asciiTheme="minorHAnsi" w:hAnsiTheme="minorHAnsi" w:cstheme="minorHAnsi"/>
      <w:i/>
      <w:iCs/>
      <w:szCs w:val="20"/>
    </w:rPr>
  </w:style>
  <w:style w:type="character" w:styleId="Hyperlink">
    <w:name w:val="Hyperlink"/>
    <w:uiPriority w:val="99"/>
    <w:rsid w:val="00300F28"/>
    <w:rPr>
      <w:dstrike w:val="0"/>
      <w:color w:val="0000FF"/>
      <w:u w:val="single"/>
      <w:vertAlign w:val="baseline"/>
    </w:rPr>
  </w:style>
  <w:style w:type="paragraph" w:styleId="BalloonText">
    <w:name w:val="Balloon Text"/>
    <w:basedOn w:val="Normal"/>
    <w:rsid w:val="009D48A4"/>
    <w:pPr>
      <w:keepLines/>
    </w:pPr>
    <w:rPr>
      <w:rFonts w:cs="Tahoma"/>
      <w:sz w:val="14"/>
      <w:szCs w:val="16"/>
    </w:rPr>
  </w:style>
  <w:style w:type="paragraph" w:styleId="Caption">
    <w:name w:val="caption"/>
    <w:basedOn w:val="Normal"/>
    <w:next w:val="Normal"/>
    <w:qFormat/>
    <w:rsid w:val="009D48A4"/>
    <w:pPr>
      <w:keepLines/>
    </w:pPr>
    <w:rPr>
      <w:b/>
      <w:bCs/>
      <w:sz w:val="14"/>
      <w:szCs w:val="20"/>
    </w:rPr>
  </w:style>
  <w:style w:type="character" w:styleId="CommentReference">
    <w:name w:val="annotation reference"/>
    <w:rsid w:val="009D48A4"/>
    <w:rPr>
      <w:sz w:val="14"/>
      <w:szCs w:val="16"/>
    </w:rPr>
  </w:style>
  <w:style w:type="paragraph" w:styleId="CommentText">
    <w:name w:val="annotation text"/>
    <w:basedOn w:val="Normal"/>
    <w:rsid w:val="009D48A4"/>
    <w:rPr>
      <w:sz w:val="14"/>
      <w:szCs w:val="20"/>
    </w:rPr>
  </w:style>
  <w:style w:type="paragraph" w:styleId="CommentSubject">
    <w:name w:val="annotation subject"/>
    <w:basedOn w:val="CommentText"/>
    <w:next w:val="CommentText"/>
    <w:rsid w:val="00DE409C"/>
    <w:rPr>
      <w:b/>
      <w:bCs/>
    </w:rPr>
  </w:style>
  <w:style w:type="paragraph" w:styleId="DocumentMap">
    <w:name w:val="Document Map"/>
    <w:basedOn w:val="Normal"/>
    <w:rsid w:val="009D48A4"/>
    <w:rPr>
      <w:rFonts w:cs="Tahoma"/>
      <w:szCs w:val="20"/>
    </w:rPr>
  </w:style>
  <w:style w:type="character" w:styleId="EndnoteReference">
    <w:name w:val="endnote reference"/>
    <w:uiPriority w:val="99"/>
    <w:rsid w:val="00DE409C"/>
    <w:rPr>
      <w:vertAlign w:val="superscript"/>
    </w:rPr>
  </w:style>
  <w:style w:type="paragraph" w:styleId="EndnoteText">
    <w:name w:val="endnote text"/>
    <w:basedOn w:val="Normal"/>
    <w:rsid w:val="009D48A4"/>
    <w:rPr>
      <w:sz w:val="14"/>
      <w:szCs w:val="20"/>
    </w:rPr>
  </w:style>
  <w:style w:type="character" w:styleId="FootnoteReference">
    <w:name w:val="footnote reference"/>
    <w:rsid w:val="00DE409C"/>
    <w:rPr>
      <w:vertAlign w:val="superscript"/>
    </w:rPr>
  </w:style>
  <w:style w:type="paragraph" w:styleId="FootnoteText">
    <w:name w:val="footnote text"/>
    <w:basedOn w:val="Normal"/>
    <w:rsid w:val="009D48A4"/>
    <w:rPr>
      <w:sz w:val="14"/>
      <w:szCs w:val="20"/>
    </w:rPr>
  </w:style>
  <w:style w:type="paragraph" w:styleId="Index1">
    <w:name w:val="index 1"/>
    <w:basedOn w:val="Normal"/>
    <w:next w:val="Normal"/>
    <w:autoRedefine/>
    <w:rsid w:val="00730FCB"/>
    <w:pPr>
      <w:ind w:left="284" w:hanging="284"/>
    </w:pPr>
  </w:style>
  <w:style w:type="paragraph" w:styleId="Index2">
    <w:name w:val="index 2"/>
    <w:basedOn w:val="Normal"/>
    <w:next w:val="Normal"/>
    <w:autoRedefine/>
    <w:rsid w:val="00730FCB"/>
    <w:pPr>
      <w:ind w:left="568" w:hanging="284"/>
    </w:pPr>
  </w:style>
  <w:style w:type="paragraph" w:styleId="Index3">
    <w:name w:val="index 3"/>
    <w:basedOn w:val="Normal"/>
    <w:next w:val="Normal"/>
    <w:autoRedefine/>
    <w:rsid w:val="00730FCB"/>
    <w:pPr>
      <w:ind w:left="851" w:hanging="284"/>
    </w:pPr>
  </w:style>
  <w:style w:type="paragraph" w:styleId="Index4">
    <w:name w:val="index 4"/>
    <w:basedOn w:val="Normal"/>
    <w:next w:val="Normal"/>
    <w:autoRedefine/>
    <w:rsid w:val="00730FCB"/>
    <w:pPr>
      <w:ind w:left="1135" w:hanging="284"/>
    </w:pPr>
  </w:style>
  <w:style w:type="paragraph" w:styleId="Index5">
    <w:name w:val="index 5"/>
    <w:basedOn w:val="Normal"/>
    <w:next w:val="Normal"/>
    <w:autoRedefine/>
    <w:rsid w:val="00730FCB"/>
    <w:pPr>
      <w:ind w:left="1418" w:hanging="284"/>
    </w:pPr>
  </w:style>
  <w:style w:type="paragraph" w:styleId="Index6">
    <w:name w:val="index 6"/>
    <w:basedOn w:val="Normal"/>
    <w:next w:val="Normal"/>
    <w:autoRedefine/>
    <w:rsid w:val="00730FCB"/>
    <w:pPr>
      <w:ind w:left="1702" w:hanging="284"/>
    </w:pPr>
  </w:style>
  <w:style w:type="paragraph" w:styleId="Index7">
    <w:name w:val="index 7"/>
    <w:basedOn w:val="Normal"/>
    <w:next w:val="Normal"/>
    <w:autoRedefine/>
    <w:rsid w:val="00730FCB"/>
    <w:pPr>
      <w:ind w:left="1985" w:hanging="284"/>
    </w:pPr>
  </w:style>
  <w:style w:type="paragraph" w:styleId="Index8">
    <w:name w:val="index 8"/>
    <w:basedOn w:val="Normal"/>
    <w:next w:val="Normal"/>
    <w:autoRedefine/>
    <w:rsid w:val="00730FCB"/>
    <w:pPr>
      <w:ind w:left="2269" w:hanging="284"/>
    </w:pPr>
  </w:style>
  <w:style w:type="paragraph" w:styleId="Index9">
    <w:name w:val="index 9"/>
    <w:basedOn w:val="Normal"/>
    <w:next w:val="Normal"/>
    <w:autoRedefine/>
    <w:rsid w:val="00730FCB"/>
    <w:pPr>
      <w:ind w:left="2552" w:hanging="284"/>
    </w:pPr>
  </w:style>
  <w:style w:type="paragraph" w:styleId="IndexHeading">
    <w:name w:val="index heading"/>
    <w:basedOn w:val="Normal"/>
    <w:next w:val="Index1"/>
    <w:rsid w:val="00730FCB"/>
    <w:pPr>
      <w:keepNext/>
      <w:keepLines/>
    </w:pPr>
    <w:rPr>
      <w:rFonts w:cs="Arial"/>
      <w:b/>
      <w:bCs/>
    </w:rPr>
  </w:style>
  <w:style w:type="paragraph" w:styleId="MacroText">
    <w:name w:val="macro"/>
    <w:rsid w:val="00C70241"/>
    <w:rPr>
      <w:rFonts w:ascii="Verdana" w:hAnsi="Verdana" w:cs="Courier New"/>
      <w:sz w:val="22"/>
    </w:rPr>
  </w:style>
  <w:style w:type="paragraph" w:styleId="TableofAuthorities">
    <w:name w:val="table of authorities"/>
    <w:basedOn w:val="Normal"/>
    <w:next w:val="Normal"/>
    <w:rsid w:val="005E7E3B"/>
    <w:pPr>
      <w:ind w:left="284" w:hanging="284"/>
    </w:pPr>
  </w:style>
  <w:style w:type="paragraph" w:styleId="TableofFigures">
    <w:name w:val="table of figures"/>
    <w:basedOn w:val="Normal"/>
    <w:next w:val="Normal"/>
    <w:rsid w:val="00DE409C"/>
  </w:style>
  <w:style w:type="paragraph" w:styleId="TOAHeading">
    <w:name w:val="toa heading"/>
    <w:basedOn w:val="Normal"/>
    <w:next w:val="Normal"/>
    <w:rsid w:val="002645DC"/>
    <w:pPr>
      <w:keepNext/>
      <w:keepLines/>
    </w:pPr>
    <w:rPr>
      <w:rFonts w:cs="Arial"/>
      <w:b/>
      <w:bCs/>
    </w:rPr>
  </w:style>
  <w:style w:type="paragraph" w:styleId="TOC4">
    <w:name w:val="toc 4"/>
    <w:basedOn w:val="Normal"/>
    <w:next w:val="Normal"/>
    <w:autoRedefine/>
    <w:rsid w:val="00DE409C"/>
    <w:pPr>
      <w:ind w:left="600"/>
      <w:jc w:val="left"/>
    </w:pPr>
    <w:rPr>
      <w:rFonts w:asciiTheme="minorHAnsi" w:hAnsiTheme="minorHAnsi" w:cstheme="minorHAnsi"/>
      <w:sz w:val="18"/>
      <w:szCs w:val="18"/>
    </w:rPr>
  </w:style>
  <w:style w:type="paragraph" w:styleId="TOC5">
    <w:name w:val="toc 5"/>
    <w:basedOn w:val="Normal"/>
    <w:next w:val="Normal"/>
    <w:autoRedefine/>
    <w:rsid w:val="00DE409C"/>
    <w:pPr>
      <w:ind w:left="800"/>
      <w:jc w:val="left"/>
    </w:pPr>
    <w:rPr>
      <w:rFonts w:asciiTheme="minorHAnsi" w:hAnsiTheme="minorHAnsi" w:cstheme="minorHAnsi"/>
      <w:sz w:val="18"/>
      <w:szCs w:val="18"/>
    </w:rPr>
  </w:style>
  <w:style w:type="paragraph" w:styleId="TOC6">
    <w:name w:val="toc 6"/>
    <w:basedOn w:val="Normal"/>
    <w:next w:val="Normal"/>
    <w:autoRedefine/>
    <w:rsid w:val="00DE409C"/>
    <w:pPr>
      <w:ind w:left="1000"/>
      <w:jc w:val="left"/>
    </w:pPr>
    <w:rPr>
      <w:rFonts w:asciiTheme="minorHAnsi" w:hAnsiTheme="minorHAnsi" w:cstheme="minorHAnsi"/>
      <w:sz w:val="18"/>
      <w:szCs w:val="18"/>
    </w:rPr>
  </w:style>
  <w:style w:type="paragraph" w:styleId="TOC7">
    <w:name w:val="toc 7"/>
    <w:basedOn w:val="Normal"/>
    <w:next w:val="Normal"/>
    <w:autoRedefine/>
    <w:rsid w:val="00DE409C"/>
    <w:pPr>
      <w:ind w:left="1200"/>
      <w:jc w:val="left"/>
    </w:pPr>
    <w:rPr>
      <w:rFonts w:asciiTheme="minorHAnsi" w:hAnsiTheme="minorHAnsi" w:cstheme="minorHAnsi"/>
      <w:sz w:val="18"/>
      <w:szCs w:val="18"/>
    </w:rPr>
  </w:style>
  <w:style w:type="paragraph" w:styleId="TOC8">
    <w:name w:val="toc 8"/>
    <w:basedOn w:val="Normal"/>
    <w:next w:val="Normal"/>
    <w:autoRedefine/>
    <w:rsid w:val="00DE409C"/>
    <w:pPr>
      <w:ind w:left="1400"/>
      <w:jc w:val="left"/>
    </w:pPr>
    <w:rPr>
      <w:rFonts w:asciiTheme="minorHAnsi" w:hAnsiTheme="minorHAnsi" w:cstheme="minorHAnsi"/>
      <w:sz w:val="18"/>
      <w:szCs w:val="18"/>
    </w:rPr>
  </w:style>
  <w:style w:type="paragraph" w:styleId="TOC9">
    <w:name w:val="toc 9"/>
    <w:basedOn w:val="Normal"/>
    <w:next w:val="Normal"/>
    <w:autoRedefine/>
    <w:rsid w:val="00DE409C"/>
    <w:pPr>
      <w:ind w:left="1600"/>
      <w:jc w:val="left"/>
    </w:pPr>
    <w:rPr>
      <w:rFonts w:asciiTheme="minorHAnsi" w:hAnsiTheme="minorHAnsi" w:cstheme="minorHAnsi"/>
      <w:sz w:val="18"/>
      <w:szCs w:val="18"/>
    </w:rPr>
  </w:style>
  <w:style w:type="paragraph" w:styleId="Title">
    <w:name w:val="Title"/>
    <w:basedOn w:val="Normal"/>
    <w:next w:val="Normal"/>
    <w:qFormat/>
    <w:rsid w:val="005E7E3B"/>
    <w:pPr>
      <w:keepNext/>
      <w:keepLines/>
    </w:pPr>
    <w:rPr>
      <w:rFonts w:cs="Arial"/>
      <w:b/>
      <w:bCs/>
      <w:szCs w:val="32"/>
    </w:rPr>
  </w:style>
  <w:style w:type="paragraph" w:customStyle="1" w:styleId="Subject">
    <w:name w:val="Subject"/>
    <w:basedOn w:val="Normal"/>
    <w:rsid w:val="00C66C8A"/>
    <w:rPr>
      <w:b/>
    </w:rPr>
  </w:style>
  <w:style w:type="paragraph" w:styleId="Subtitle">
    <w:name w:val="Subtitle"/>
    <w:basedOn w:val="Normal"/>
    <w:next w:val="Normal"/>
    <w:qFormat/>
    <w:rsid w:val="00E00A1D"/>
    <w:pPr>
      <w:keepNext/>
      <w:keepLines/>
    </w:pPr>
    <w:rPr>
      <w:rFonts w:cs="Arial"/>
      <w:b/>
    </w:rPr>
  </w:style>
  <w:style w:type="paragraph" w:customStyle="1" w:styleId="TextTogether">
    <w:name w:val="TextTogether"/>
    <w:basedOn w:val="Normal"/>
    <w:rsid w:val="005E7E3B"/>
    <w:pPr>
      <w:keepNext/>
      <w:keepLines/>
    </w:pPr>
  </w:style>
  <w:style w:type="character" w:styleId="Strong">
    <w:name w:val="Strong"/>
    <w:qFormat/>
    <w:rsid w:val="00F62297"/>
    <w:rPr>
      <w:rFonts w:ascii="Verdana" w:hAnsi="Verdana"/>
      <w:b/>
      <w:bCs/>
    </w:rPr>
  </w:style>
  <w:style w:type="character" w:customStyle="1" w:styleId="Description">
    <w:name w:val="Description"/>
    <w:rsid w:val="00AD55F4"/>
    <w:rPr>
      <w:rFonts w:ascii="Arial" w:hAnsi="Arial"/>
      <w:sz w:val="16"/>
    </w:rPr>
  </w:style>
  <w:style w:type="paragraph" w:customStyle="1" w:styleId="Introduction">
    <w:name w:val="Introduction"/>
    <w:basedOn w:val="Normal"/>
    <w:next w:val="Normal"/>
    <w:rsid w:val="00E00A1D"/>
    <w:pPr>
      <w:keepNext/>
      <w:keepLines/>
    </w:pPr>
  </w:style>
  <w:style w:type="paragraph" w:styleId="Closing">
    <w:name w:val="Closing"/>
    <w:basedOn w:val="Normal"/>
    <w:rsid w:val="00E00A1D"/>
    <w:pPr>
      <w:keepNext/>
      <w:keepLines/>
    </w:pPr>
  </w:style>
  <w:style w:type="paragraph" w:customStyle="1" w:styleId="Separator">
    <w:name w:val="Separator"/>
    <w:basedOn w:val="Normal"/>
    <w:next w:val="Normal"/>
    <w:rsid w:val="000F79CA"/>
    <w:pPr>
      <w:pBdr>
        <w:bottom w:val="single" w:sz="4" w:space="1" w:color="auto"/>
      </w:pBdr>
    </w:pPr>
  </w:style>
  <w:style w:type="paragraph" w:customStyle="1" w:styleId="Topic300">
    <w:name w:val="Topic300"/>
    <w:basedOn w:val="Normal"/>
    <w:rsid w:val="00100419"/>
    <w:pPr>
      <w:keepLines/>
      <w:ind w:left="1701" w:hanging="1701"/>
    </w:pPr>
  </w:style>
  <w:style w:type="paragraph" w:customStyle="1" w:styleId="Topic600">
    <w:name w:val="Topic600"/>
    <w:basedOn w:val="Normal"/>
    <w:rsid w:val="005E7E3B"/>
    <w:pPr>
      <w:keepLines/>
      <w:ind w:left="3402" w:hanging="3402"/>
    </w:pPr>
  </w:style>
  <w:style w:type="paragraph" w:customStyle="1" w:styleId="Topic900">
    <w:name w:val="Topic900"/>
    <w:basedOn w:val="Normal"/>
    <w:rsid w:val="005E7E3B"/>
    <w:pPr>
      <w:keepLines/>
      <w:ind w:left="5103" w:hanging="5103"/>
    </w:pPr>
  </w:style>
  <w:style w:type="paragraph" w:customStyle="1" w:styleId="Topic075">
    <w:name w:val="Topic075"/>
    <w:basedOn w:val="Normal"/>
    <w:rsid w:val="00467057"/>
    <w:pPr>
      <w:keepLines/>
      <w:ind w:left="425" w:hanging="425"/>
    </w:pPr>
  </w:style>
  <w:style w:type="paragraph" w:styleId="Signature">
    <w:name w:val="Signature"/>
    <w:basedOn w:val="Normal"/>
    <w:rsid w:val="00E54830"/>
    <w:pPr>
      <w:keepNext/>
      <w:keepLines/>
      <w:jc w:val="left"/>
    </w:pPr>
  </w:style>
  <w:style w:type="character" w:styleId="Emphasis">
    <w:name w:val="Emphasis"/>
    <w:qFormat/>
    <w:rsid w:val="009D48A4"/>
    <w:rPr>
      <w:b/>
      <w:iCs/>
    </w:rPr>
  </w:style>
  <w:style w:type="character" w:styleId="FollowedHyperlink">
    <w:name w:val="FollowedHyperlink"/>
    <w:rsid w:val="000A67FE"/>
    <w:rPr>
      <w:dstrike w:val="0"/>
      <w:u w:val="none"/>
      <w:vertAlign w:val="baseline"/>
    </w:rPr>
  </w:style>
  <w:style w:type="paragraph" w:customStyle="1" w:styleId="Enclosures">
    <w:name w:val="Enclosures"/>
    <w:basedOn w:val="Normal"/>
    <w:rsid w:val="000A67FE"/>
  </w:style>
  <w:style w:type="paragraph" w:customStyle="1" w:styleId="PositionItem">
    <w:name w:val="PositionItem"/>
    <w:basedOn w:val="Normal"/>
    <w:rsid w:val="00A02515"/>
    <w:pPr>
      <w:keepNext/>
      <w:keepLines/>
      <w:tabs>
        <w:tab w:val="left" w:pos="7541"/>
        <w:tab w:val="decimal" w:pos="9072"/>
      </w:tabs>
      <w:ind w:left="851" w:right="2268" w:hanging="851"/>
    </w:pPr>
  </w:style>
  <w:style w:type="paragraph" w:customStyle="1" w:styleId="PositionTitle">
    <w:name w:val="PositionTitle"/>
    <w:basedOn w:val="Normal"/>
    <w:rsid w:val="00A02515"/>
    <w:pPr>
      <w:tabs>
        <w:tab w:val="left" w:pos="7541"/>
        <w:tab w:val="decimal" w:pos="9072"/>
      </w:tabs>
      <w:ind w:left="851" w:right="2268"/>
    </w:pPr>
    <w:rPr>
      <w:b/>
      <w:spacing w:val="-10"/>
      <w:lang w:val="en-GB"/>
    </w:rPr>
  </w:style>
  <w:style w:type="paragraph" w:customStyle="1" w:styleId="MinutesTitle">
    <w:name w:val="MinutesTitle"/>
    <w:basedOn w:val="Normal"/>
    <w:next w:val="MinutesItem"/>
    <w:rsid w:val="00730FCB"/>
    <w:pPr>
      <w:tabs>
        <w:tab w:val="right" w:pos="9356"/>
      </w:tabs>
      <w:ind w:right="2268"/>
    </w:pPr>
    <w:rPr>
      <w:b/>
    </w:rPr>
  </w:style>
  <w:style w:type="paragraph" w:customStyle="1" w:styleId="MinutesItem">
    <w:name w:val="MinutesItem"/>
    <w:basedOn w:val="Normal"/>
    <w:rsid w:val="00730FCB"/>
    <w:pPr>
      <w:tabs>
        <w:tab w:val="right" w:pos="9356"/>
      </w:tabs>
      <w:ind w:right="2268"/>
    </w:pPr>
  </w:style>
  <w:style w:type="paragraph" w:customStyle="1" w:styleId="ReturnAddress">
    <w:name w:val="ReturnAddress"/>
    <w:basedOn w:val="Normal"/>
    <w:rsid w:val="000F79CA"/>
    <w:pPr>
      <w:keepLines/>
    </w:pPr>
    <w:rPr>
      <w:sz w:val="14"/>
      <w:u w:val="single"/>
    </w:rPr>
  </w:style>
  <w:style w:type="paragraph" w:customStyle="1" w:styleId="zOawDeliveryOption">
    <w:name w:val="zOawDeliveryOption"/>
    <w:basedOn w:val="Normal"/>
    <w:rsid w:val="00AE7BFD"/>
    <w:rPr>
      <w:b/>
    </w:rPr>
  </w:style>
  <w:style w:type="paragraph" w:customStyle="1" w:styleId="zOawDeliveryOption2">
    <w:name w:val="zOawDeliveryOption2"/>
    <w:basedOn w:val="Normal"/>
    <w:rsid w:val="00AE7BFD"/>
    <w:rPr>
      <w:b/>
    </w:rPr>
  </w:style>
  <w:style w:type="paragraph" w:customStyle="1" w:styleId="zOawRecipient">
    <w:name w:val="zOawRecipient"/>
    <w:basedOn w:val="Normal"/>
    <w:rsid w:val="00AE7BFD"/>
  </w:style>
  <w:style w:type="paragraph" w:customStyle="1" w:styleId="ListWithNumbers">
    <w:name w:val="ListWithNumbers"/>
    <w:basedOn w:val="Normal"/>
    <w:rsid w:val="00AD55F4"/>
    <w:pPr>
      <w:widowControl w:val="0"/>
      <w:numPr>
        <w:numId w:val="2"/>
      </w:numPr>
      <w:tabs>
        <w:tab w:val="left" w:pos="720"/>
      </w:tabs>
      <w:ind w:left="720" w:hanging="363"/>
    </w:pPr>
  </w:style>
  <w:style w:type="paragraph" w:customStyle="1" w:styleId="ListWithSymbols">
    <w:name w:val="ListWithSymbols"/>
    <w:basedOn w:val="Normal"/>
    <w:rsid w:val="00C66C8A"/>
    <w:pPr>
      <w:numPr>
        <w:numId w:val="3"/>
      </w:numPr>
      <w:jc w:val="left"/>
    </w:pPr>
  </w:style>
  <w:style w:type="paragraph" w:customStyle="1" w:styleId="ListWithLetters">
    <w:name w:val="ListWithLetters"/>
    <w:basedOn w:val="Normal"/>
    <w:rsid w:val="00AE1B37"/>
    <w:pPr>
      <w:numPr>
        <w:numId w:val="5"/>
      </w:numPr>
    </w:pPr>
  </w:style>
  <w:style w:type="paragraph" w:customStyle="1" w:styleId="DocumentType">
    <w:name w:val="DocumentType"/>
    <w:basedOn w:val="Normal"/>
    <w:rsid w:val="00357B7E"/>
    <w:rPr>
      <w:b/>
    </w:rPr>
  </w:style>
  <w:style w:type="paragraph" w:customStyle="1" w:styleId="OutputprofileTitle">
    <w:name w:val="OutputprofileTitle"/>
    <w:basedOn w:val="Normal"/>
    <w:next w:val="OutputprofileText"/>
    <w:rsid w:val="00A02515"/>
    <w:pPr>
      <w:keepLines/>
    </w:pPr>
    <w:rPr>
      <w:b/>
      <w:sz w:val="14"/>
    </w:rPr>
  </w:style>
  <w:style w:type="paragraph" w:customStyle="1" w:styleId="OutputprofileText">
    <w:name w:val="OutputprofileText"/>
    <w:basedOn w:val="Normal"/>
    <w:rsid w:val="00A02515"/>
    <w:pPr>
      <w:keepLines/>
    </w:pPr>
    <w:rPr>
      <w:sz w:val="14"/>
    </w:rPr>
  </w:style>
  <w:style w:type="paragraph" w:styleId="BlockText">
    <w:name w:val="Block Text"/>
    <w:basedOn w:val="Normal"/>
    <w:rsid w:val="009D48A4"/>
  </w:style>
  <w:style w:type="paragraph" w:styleId="BodyText">
    <w:name w:val="Body Text"/>
    <w:basedOn w:val="Normal"/>
    <w:rsid w:val="009D48A4"/>
  </w:style>
  <w:style w:type="paragraph" w:styleId="BodyText2">
    <w:name w:val="Body Text 2"/>
    <w:basedOn w:val="Normal"/>
    <w:rsid w:val="009D48A4"/>
  </w:style>
  <w:style w:type="paragraph" w:styleId="BodyText3">
    <w:name w:val="Body Text 3"/>
    <w:basedOn w:val="Normal"/>
    <w:rsid w:val="009D48A4"/>
    <w:rPr>
      <w:szCs w:val="16"/>
    </w:rPr>
  </w:style>
  <w:style w:type="paragraph" w:styleId="BodyTextFirstIndent">
    <w:name w:val="Body Text First Indent"/>
    <w:basedOn w:val="BodyText"/>
    <w:rsid w:val="009D48A4"/>
  </w:style>
  <w:style w:type="paragraph" w:styleId="BodyTextIndent">
    <w:name w:val="Body Text Indent"/>
    <w:basedOn w:val="Normal"/>
    <w:rsid w:val="009D48A4"/>
  </w:style>
  <w:style w:type="paragraph" w:styleId="BodyTextFirstIndent2">
    <w:name w:val="Body Text First Indent 2"/>
    <w:basedOn w:val="BodyTextIndent"/>
    <w:rsid w:val="009D48A4"/>
  </w:style>
  <w:style w:type="paragraph" w:styleId="BodyTextIndent2">
    <w:name w:val="Body Text Indent 2"/>
    <w:basedOn w:val="Normal"/>
    <w:rsid w:val="009D48A4"/>
  </w:style>
  <w:style w:type="paragraph" w:styleId="BodyTextIndent3">
    <w:name w:val="Body Text Indent 3"/>
    <w:basedOn w:val="Normal"/>
    <w:rsid w:val="009D48A4"/>
    <w:rPr>
      <w:szCs w:val="16"/>
    </w:rPr>
  </w:style>
  <w:style w:type="paragraph" w:styleId="EnvelopeAddress">
    <w:name w:val="envelope address"/>
    <w:basedOn w:val="Normal"/>
    <w:rsid w:val="009D48A4"/>
    <w:pPr>
      <w:framePr w:w="4320" w:h="2160" w:hRule="exact" w:hSpace="141" w:wrap="auto" w:hAnchor="page" w:xAlign="center" w:yAlign="bottom"/>
      <w:ind w:left="1"/>
    </w:pPr>
    <w:rPr>
      <w:rFonts w:cs="Arial"/>
    </w:rPr>
  </w:style>
  <w:style w:type="paragraph" w:styleId="EnvelopeReturn">
    <w:name w:val="envelope return"/>
    <w:basedOn w:val="Normal"/>
    <w:rsid w:val="009D48A4"/>
    <w:rPr>
      <w:rFonts w:cs="Arial"/>
      <w:szCs w:val="20"/>
    </w:rPr>
  </w:style>
  <w:style w:type="paragraph" w:styleId="HTMLAddress">
    <w:name w:val="HTML Address"/>
    <w:basedOn w:val="Normal"/>
    <w:rsid w:val="00730FCB"/>
    <w:rPr>
      <w:iCs/>
    </w:rPr>
  </w:style>
  <w:style w:type="character" w:styleId="HTMLCite">
    <w:name w:val="HTML Cite"/>
    <w:rsid w:val="00730FCB"/>
    <w:rPr>
      <w:iCs/>
    </w:rPr>
  </w:style>
  <w:style w:type="character" w:styleId="HTMLCode">
    <w:name w:val="HTML Code"/>
    <w:rsid w:val="00730FCB"/>
    <w:rPr>
      <w:rFonts w:ascii="Verdana" w:hAnsi="Verdana" w:cs="Courier New"/>
      <w:sz w:val="22"/>
      <w:szCs w:val="20"/>
    </w:rPr>
  </w:style>
  <w:style w:type="character" w:styleId="HTMLDefinition">
    <w:name w:val="HTML Definition"/>
    <w:rsid w:val="00730FCB"/>
    <w:rPr>
      <w:iCs/>
    </w:rPr>
  </w:style>
  <w:style w:type="character" w:styleId="HTMLKeyboard">
    <w:name w:val="HTML Keyboard"/>
    <w:rsid w:val="00730FCB"/>
    <w:rPr>
      <w:rFonts w:ascii="Verdana" w:hAnsi="Verdana" w:cs="Courier New"/>
      <w:sz w:val="22"/>
      <w:szCs w:val="20"/>
    </w:rPr>
  </w:style>
  <w:style w:type="paragraph" w:styleId="HTMLPreformatted">
    <w:name w:val="HTML Preformatted"/>
    <w:basedOn w:val="Normal"/>
    <w:rsid w:val="00730FCB"/>
    <w:rPr>
      <w:rFonts w:cs="Courier New"/>
      <w:szCs w:val="20"/>
    </w:rPr>
  </w:style>
  <w:style w:type="character" w:styleId="HTMLSample">
    <w:name w:val="HTML Sample"/>
    <w:rsid w:val="00730FCB"/>
    <w:rPr>
      <w:rFonts w:ascii="Verdana" w:hAnsi="Verdana" w:cs="Courier New"/>
      <w:sz w:val="22"/>
    </w:rPr>
  </w:style>
  <w:style w:type="character" w:styleId="HTMLTypewriter">
    <w:name w:val="HTML Typewriter"/>
    <w:rsid w:val="00730FCB"/>
    <w:rPr>
      <w:rFonts w:ascii="Verdana" w:hAnsi="Verdana" w:cs="Courier New"/>
      <w:sz w:val="20"/>
      <w:szCs w:val="20"/>
    </w:rPr>
  </w:style>
  <w:style w:type="character" w:styleId="HTMLVariable">
    <w:name w:val="HTML Variable"/>
    <w:rsid w:val="00730FCB"/>
    <w:rPr>
      <w:iCs/>
    </w:rPr>
  </w:style>
  <w:style w:type="character" w:styleId="LineNumber">
    <w:name w:val="line number"/>
    <w:basedOn w:val="DefaultParagraphFont"/>
    <w:rsid w:val="00730FCB"/>
    <w:rPr>
      <w:lang w:val="en-US"/>
    </w:rPr>
  </w:style>
  <w:style w:type="paragraph" w:styleId="List">
    <w:name w:val="List"/>
    <w:basedOn w:val="Normal"/>
    <w:rsid w:val="00730FCB"/>
    <w:pPr>
      <w:ind w:left="283" w:hanging="283"/>
    </w:pPr>
  </w:style>
  <w:style w:type="paragraph" w:styleId="List2">
    <w:name w:val="List 2"/>
    <w:basedOn w:val="Normal"/>
    <w:rsid w:val="00730FCB"/>
    <w:pPr>
      <w:ind w:left="566" w:hanging="283"/>
    </w:pPr>
  </w:style>
  <w:style w:type="paragraph" w:styleId="List3">
    <w:name w:val="List 3"/>
    <w:basedOn w:val="Normal"/>
    <w:rsid w:val="00730FCB"/>
    <w:pPr>
      <w:ind w:left="849" w:hanging="283"/>
    </w:pPr>
  </w:style>
  <w:style w:type="paragraph" w:styleId="List4">
    <w:name w:val="List 4"/>
    <w:basedOn w:val="Normal"/>
    <w:rsid w:val="00730FCB"/>
    <w:pPr>
      <w:ind w:left="1132" w:hanging="283"/>
    </w:pPr>
  </w:style>
  <w:style w:type="paragraph" w:styleId="List5">
    <w:name w:val="List 5"/>
    <w:basedOn w:val="Normal"/>
    <w:rsid w:val="00730FCB"/>
    <w:pPr>
      <w:ind w:left="1415" w:hanging="283"/>
    </w:pPr>
  </w:style>
  <w:style w:type="paragraph" w:styleId="MessageHeader">
    <w:name w:val="Message Header"/>
    <w:basedOn w:val="Normal"/>
    <w:rsid w:val="00730FCB"/>
    <w:rPr>
      <w:rFonts w:cs="Arial"/>
      <w:b/>
    </w:rPr>
  </w:style>
  <w:style w:type="paragraph" w:styleId="NormalWeb">
    <w:name w:val="Normal (Web)"/>
    <w:basedOn w:val="Normal"/>
    <w:rsid w:val="00A02515"/>
  </w:style>
  <w:style w:type="paragraph" w:styleId="NormalIndent">
    <w:name w:val="Normal Indent"/>
    <w:basedOn w:val="Normal"/>
    <w:rsid w:val="00A02515"/>
    <w:pPr>
      <w:ind w:left="1701"/>
    </w:pPr>
  </w:style>
  <w:style w:type="paragraph" w:styleId="NoteHeading">
    <w:name w:val="Note Heading"/>
    <w:basedOn w:val="Normal"/>
    <w:next w:val="Normal"/>
    <w:rsid w:val="00A02515"/>
  </w:style>
  <w:style w:type="character" w:styleId="PageNumber">
    <w:name w:val="page number"/>
    <w:basedOn w:val="DefaultParagraphFont"/>
    <w:rsid w:val="00A02515"/>
    <w:rPr>
      <w:lang w:val="en-US"/>
    </w:rPr>
  </w:style>
  <w:style w:type="paragraph" w:styleId="PlainText">
    <w:name w:val="Plain Text"/>
    <w:basedOn w:val="Normal"/>
    <w:rsid w:val="00A02515"/>
    <w:rPr>
      <w:rFonts w:cs="Courier New"/>
      <w:szCs w:val="20"/>
    </w:rPr>
  </w:style>
  <w:style w:type="paragraph" w:styleId="Salutation">
    <w:name w:val="Salutation"/>
    <w:basedOn w:val="Normal"/>
    <w:next w:val="Normal"/>
    <w:rsid w:val="000F79CA"/>
    <w:pPr>
      <w:keepLines/>
    </w:pPr>
  </w:style>
  <w:style w:type="table" w:styleId="TableColumns1">
    <w:name w:val="Table Columns 1"/>
    <w:basedOn w:val="TableNormal"/>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Date">
    <w:name w:val="Date"/>
    <w:basedOn w:val="Normal"/>
    <w:next w:val="Normal"/>
    <w:rsid w:val="00DA15EA"/>
    <w:rPr>
      <w:sz w:val="14"/>
    </w:rPr>
  </w:style>
  <w:style w:type="paragraph" w:customStyle="1" w:styleId="ListWithCheckboxes">
    <w:name w:val="ListWithCheckboxes"/>
    <w:basedOn w:val="Normal"/>
    <w:rsid w:val="00E05CDE"/>
    <w:pPr>
      <w:numPr>
        <w:numId w:val="4"/>
      </w:numPr>
    </w:pPr>
  </w:style>
  <w:style w:type="paragraph" w:customStyle="1" w:styleId="EnclosuresFristLine">
    <w:name w:val="Enclosures Frist Line"/>
    <w:basedOn w:val="Enclosures"/>
    <w:next w:val="Enclosures"/>
    <w:rsid w:val="00A216F8"/>
    <w:pPr>
      <w:spacing w:before="400"/>
    </w:pPr>
  </w:style>
  <w:style w:type="paragraph" w:customStyle="1" w:styleId="TakeTitle">
    <w:name w:val="TakeTitle"/>
    <w:basedOn w:val="Normal"/>
    <w:rsid w:val="002B1DEA"/>
  </w:style>
  <w:style w:type="paragraph" w:customStyle="1" w:styleId="NormalKeepTogether">
    <w:name w:val="NormalKeepTogether"/>
    <w:basedOn w:val="Normal"/>
    <w:rsid w:val="003A293A"/>
    <w:pPr>
      <w:keepNext/>
      <w:keepLines/>
    </w:pPr>
    <w:rPr>
      <w:lang w:val="en-GB"/>
    </w:rPr>
  </w:style>
  <w:style w:type="paragraph" w:customStyle="1" w:styleId="PositionWithValue">
    <w:name w:val="PositionWithValue"/>
    <w:basedOn w:val="Normal"/>
    <w:rsid w:val="003A293A"/>
    <w:pPr>
      <w:tabs>
        <w:tab w:val="left" w:pos="7655"/>
        <w:tab w:val="decimal" w:pos="8959"/>
      </w:tabs>
      <w:ind w:right="2835"/>
    </w:pPr>
    <w:rPr>
      <w:lang w:val="en-GB"/>
    </w:rPr>
  </w:style>
  <w:style w:type="paragraph" w:customStyle="1" w:styleId="SignatureLines">
    <w:name w:val="SignatureLines"/>
    <w:basedOn w:val="Normal"/>
    <w:next w:val="SignatureText"/>
    <w:rsid w:val="003A293A"/>
    <w:pPr>
      <w:keepNext/>
      <w:keepLines/>
      <w:tabs>
        <w:tab w:val="left" w:leader="underscore" w:pos="3119"/>
        <w:tab w:val="left" w:pos="3969"/>
        <w:tab w:val="right" w:leader="underscore" w:pos="7088"/>
      </w:tabs>
    </w:pPr>
    <w:rPr>
      <w:sz w:val="8"/>
      <w:lang w:val="en-GB"/>
    </w:rPr>
  </w:style>
  <w:style w:type="paragraph" w:customStyle="1" w:styleId="SignatureText">
    <w:name w:val="SignatureText"/>
    <w:basedOn w:val="Normal"/>
    <w:rsid w:val="003A293A"/>
    <w:pPr>
      <w:keepNext/>
      <w:keepLines/>
      <w:tabs>
        <w:tab w:val="left" w:pos="3969"/>
      </w:tabs>
    </w:pPr>
    <w:rPr>
      <w:kern w:val="10"/>
      <w:position w:val="10"/>
      <w:sz w:val="17"/>
      <w:lang w:val="en-GB"/>
    </w:rPr>
  </w:style>
  <w:style w:type="paragraph" w:customStyle="1" w:styleId="Topic075Line">
    <w:name w:val="Topic075Line"/>
    <w:basedOn w:val="Normal"/>
    <w:rsid w:val="00467057"/>
    <w:pPr>
      <w:tabs>
        <w:tab w:val="right" w:leader="underscore" w:pos="9356"/>
      </w:tabs>
      <w:ind w:left="425" w:hanging="425"/>
    </w:pPr>
    <w:rPr>
      <w:lang w:val="en-GB"/>
    </w:rPr>
  </w:style>
  <w:style w:type="paragraph" w:customStyle="1" w:styleId="Topic300Line">
    <w:name w:val="Topic300Line"/>
    <w:basedOn w:val="Normal"/>
    <w:rsid w:val="00467057"/>
    <w:pPr>
      <w:tabs>
        <w:tab w:val="right" w:leader="underscore" w:pos="9356"/>
      </w:tabs>
      <w:ind w:left="1701" w:hanging="1701"/>
    </w:pPr>
    <w:rPr>
      <w:lang w:val="en-GB"/>
    </w:rPr>
  </w:style>
  <w:style w:type="paragraph" w:customStyle="1" w:styleId="Topic600Line">
    <w:name w:val="Topic600Line"/>
    <w:basedOn w:val="Normal"/>
    <w:rsid w:val="00467057"/>
    <w:pPr>
      <w:tabs>
        <w:tab w:val="right" w:leader="underscore" w:pos="9356"/>
      </w:tabs>
      <w:ind w:left="3402" w:hanging="3402"/>
    </w:pPr>
    <w:rPr>
      <w:lang w:val="en-GB"/>
    </w:rPr>
  </w:style>
  <w:style w:type="paragraph" w:customStyle="1" w:styleId="Topic900Line">
    <w:name w:val="Topic900Line"/>
    <w:basedOn w:val="Normal"/>
    <w:rsid w:val="00467057"/>
    <w:pPr>
      <w:tabs>
        <w:tab w:val="right" w:leader="underscore" w:pos="9356"/>
      </w:tabs>
      <w:ind w:left="5103" w:hanging="5103"/>
    </w:pPr>
    <w:rPr>
      <w:lang w:val="en-GB"/>
    </w:rPr>
  </w:style>
  <w:style w:type="character" w:customStyle="1" w:styleId="Italic">
    <w:name w:val="Italic"/>
    <w:rsid w:val="004140F0"/>
    <w:rPr>
      <w:i/>
      <w:lang w:val="en-GB"/>
    </w:rPr>
  </w:style>
  <w:style w:type="paragraph" w:customStyle="1" w:styleId="NormalBold">
    <w:name w:val="Normal Bold"/>
    <w:basedOn w:val="Normal"/>
    <w:rsid w:val="003B3A94"/>
    <w:pPr>
      <w:jc w:val="left"/>
    </w:pPr>
    <w:rPr>
      <w:b/>
    </w:rPr>
  </w:style>
  <w:style w:type="paragraph" w:customStyle="1" w:styleId="FooterBold">
    <w:name w:val="Footer Bold"/>
    <w:basedOn w:val="Normal"/>
    <w:rsid w:val="007F642D"/>
    <w:pPr>
      <w:spacing w:line="168" w:lineRule="exact"/>
      <w:jc w:val="left"/>
    </w:pPr>
    <w:rPr>
      <w:b/>
      <w:sz w:val="14"/>
    </w:rPr>
  </w:style>
  <w:style w:type="paragraph" w:customStyle="1" w:styleId="Layer1">
    <w:name w:val="Layer1"/>
    <w:basedOn w:val="Normal"/>
    <w:rsid w:val="00044879"/>
    <w:pPr>
      <w:spacing w:after="160" w:line="280" w:lineRule="atLeast"/>
      <w:ind w:left="947" w:hanging="153"/>
    </w:pPr>
  </w:style>
  <w:style w:type="paragraph" w:customStyle="1" w:styleId="Layer2">
    <w:name w:val="Layer2"/>
    <w:basedOn w:val="Normal"/>
    <w:rsid w:val="00044879"/>
    <w:pPr>
      <w:spacing w:after="160" w:line="280" w:lineRule="atLeast"/>
      <w:ind w:left="1287" w:hanging="153"/>
    </w:pPr>
  </w:style>
  <w:style w:type="paragraph" w:customStyle="1" w:styleId="Layer3">
    <w:name w:val="Layer3"/>
    <w:basedOn w:val="Normal"/>
    <w:rsid w:val="00044879"/>
    <w:pPr>
      <w:spacing w:after="160" w:line="280" w:lineRule="atLeast"/>
      <w:ind w:left="1571" w:hanging="153"/>
    </w:pPr>
  </w:style>
  <w:style w:type="paragraph" w:customStyle="1" w:styleId="Layer4">
    <w:name w:val="Layer4"/>
    <w:basedOn w:val="Normal"/>
    <w:rsid w:val="00044879"/>
    <w:pPr>
      <w:spacing w:after="160" w:line="280" w:lineRule="atLeast"/>
      <w:ind w:left="1854" w:hanging="153"/>
    </w:pPr>
  </w:style>
  <w:style w:type="paragraph" w:customStyle="1" w:styleId="Layer5">
    <w:name w:val="Layer5"/>
    <w:basedOn w:val="Normal"/>
    <w:rsid w:val="00044879"/>
    <w:pPr>
      <w:spacing w:after="160" w:line="280" w:lineRule="atLeast"/>
      <w:ind w:left="2138" w:hanging="153"/>
    </w:pPr>
  </w:style>
  <w:style w:type="paragraph" w:customStyle="1" w:styleId="Headline">
    <w:name w:val="Headline"/>
    <w:basedOn w:val="Normal"/>
    <w:qFormat/>
    <w:rsid w:val="00B34865"/>
    <w:pPr>
      <w:spacing w:afterLines="50"/>
      <w:jc w:val="left"/>
    </w:pPr>
    <w:rPr>
      <w:b/>
      <w:smallCaps/>
      <w:color w:val="AB1032"/>
      <w:sz w:val="44"/>
      <w:szCs w:val="44"/>
    </w:rPr>
  </w:style>
  <w:style w:type="paragraph" w:customStyle="1" w:styleId="SubHeadline">
    <w:name w:val="SubHeadline"/>
    <w:basedOn w:val="Normal"/>
    <w:rsid w:val="00C66C8A"/>
    <w:pPr>
      <w:jc w:val="left"/>
    </w:pPr>
    <w:rPr>
      <w:b/>
    </w:rPr>
  </w:style>
  <w:style w:type="paragraph" w:customStyle="1" w:styleId="ChapterHeadline">
    <w:name w:val="ChapterHeadline"/>
    <w:basedOn w:val="Normal"/>
    <w:autoRedefine/>
    <w:qFormat/>
    <w:rsid w:val="00BE7108"/>
    <w:pPr>
      <w:widowControl w:val="0"/>
      <w:spacing w:afterLines="50"/>
      <w:jc w:val="left"/>
    </w:pPr>
    <w:rPr>
      <w:b/>
      <w:sz w:val="36"/>
      <w:szCs w:val="36"/>
    </w:rPr>
  </w:style>
  <w:style w:type="paragraph" w:customStyle="1" w:styleId="ContactpersonInfo">
    <w:name w:val="ContactpersonInfo"/>
    <w:basedOn w:val="Normal"/>
    <w:rsid w:val="00AE35A2"/>
    <w:pPr>
      <w:jc w:val="left"/>
    </w:pPr>
  </w:style>
  <w:style w:type="paragraph" w:customStyle="1" w:styleId="OrganisationCity">
    <w:name w:val="OrganisationCity"/>
    <w:basedOn w:val="Normal"/>
    <w:rsid w:val="00AE35A2"/>
    <w:pPr>
      <w:jc w:val="left"/>
    </w:pPr>
  </w:style>
  <w:style w:type="paragraph" w:customStyle="1" w:styleId="NormalWithoutParagraphAfter">
    <w:name w:val="NormalWithoutParagraphAfter"/>
    <w:basedOn w:val="Normal"/>
    <w:rsid w:val="00AE35A2"/>
  </w:style>
  <w:style w:type="paragraph" w:customStyle="1" w:styleId="Outputprofile">
    <w:name w:val="Outputprofile"/>
    <w:basedOn w:val="Normal"/>
    <w:rsid w:val="00E54830"/>
    <w:pPr>
      <w:jc w:val="left"/>
    </w:pPr>
    <w:rPr>
      <w:noProof/>
    </w:rPr>
  </w:style>
  <w:style w:type="paragraph" w:customStyle="1" w:styleId="OutputprofileBold">
    <w:name w:val="OutputprofileBold"/>
    <w:basedOn w:val="Normal"/>
    <w:rsid w:val="00E54830"/>
    <w:pPr>
      <w:spacing w:before="800"/>
    </w:pPr>
    <w:rPr>
      <w:b/>
    </w:rPr>
  </w:style>
  <w:style w:type="paragraph" w:customStyle="1" w:styleId="Caption1">
    <w:name w:val="Caption1"/>
    <w:basedOn w:val="Normal"/>
    <w:rsid w:val="00151076"/>
    <w:pPr>
      <w:shd w:val="solid" w:color="FFFFFF" w:fill="auto"/>
      <w:ind w:left="284"/>
      <w:jc w:val="left"/>
    </w:pPr>
    <w:rPr>
      <w:sz w:val="16"/>
      <w:lang w:val="en-GB"/>
    </w:rPr>
  </w:style>
  <w:style w:type="paragraph" w:customStyle="1" w:styleId="Picture">
    <w:name w:val="Picture"/>
    <w:basedOn w:val="Normal"/>
    <w:rsid w:val="00AD55F4"/>
    <w:pPr>
      <w:spacing w:before="480" w:after="720"/>
      <w:ind w:right="709"/>
    </w:pPr>
    <w:rPr>
      <w:lang w:val="en-GB"/>
    </w:rPr>
  </w:style>
  <w:style w:type="paragraph" w:customStyle="1" w:styleId="ParagraphBeforeText">
    <w:name w:val="ParagraphBeforeText"/>
    <w:basedOn w:val="Normal"/>
    <w:next w:val="Normal"/>
    <w:rsid w:val="004015B6"/>
    <w:rPr>
      <w:sz w:val="2"/>
      <w:lang w:val="en-GB"/>
    </w:rPr>
  </w:style>
  <w:style w:type="paragraph" w:customStyle="1" w:styleId="PageNumbering">
    <w:name w:val="PageNumbering"/>
    <w:basedOn w:val="Normal"/>
    <w:next w:val="Normal"/>
    <w:rsid w:val="008009C3"/>
    <w:pPr>
      <w:jc w:val="right"/>
    </w:pPr>
    <w:rPr>
      <w:sz w:val="16"/>
    </w:rPr>
  </w:style>
  <w:style w:type="paragraph" w:styleId="NoSpacing">
    <w:name w:val="No Spacing"/>
    <w:link w:val="NoSpacingChar"/>
    <w:uiPriority w:val="1"/>
    <w:qFormat/>
    <w:rsid w:val="00C117A5"/>
    <w:rPr>
      <w:rFonts w:asciiTheme="minorHAnsi" w:hAnsiTheme="minorHAnsi" w:cstheme="minorBidi"/>
      <w:sz w:val="22"/>
      <w:szCs w:val="22"/>
      <w:lang w:val="en-US" w:eastAsia="zh-TW"/>
    </w:rPr>
  </w:style>
  <w:style w:type="character" w:customStyle="1" w:styleId="NoSpacingChar">
    <w:name w:val="No Spacing Char"/>
    <w:basedOn w:val="DefaultParagraphFont"/>
    <w:link w:val="NoSpacing"/>
    <w:uiPriority w:val="1"/>
    <w:rsid w:val="00C117A5"/>
    <w:rPr>
      <w:rFonts w:asciiTheme="minorHAnsi" w:hAnsiTheme="minorHAnsi" w:cstheme="minorBidi"/>
      <w:sz w:val="22"/>
      <w:szCs w:val="22"/>
      <w:lang w:val="en-US" w:eastAsia="zh-TW"/>
    </w:rPr>
  </w:style>
  <w:style w:type="character" w:styleId="PlaceholderText">
    <w:name w:val="Placeholder Text"/>
    <w:basedOn w:val="DefaultParagraphFont"/>
    <w:uiPriority w:val="99"/>
    <w:semiHidden/>
    <w:rsid w:val="007B25A0"/>
    <w:rPr>
      <w:color w:val="808080"/>
    </w:rPr>
  </w:style>
  <w:style w:type="paragraph" w:styleId="ListParagraph">
    <w:name w:val="List Paragraph"/>
    <w:basedOn w:val="Normal"/>
    <w:uiPriority w:val="34"/>
    <w:qFormat/>
    <w:rsid w:val="001337C6"/>
    <w:pPr>
      <w:ind w:leftChars="200" w:left="480"/>
    </w:pPr>
  </w:style>
  <w:style w:type="paragraph" w:customStyle="1" w:styleId="Text2">
    <w:name w:val="Text2"/>
    <w:basedOn w:val="Normal"/>
    <w:rsid w:val="0056016E"/>
    <w:pPr>
      <w:tabs>
        <w:tab w:val="left" w:pos="1134"/>
        <w:tab w:val="left" w:pos="7371"/>
        <w:tab w:val="left" w:pos="8222"/>
      </w:tabs>
      <w:adjustRightInd/>
      <w:snapToGrid/>
      <w:spacing w:line="240" w:lineRule="auto"/>
      <w:ind w:left="709"/>
    </w:pPr>
    <w:rPr>
      <w:rFonts w:eastAsia="PMingLiU"/>
      <w:snapToGrid w:val="0"/>
      <w:sz w:val="20"/>
      <w:szCs w:val="20"/>
      <w:u w:color="000000"/>
      <w:lang w:eastAsia="de-DE"/>
    </w:rPr>
  </w:style>
  <w:style w:type="paragraph" w:customStyle="1" w:styleId="xmsonormal">
    <w:name w:val="x_msonormal"/>
    <w:basedOn w:val="Normal"/>
    <w:rsid w:val="004F26F3"/>
    <w:pPr>
      <w:adjustRightInd/>
      <w:snapToGrid/>
      <w:spacing w:before="100" w:beforeAutospacing="1" w:after="100" w:afterAutospacing="1" w:line="240" w:lineRule="auto"/>
      <w:jc w:val="left"/>
    </w:pPr>
    <w:rPr>
      <w:rFonts w:ascii="Times New Roman" w:eastAsia="Times New Roman" w:hAnsi="Times New Roman"/>
      <w:sz w:val="24"/>
      <w:szCs w:val="24"/>
      <w:lang w:eastAsia="zh-TW"/>
    </w:rPr>
  </w:style>
  <w:style w:type="paragraph" w:styleId="TOCHeading">
    <w:name w:val="TOC Heading"/>
    <w:basedOn w:val="Heading1"/>
    <w:next w:val="Normal"/>
    <w:uiPriority w:val="39"/>
    <w:unhideWhenUsed/>
    <w:qFormat/>
    <w:rsid w:val="0074081D"/>
    <w:pPr>
      <w:adjustRightInd/>
      <w:snapToGri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Revision">
    <w:name w:val="Revision"/>
    <w:hidden/>
    <w:uiPriority w:val="99"/>
    <w:semiHidden/>
    <w:rsid w:val="00D2691F"/>
    <w:rPr>
      <w:rFonts w:ascii="Arial" w:eastAsia="Microsoft JhengHei" w:hAnsi="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04592">
      <w:bodyDiv w:val="1"/>
      <w:marLeft w:val="0"/>
      <w:marRight w:val="0"/>
      <w:marTop w:val="0"/>
      <w:marBottom w:val="0"/>
      <w:divBdr>
        <w:top w:val="none" w:sz="0" w:space="0" w:color="auto"/>
        <w:left w:val="none" w:sz="0" w:space="0" w:color="auto"/>
        <w:bottom w:val="none" w:sz="0" w:space="0" w:color="auto"/>
        <w:right w:val="none" w:sz="0" w:space="0" w:color="auto"/>
      </w:divBdr>
      <w:divsChild>
        <w:div w:id="1196576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5394735">
              <w:marLeft w:val="0"/>
              <w:marRight w:val="0"/>
              <w:marTop w:val="0"/>
              <w:marBottom w:val="0"/>
              <w:divBdr>
                <w:top w:val="none" w:sz="0" w:space="0" w:color="auto"/>
                <w:left w:val="none" w:sz="0" w:space="0" w:color="auto"/>
                <w:bottom w:val="none" w:sz="0" w:space="0" w:color="auto"/>
                <w:right w:val="none" w:sz="0" w:space="0" w:color="auto"/>
              </w:divBdr>
              <w:divsChild>
                <w:div w:id="1403681512">
                  <w:marLeft w:val="0"/>
                  <w:marRight w:val="0"/>
                  <w:marTop w:val="0"/>
                  <w:marBottom w:val="0"/>
                  <w:divBdr>
                    <w:top w:val="none" w:sz="0" w:space="0" w:color="auto"/>
                    <w:left w:val="none" w:sz="0" w:space="0" w:color="auto"/>
                    <w:bottom w:val="none" w:sz="0" w:space="0" w:color="auto"/>
                    <w:right w:val="none" w:sz="0" w:space="0" w:color="auto"/>
                  </w:divBdr>
                  <w:divsChild>
                    <w:div w:id="6691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364120">
      <w:bodyDiv w:val="1"/>
      <w:marLeft w:val="0"/>
      <w:marRight w:val="0"/>
      <w:marTop w:val="0"/>
      <w:marBottom w:val="0"/>
      <w:divBdr>
        <w:top w:val="none" w:sz="0" w:space="0" w:color="auto"/>
        <w:left w:val="none" w:sz="0" w:space="0" w:color="auto"/>
        <w:bottom w:val="none" w:sz="0" w:space="0" w:color="auto"/>
        <w:right w:val="none" w:sz="0" w:space="0" w:color="auto"/>
      </w:divBdr>
      <w:divsChild>
        <w:div w:id="1140223001">
          <w:marLeft w:val="0"/>
          <w:marRight w:val="0"/>
          <w:marTop w:val="0"/>
          <w:marBottom w:val="0"/>
          <w:divBdr>
            <w:top w:val="none" w:sz="0" w:space="0" w:color="auto"/>
            <w:left w:val="none" w:sz="0" w:space="0" w:color="auto"/>
            <w:bottom w:val="none" w:sz="0" w:space="0" w:color="auto"/>
            <w:right w:val="none" w:sz="0" w:space="0" w:color="auto"/>
          </w:divBdr>
          <w:divsChild>
            <w:div w:id="7555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2320">
      <w:bodyDiv w:val="1"/>
      <w:marLeft w:val="0"/>
      <w:marRight w:val="0"/>
      <w:marTop w:val="0"/>
      <w:marBottom w:val="0"/>
      <w:divBdr>
        <w:top w:val="none" w:sz="0" w:space="0" w:color="auto"/>
        <w:left w:val="none" w:sz="0" w:space="0" w:color="auto"/>
        <w:bottom w:val="none" w:sz="0" w:space="0" w:color="auto"/>
        <w:right w:val="none" w:sz="0" w:space="0" w:color="auto"/>
      </w:divBdr>
    </w:div>
    <w:div w:id="913467360">
      <w:bodyDiv w:val="1"/>
      <w:marLeft w:val="0"/>
      <w:marRight w:val="0"/>
      <w:marTop w:val="0"/>
      <w:marBottom w:val="0"/>
      <w:divBdr>
        <w:top w:val="none" w:sz="0" w:space="0" w:color="auto"/>
        <w:left w:val="none" w:sz="0" w:space="0" w:color="auto"/>
        <w:bottom w:val="none" w:sz="0" w:space="0" w:color="auto"/>
        <w:right w:val="none" w:sz="0" w:space="0" w:color="auto"/>
      </w:divBdr>
    </w:div>
    <w:div w:id="916867457">
      <w:bodyDiv w:val="1"/>
      <w:marLeft w:val="0"/>
      <w:marRight w:val="0"/>
      <w:marTop w:val="0"/>
      <w:marBottom w:val="0"/>
      <w:divBdr>
        <w:top w:val="none" w:sz="0" w:space="0" w:color="auto"/>
        <w:left w:val="none" w:sz="0" w:space="0" w:color="auto"/>
        <w:bottom w:val="none" w:sz="0" w:space="0" w:color="auto"/>
        <w:right w:val="none" w:sz="0" w:space="0" w:color="auto"/>
      </w:divBdr>
    </w:div>
    <w:div w:id="921836270">
      <w:bodyDiv w:val="1"/>
      <w:marLeft w:val="0"/>
      <w:marRight w:val="0"/>
      <w:marTop w:val="0"/>
      <w:marBottom w:val="0"/>
      <w:divBdr>
        <w:top w:val="none" w:sz="0" w:space="0" w:color="auto"/>
        <w:left w:val="none" w:sz="0" w:space="0" w:color="auto"/>
        <w:bottom w:val="none" w:sz="0" w:space="0" w:color="auto"/>
        <w:right w:val="none" w:sz="0" w:space="0" w:color="auto"/>
      </w:divBdr>
    </w:div>
    <w:div w:id="1313871516">
      <w:bodyDiv w:val="1"/>
      <w:marLeft w:val="0"/>
      <w:marRight w:val="0"/>
      <w:marTop w:val="0"/>
      <w:marBottom w:val="0"/>
      <w:divBdr>
        <w:top w:val="none" w:sz="0" w:space="0" w:color="auto"/>
        <w:left w:val="none" w:sz="0" w:space="0" w:color="auto"/>
        <w:bottom w:val="none" w:sz="0" w:space="0" w:color="auto"/>
        <w:right w:val="none" w:sz="0" w:space="0" w:color="auto"/>
      </w:divBdr>
    </w:div>
    <w:div w:id="1795754672">
      <w:bodyDiv w:val="1"/>
      <w:marLeft w:val="0"/>
      <w:marRight w:val="0"/>
      <w:marTop w:val="0"/>
      <w:marBottom w:val="0"/>
      <w:divBdr>
        <w:top w:val="none" w:sz="0" w:space="0" w:color="auto"/>
        <w:left w:val="none" w:sz="0" w:space="0" w:color="auto"/>
        <w:bottom w:val="none" w:sz="0" w:space="0" w:color="auto"/>
        <w:right w:val="none" w:sz="0" w:space="0" w:color="auto"/>
      </w:divBdr>
    </w:div>
    <w:div w:id="1965848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2241A5-B701-4CB1-9206-6A48B0331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68</Pages>
  <Words>9964</Words>
  <Characters>56798</Characters>
  <Application>Microsoft Office Word</Application>
  <DocSecurity>0</DocSecurity>
  <Lines>473</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Middleware API Specification for Third Party System (CPVACS, MPS, ACPA-ICK, BOSS, Rental Car System)</vt:lpstr>
      <vt:lpstr>DocumentType</vt:lpstr>
    </vt:vector>
  </TitlesOfParts>
  <Company>DKSH Technology</Company>
  <LinksUpToDate>false</LinksUpToDate>
  <CharactersWithSpaces>66629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Middleware API Specification for Third Party System (CPVACS, MPS, ACPA-ICK, BOSS, Rental Car System)</dc:title>
  <dc:subject/>
  <dc:creator>DKSH</dc:creator>
  <cp:keywords/>
  <dc:description/>
  <cp:lastModifiedBy>Siu Ham Wong</cp:lastModifiedBy>
  <cp:revision>25</cp:revision>
  <cp:lastPrinted>2016-11-28T03:21:00Z</cp:lastPrinted>
  <dcterms:created xsi:type="dcterms:W3CDTF">2024-11-12T07:07:00Z</dcterms:created>
  <dcterms:modified xsi:type="dcterms:W3CDTF">2025-01-27T08:48:00Z</dcterms:modified>
  <cp:category>0</cp:category>
  <cp:contentStatus>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Recipient.EMail">
    <vt:lpwstr/>
  </property>
  <property fmtid="{D5CDD505-2E9C-101B-9397-08002B2CF9AE}" pid="4" name="BM_Subject">
    <vt:lpwstr/>
  </property>
  <property fmtid="{D5CDD505-2E9C-101B-9397-08002B2CF9AE}" pid="5" name="Contactperson.Name">
    <vt:lpwstr>Matej Tomic</vt:lpwstr>
  </property>
  <property fmtid="{D5CDD505-2E9C-101B-9397-08002B2CF9AE}" pid="6" name="Contactperson.Function">
    <vt:lpwstr>Intern Online Marketing &amp; Branding</vt:lpwstr>
  </property>
  <property fmtid="{D5CDD505-2E9C-101B-9397-08002B2CF9AE}" pid="7" name="Contactperson.Department">
    <vt:lpwstr>Corporate Communications</vt:lpwstr>
  </property>
  <property fmtid="{D5CDD505-2E9C-101B-9397-08002B2CF9AE}" pid="8" name="Doc.Phone">
    <vt:lpwstr>Phone</vt:lpwstr>
  </property>
  <property fmtid="{D5CDD505-2E9C-101B-9397-08002B2CF9AE}" pid="9" name="Contactperson.DirectPhone">
    <vt:lpwstr>+41 44 386 7263</vt:lpwstr>
  </property>
  <property fmtid="{D5CDD505-2E9C-101B-9397-08002B2CF9AE}" pid="10" name="Organisation.Telefon">
    <vt:lpwstr>+41 44 386 7272</vt:lpwstr>
  </property>
  <property fmtid="{D5CDD505-2E9C-101B-9397-08002B2CF9AE}" pid="11" name="Doc.Fax">
    <vt:lpwstr>Fax</vt:lpwstr>
  </property>
  <property fmtid="{D5CDD505-2E9C-101B-9397-08002B2CF9AE}" pid="12" name="Contactperson.DirectFax">
    <vt:lpwstr>+41 44 386 7663</vt:lpwstr>
  </property>
  <property fmtid="{D5CDD505-2E9C-101B-9397-08002B2CF9AE}" pid="13" name="Organisation.Fax">
    <vt:lpwstr>+41 44 386 7282</vt:lpwstr>
  </property>
  <property fmtid="{D5CDD505-2E9C-101B-9397-08002B2CF9AE}" pid="14" name="Contactperson.EMail">
    <vt:lpwstr>matej.tomic@dksh.com</vt:lpwstr>
  </property>
  <property fmtid="{D5CDD505-2E9C-101B-9397-08002B2CF9AE}" pid="15" name="Organisation.City">
    <vt:lpwstr>Zurich</vt:lpwstr>
  </property>
  <property fmtid="{D5CDD505-2E9C-101B-9397-08002B2CF9AE}" pid="16" name="Organisation.Organisation">
    <vt:lpwstr>DKSH Management Ltd.</vt:lpwstr>
  </property>
  <property fmtid="{D5CDD505-2E9C-101B-9397-08002B2CF9AE}" pid="17" name="Signature1.Name">
    <vt:lpwstr>Matej Tomic</vt:lpwstr>
  </property>
  <property fmtid="{D5CDD505-2E9C-101B-9397-08002B2CF9AE}" pid="18" name="Signature1.Function">
    <vt:lpwstr>Intern Online Marketing &amp; Branding</vt:lpwstr>
  </property>
  <property fmtid="{D5CDD505-2E9C-101B-9397-08002B2CF9AE}" pid="19" name="Signature1.Department">
    <vt:lpwstr>Corporate Communications</vt:lpwstr>
  </property>
  <property fmtid="{D5CDD505-2E9C-101B-9397-08002B2CF9AE}" pid="20" name="Signature2.Name">
    <vt:lpwstr/>
  </property>
  <property fmtid="{D5CDD505-2E9C-101B-9397-08002B2CF9AE}" pid="21" name="Signature2.Function">
    <vt:lpwstr/>
  </property>
  <property fmtid="{D5CDD505-2E9C-101B-9397-08002B2CF9AE}" pid="22" name="Signature2.Department">
    <vt:lpwstr/>
  </property>
  <property fmtid="{D5CDD505-2E9C-101B-9397-08002B2CF9AE}" pid="23" name="Doc.SubjectWithBrackets">
    <vt:lpwstr>[Subject]</vt:lpwstr>
  </property>
  <property fmtid="{D5CDD505-2E9C-101B-9397-08002B2CF9AE}" pid="24" name="Organisation.Footer1">
    <vt:lpwstr>DKSH Management Ltd.</vt:lpwstr>
  </property>
  <property fmtid="{D5CDD505-2E9C-101B-9397-08002B2CF9AE}" pid="25" name="Organisation.Footer2">
    <vt:lpwstr>Wiesenstrasse 8, P.O. Box 888, Zurich, Switzerland</vt:lpwstr>
  </property>
  <property fmtid="{D5CDD505-2E9C-101B-9397-08002B2CF9AE}" pid="26" name="Organisation.Footer3">
    <vt:lpwstr>Phone +41 44 386 7272, Fax +41 44 386 7282, www.dksh.com</vt:lpwstr>
  </property>
  <property fmtid="{D5CDD505-2E9C-101B-9397-08002B2CF9AE}" pid="27" name="Organisation.Footer4">
    <vt:lpwstr/>
  </property>
  <property fmtid="{D5CDD505-2E9C-101B-9397-08002B2CF9AE}" pid="28" name="Organisation.Footer5">
    <vt:lpwstr/>
  </property>
  <property fmtid="{D5CDD505-2E9C-101B-9397-08002B2CF9AE}" pid="29" name="Outputprofile.Draft">
    <vt:lpwstr/>
  </property>
  <property fmtid="{D5CDD505-2E9C-101B-9397-08002B2CF9AE}" pid="30" name="Untitled">
    <vt:lpwstr/>
  </property>
  <property fmtid="{D5CDD505-2E9C-101B-9397-08002B2CF9AE}" pid="31" name="Outputprofile.Internal">
    <vt:lpwstr/>
  </property>
  <property fmtid="{D5CDD505-2E9C-101B-9397-08002B2CF9AE}" pid="32" name="DocumentLayout.Type">
    <vt:lpwstr/>
  </property>
  <property fmtid="{D5CDD505-2E9C-101B-9397-08002B2CF9AE}" pid="33" name="Contactperson.NameInt">
    <vt:lpwstr/>
  </property>
  <property fmtid="{D5CDD505-2E9C-101B-9397-08002B2CF9AE}" pid="34" name="Contactperson.FunctionInt">
    <vt:lpwstr/>
  </property>
  <property fmtid="{D5CDD505-2E9C-101B-9397-08002B2CF9AE}" pid="35" name="Contactperson.DepartmentInt">
    <vt:lpwstr/>
  </property>
  <property fmtid="{D5CDD505-2E9C-101B-9397-08002B2CF9AE}" pid="36" name="Organisation.FooterInt1">
    <vt:lpwstr>DKSH Management Ltd.</vt:lpwstr>
  </property>
  <property fmtid="{D5CDD505-2E9C-101B-9397-08002B2CF9AE}" pid="37" name="Organisation.FooterInt2">
    <vt:lpwstr>Sample House, 00 Sample Street, P.O. Box 000, Sample District, Sample City 00000, Sample Country (US)</vt:lpwstr>
  </property>
  <property fmtid="{D5CDD505-2E9C-101B-9397-08002B2CF9AE}" pid="38" name="Organisation.FooterInt3">
    <vt:lpwstr>Phone +00 00 000 000, Fax +00 00 000 000 (US)</vt:lpwstr>
  </property>
  <property fmtid="{D5CDD505-2E9C-101B-9397-08002B2CF9AE}" pid="39" name="Organisation.FooterInt4">
    <vt:lpwstr/>
  </property>
  <property fmtid="{D5CDD505-2E9C-101B-9397-08002B2CF9AE}" pid="40" name="Organisation.FooterInt5">
    <vt:lpwstr/>
  </property>
  <property fmtid="{D5CDD505-2E9C-101B-9397-08002B2CF9AE}" pid="41" name="Organisation.OrganisationInt">
    <vt:lpwstr/>
  </property>
  <property fmtid="{D5CDD505-2E9C-101B-9397-08002B2CF9AE}" pid="42" name="Author.Name">
    <vt:lpwstr>Matej Tomic</vt:lpwstr>
  </property>
  <property fmtid="{D5CDD505-2E9C-101B-9397-08002B2CF9AE}" pid="43" name="Doc.Page">
    <vt:lpwstr>Page</vt:lpwstr>
  </property>
</Properties>
</file>